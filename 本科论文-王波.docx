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511" w:rsidRDefault="00166511" w:rsidP="00166511">
      <w:pPr>
        <w:spacing w:beforeLines="50" w:before="156" w:afterLines="50" w:after="156" w:line="360" w:lineRule="auto"/>
        <w:jc w:val="center"/>
        <w:rPr>
          <w:ins w:id="0" w:author="Windows 用户" w:date="2018-06-19T08:15:00Z"/>
          <w:rFonts w:ascii="Times New Roman" w:hAnsi="Times New Roman" w:cs="Times New Roman"/>
          <w:b/>
          <w:sz w:val="30"/>
          <w:szCs w:val="30"/>
        </w:rPr>
      </w:pPr>
      <w:ins w:id="1" w:author="Windows 用户" w:date="2018-06-19T08:15:00Z">
        <w:r>
          <w:rPr>
            <w:rFonts w:ascii="Times New Roman" w:hAnsi="Times New Roman" w:cs="Times New Roman"/>
            <w:b/>
            <w:sz w:val="30"/>
            <w:szCs w:val="30"/>
          </w:rPr>
          <w:t>ABSTRACT</w:t>
        </w:r>
      </w:ins>
    </w:p>
    <w:p w:rsidR="00166511" w:rsidRDefault="00166511" w:rsidP="00166511">
      <w:pPr>
        <w:spacing w:line="400" w:lineRule="exact"/>
        <w:ind w:firstLineChars="200" w:firstLine="480"/>
        <w:rPr>
          <w:ins w:id="2" w:author="Windows 用户" w:date="2018-06-19T08:15:00Z"/>
          <w:rFonts w:ascii="Times New Roman" w:hAnsi="Times New Roman"/>
          <w:sz w:val="24"/>
          <w:szCs w:val="24"/>
        </w:rPr>
      </w:pPr>
      <w:ins w:id="3" w:author="Windows 用户" w:date="2018-06-19T08:15:00Z">
        <w:r>
          <w:rPr>
            <w:rFonts w:ascii="Times New Roman" w:hAnsi="Times New Roman"/>
            <w:sz w:val="24"/>
          </w:rPr>
          <w:t>As an open source mobile operating system, the Android system has occupied about 75% of the market for mobile device operating systems. The development of Android applications takes full advantage of the basic idea of component-based software development, and the entire application is implemented through the combination and communication of components. In order to facilitate the design and development of applications, Android uses Manifest.xml file to configure components and applications, thereby separating the configuration from the complex code logic, which is conducive to the development, design, deployment and operation of the program. Although the Android official document has explained various configuration items in the configuration file, some descriptions do not give precise semantic descriptions. Some instructions are even contradictory to the actual development. Some descriptions do not give the relevant configuration items. Compatible, mutually exclusive relationship. In short, how to accurately configure Android applications is not enough to read official documents. It is necessary to conduct more in-depth research and clarify the exact meaning of these configuration items, so as to provide a basis for better development of programs and reduce design flaws.</w:t>
        </w:r>
      </w:ins>
    </w:p>
    <w:p w:rsidR="00166511" w:rsidRDefault="00166511" w:rsidP="00166511">
      <w:pPr>
        <w:spacing w:line="400" w:lineRule="exact"/>
        <w:ind w:firstLineChars="200" w:firstLine="480"/>
        <w:rPr>
          <w:ins w:id="4" w:author="Windows 用户" w:date="2018-06-19T08:15:00Z"/>
          <w:rFonts w:ascii="Times New Roman" w:hAnsi="Times New Roman"/>
          <w:sz w:val="24"/>
        </w:rPr>
      </w:pPr>
      <w:ins w:id="5" w:author="Windows 用户" w:date="2018-06-19T08:15:00Z">
        <w:r>
          <w:rPr>
            <w:rFonts w:ascii="Times New Roman" w:hAnsi="Times New Roman"/>
            <w:sz w:val="24"/>
          </w:rPr>
          <w:t>This article mainly studies several major aspects of component configuration. First, how to configure the relationship between applications (including components) and processes; second, how to configure the permissions of applications (including components); third, how to configure components correspondence rights constraint relationship. The method adopted is based on reading the official documents, explaining the existence of semantic ambiguity, designing test cases, developing test programs, verifying the accuracy of the relevant configuration items through the program's operating results, and based on this, Summarize several configuration rules for use by designers and developers to improve development efficiency and reduce program security loopholes.</w:t>
        </w:r>
      </w:ins>
    </w:p>
    <w:p w:rsidR="00166511" w:rsidRDefault="00166511" w:rsidP="00166511">
      <w:pPr>
        <w:spacing w:line="400" w:lineRule="exact"/>
        <w:ind w:firstLineChars="200" w:firstLine="420"/>
        <w:rPr>
          <w:ins w:id="6" w:author="Windows 用户" w:date="2018-06-19T08:15:00Z"/>
        </w:rPr>
      </w:pPr>
    </w:p>
    <w:p w:rsidR="00166511" w:rsidRDefault="00166511" w:rsidP="00166511">
      <w:pPr>
        <w:spacing w:line="400" w:lineRule="exact"/>
        <w:rPr>
          <w:ins w:id="7" w:author="Windows 用户" w:date="2018-06-19T08:15:00Z"/>
          <w:rFonts w:ascii="Times New Roman" w:hAnsi="Times New Roman" w:cs="Times New Roman"/>
          <w:bCs/>
          <w:sz w:val="24"/>
        </w:rPr>
      </w:pPr>
      <w:ins w:id="8" w:author="Windows 用户" w:date="2018-06-19T08:15:00Z">
        <w:r>
          <w:rPr>
            <w:rFonts w:ascii="Times New Roman" w:hAnsi="Times New Roman" w:cs="Times New Roman"/>
            <w:b/>
            <w:bCs/>
            <w:sz w:val="24"/>
          </w:rPr>
          <w:t xml:space="preserve">Key Words: </w:t>
        </w:r>
        <w:r>
          <w:rPr>
            <w:rFonts w:ascii="Times New Roman" w:hAnsi="Times New Roman" w:cs="Times New Roman"/>
            <w:bCs/>
            <w:sz w:val="24"/>
          </w:rPr>
          <w:t>Android Security;components configuration;permission configuration;</w:t>
        </w:r>
      </w:ins>
    </w:p>
    <w:p w:rsidR="00166511" w:rsidRDefault="00166511" w:rsidP="00166511">
      <w:pPr>
        <w:rPr>
          <w:ins w:id="9" w:author="Windows 用户" w:date="2018-06-19T08:15:00Z"/>
          <w:rFonts w:ascii="Times New Roman" w:hAnsi="Times New Roman" w:cs="Times New Roman"/>
          <w:bCs/>
          <w:sz w:val="24"/>
        </w:rPr>
      </w:pPr>
      <w:ins w:id="10" w:author="Windows 用户" w:date="2018-06-19T08:15:00Z">
        <w:r>
          <w:rPr>
            <w:rFonts w:ascii="Times New Roman" w:hAnsi="Times New Roman" w:cs="Times New Roman"/>
            <w:bCs/>
            <w:sz w:val="24"/>
          </w:rPr>
          <w:t>components correspondence</w:t>
        </w:r>
      </w:ins>
    </w:p>
    <w:p w:rsidR="00166511" w:rsidRDefault="00166511">
      <w:pPr>
        <w:widowControl/>
        <w:jc w:val="left"/>
        <w:rPr>
          <w:ins w:id="11" w:author="Windows 用户" w:date="2018-06-19T08:15:00Z"/>
          <w:rFonts w:ascii="Times New Roman" w:hAnsi="Times New Roman" w:cs="Times New Roman"/>
          <w:bCs/>
          <w:sz w:val="24"/>
        </w:rPr>
      </w:pPr>
      <w:ins w:id="12" w:author="Windows 用户" w:date="2018-06-19T08:15:00Z">
        <w:r>
          <w:rPr>
            <w:rFonts w:ascii="Times New Roman" w:hAnsi="Times New Roman" w:cs="Times New Roman"/>
            <w:bCs/>
            <w:sz w:val="24"/>
          </w:rPr>
          <w:br w:type="page"/>
        </w:r>
      </w:ins>
    </w:p>
    <w:p w:rsidR="00166511" w:rsidRPr="008636B6" w:rsidRDefault="00166511" w:rsidP="00166511">
      <w:pPr>
        <w:pStyle w:val="ab"/>
        <w:spacing w:beforeLines="50" w:before="156" w:afterLines="50" w:after="156" w:line="360" w:lineRule="auto"/>
        <w:jc w:val="center"/>
        <w:rPr>
          <w:ins w:id="13" w:author="Windows 用户" w:date="2018-06-19T08:15:00Z"/>
          <w:rFonts w:ascii="Times New Roman" w:eastAsia="黑体" w:hAnsi="Times New Roman" w:cs="黑体"/>
          <w:b/>
          <w:sz w:val="30"/>
          <w:szCs w:val="30"/>
        </w:rPr>
      </w:pPr>
      <w:ins w:id="14" w:author="Windows 用户" w:date="2018-06-19T08:15:00Z">
        <w:r w:rsidRPr="008636B6">
          <w:rPr>
            <w:rFonts w:ascii="Times New Roman" w:eastAsia="黑体" w:hAnsi="Times New Roman" w:cs="黑体" w:hint="eastAsia"/>
            <w:b/>
            <w:sz w:val="30"/>
            <w:szCs w:val="30"/>
          </w:rPr>
          <w:lastRenderedPageBreak/>
          <w:t>摘</w:t>
        </w:r>
        <w:r w:rsidRPr="008636B6">
          <w:rPr>
            <w:rFonts w:ascii="Times New Roman" w:eastAsia="黑体" w:hAnsi="Times New Roman" w:cs="黑体" w:hint="eastAsia"/>
            <w:b/>
            <w:sz w:val="30"/>
            <w:szCs w:val="30"/>
          </w:rPr>
          <w:t xml:space="preserve">  </w:t>
        </w:r>
        <w:r w:rsidRPr="008636B6">
          <w:rPr>
            <w:rFonts w:ascii="Times New Roman" w:eastAsia="黑体" w:hAnsi="Times New Roman" w:cs="黑体" w:hint="eastAsia"/>
            <w:b/>
            <w:sz w:val="30"/>
            <w:szCs w:val="30"/>
          </w:rPr>
          <w:t>要</w:t>
        </w:r>
      </w:ins>
    </w:p>
    <w:p w:rsidR="00166511" w:rsidRDefault="00166511" w:rsidP="00166511">
      <w:pPr>
        <w:spacing w:line="400" w:lineRule="exact"/>
        <w:ind w:firstLineChars="200" w:firstLine="480"/>
        <w:rPr>
          <w:ins w:id="15" w:author="Windows 用户" w:date="2018-06-19T08:15:00Z"/>
          <w:rFonts w:ascii="Times New Roman" w:hAnsi="Times New Roman"/>
          <w:sz w:val="24"/>
          <w:szCs w:val="24"/>
        </w:rPr>
      </w:pPr>
      <w:ins w:id="16" w:author="Windows 用户" w:date="2018-06-19T08:15:00Z">
        <w:r>
          <w:rPr>
            <w:rFonts w:ascii="Times New Roman" w:hAnsi="Times New Roman" w:hint="eastAsia"/>
            <w:sz w:val="24"/>
            <w:szCs w:val="24"/>
          </w:rPr>
          <w:t>Android</w:t>
        </w:r>
        <w:r>
          <w:rPr>
            <w:rFonts w:ascii="Times New Roman" w:hAnsi="Times New Roman" w:hint="eastAsia"/>
            <w:sz w:val="24"/>
            <w:szCs w:val="24"/>
          </w:rPr>
          <w:t>系统作为一种开源的移动终端操作系统，已经占据了移动设备操作系统约</w:t>
        </w:r>
        <w:r>
          <w:rPr>
            <w:rFonts w:ascii="Times New Roman" w:hAnsi="Times New Roman" w:hint="eastAsia"/>
            <w:sz w:val="24"/>
            <w:szCs w:val="24"/>
          </w:rPr>
          <w:t>75%</w:t>
        </w:r>
        <w:r>
          <w:rPr>
            <w:rFonts w:ascii="Times New Roman" w:hAnsi="Times New Roman" w:hint="eastAsia"/>
            <w:sz w:val="24"/>
            <w:szCs w:val="24"/>
          </w:rPr>
          <w:t>的市场。</w:t>
        </w:r>
        <w:r>
          <w:rPr>
            <w:rFonts w:ascii="Times New Roman" w:hAnsi="Times New Roman" w:hint="eastAsia"/>
            <w:sz w:val="24"/>
            <w:szCs w:val="24"/>
          </w:rPr>
          <w:t>Android</w:t>
        </w:r>
        <w:r>
          <w:rPr>
            <w:rFonts w:ascii="Times New Roman" w:hAnsi="Times New Roman" w:hint="eastAsia"/>
            <w:sz w:val="24"/>
            <w:szCs w:val="24"/>
          </w:rPr>
          <w:t>应用程序的开发充分利用了构件化软件开发的基本思想，通过构件之间的组合和通信实现整个应用程序。为了便于应用程序的设计和开发，</w:t>
        </w:r>
        <w:r>
          <w:rPr>
            <w:rFonts w:ascii="Times New Roman" w:hAnsi="Times New Roman" w:hint="eastAsia"/>
            <w:sz w:val="24"/>
            <w:szCs w:val="24"/>
          </w:rPr>
          <w:t>Android</w:t>
        </w:r>
        <w:r>
          <w:rPr>
            <w:rFonts w:ascii="Times New Roman" w:hAnsi="Times New Roman" w:hint="eastAsia"/>
            <w:sz w:val="24"/>
            <w:szCs w:val="24"/>
          </w:rPr>
          <w:t>采用</w:t>
        </w:r>
        <w:r>
          <w:rPr>
            <w:rFonts w:ascii="Times New Roman" w:hAnsi="Times New Roman" w:hint="eastAsia"/>
            <w:sz w:val="24"/>
            <w:szCs w:val="24"/>
          </w:rPr>
          <w:t>Manifest.xml</w:t>
        </w:r>
        <w:r>
          <w:rPr>
            <w:rFonts w:ascii="Times New Roman" w:hAnsi="Times New Roman" w:hint="eastAsia"/>
            <w:sz w:val="24"/>
            <w:szCs w:val="24"/>
          </w:rPr>
          <w:t>文件来配置构件和应用程序，从而将配置从复杂的代码逻辑中分离出来，有利于程序的开发、设计、部署和运行。尽管</w:t>
        </w:r>
        <w:r>
          <w:rPr>
            <w:rFonts w:ascii="Times New Roman" w:hAnsi="Times New Roman" w:hint="eastAsia"/>
            <w:sz w:val="24"/>
            <w:szCs w:val="24"/>
          </w:rPr>
          <w:t>Android</w:t>
        </w:r>
        <w:r>
          <w:rPr>
            <w:rFonts w:ascii="Times New Roman" w:hAnsi="Times New Roman" w:hint="eastAsia"/>
            <w:sz w:val="24"/>
            <w:szCs w:val="24"/>
          </w:rPr>
          <w:t>官方文档已经就配置文件中的各种配置项进行了说明，但是有些说明没有给出精确的语义描述，有些说明与现实开发甚至是矛盾的，有些说明没有给出相关配置项之间的相容、互斥关系。总之，对于如何准确配置</w:t>
        </w:r>
        <w:r>
          <w:rPr>
            <w:rFonts w:ascii="Times New Roman" w:hAnsi="Times New Roman" w:hint="eastAsia"/>
            <w:sz w:val="24"/>
            <w:szCs w:val="24"/>
          </w:rPr>
          <w:t>Android</w:t>
        </w:r>
        <w:r>
          <w:rPr>
            <w:rFonts w:ascii="Times New Roman" w:hAnsi="Times New Roman" w:hint="eastAsia"/>
            <w:sz w:val="24"/>
            <w:szCs w:val="24"/>
          </w:rPr>
          <w:t>应用程序，仅仅通过阅读官方文档是不够的，必须进行更深入的研究，明确这些配置项的确切含义，从而为更好的开发程序、减少设计漏洞提供基础。</w:t>
        </w:r>
      </w:ins>
    </w:p>
    <w:p w:rsidR="00166511" w:rsidRDefault="00166511" w:rsidP="00166511">
      <w:pPr>
        <w:spacing w:line="400" w:lineRule="exact"/>
        <w:ind w:firstLineChars="200" w:firstLine="480"/>
        <w:rPr>
          <w:ins w:id="17" w:author="Windows 用户" w:date="2018-06-19T08:15:00Z"/>
          <w:rFonts w:ascii="Times New Roman" w:hAnsi="Times New Roman"/>
          <w:sz w:val="24"/>
          <w:szCs w:val="24"/>
        </w:rPr>
      </w:pPr>
      <w:ins w:id="18" w:author="Windows 用户" w:date="2018-06-19T08:15:00Z">
        <w:r>
          <w:rPr>
            <w:rFonts w:ascii="Times New Roman" w:hAnsi="Times New Roman" w:hint="eastAsia"/>
            <w:sz w:val="24"/>
            <w:szCs w:val="24"/>
          </w:rPr>
          <w:t>本文主要研究组件配置的这样几个主要方面：一是如何配置应用程序（包括组件）与进程之间的关系；二是，如何配置应用程序（包括组件）的权限；三是，如何配置组件间通信的权限约束关系。采用的方法是，在阅读官方文档的基础上，对存在语义模糊的说明，设计测试用例，开发测试程序，通过程序的运行结果，印证或进一步明确相关配置项的准确含义，并在此基础上总结出若干配置规则，以供设计和开发人员使用，提高开发效率，减少程序安全漏洞。</w:t>
        </w:r>
      </w:ins>
    </w:p>
    <w:p w:rsidR="00166511" w:rsidRDefault="00166511" w:rsidP="00166511">
      <w:pPr>
        <w:spacing w:line="400" w:lineRule="exact"/>
        <w:ind w:firstLineChars="200" w:firstLine="420"/>
        <w:rPr>
          <w:ins w:id="19" w:author="Windows 用户" w:date="2018-06-19T08:15:00Z"/>
        </w:rPr>
      </w:pPr>
    </w:p>
    <w:p w:rsidR="00166511" w:rsidRPr="008636B6" w:rsidRDefault="00166511" w:rsidP="00166511">
      <w:pPr>
        <w:spacing w:line="400" w:lineRule="exact"/>
        <w:rPr>
          <w:ins w:id="20" w:author="Windows 用户" w:date="2018-06-19T08:15:00Z"/>
          <w:rFonts w:ascii="Times New Roman" w:hAnsi="Times New Roman"/>
        </w:rPr>
      </w:pPr>
      <w:ins w:id="21" w:author="Windows 用户" w:date="2018-06-19T08:15:00Z">
        <w:r w:rsidRPr="008636B6">
          <w:rPr>
            <w:rFonts w:ascii="Times New Roman" w:hAnsi="Times New Roman" w:hint="eastAsia"/>
            <w:b/>
            <w:bCs/>
            <w:sz w:val="24"/>
            <w:szCs w:val="24"/>
          </w:rPr>
          <w:t>关键词：</w:t>
        </w:r>
        <w:r w:rsidRPr="00A4009B">
          <w:rPr>
            <w:rFonts w:ascii="Times New Roman" w:hAnsi="Times New Roman" w:hint="eastAsia"/>
            <w:bCs/>
            <w:sz w:val="24"/>
            <w:szCs w:val="24"/>
          </w:rPr>
          <w:t>Android Security</w:t>
        </w:r>
        <w:r w:rsidRPr="00A4009B">
          <w:rPr>
            <w:rFonts w:ascii="Times New Roman" w:hAnsi="Times New Roman" w:hint="eastAsia"/>
            <w:bCs/>
            <w:sz w:val="24"/>
            <w:szCs w:val="24"/>
          </w:rPr>
          <w:t>；组件配置；权限配置；组件通信</w:t>
        </w:r>
      </w:ins>
    </w:p>
    <w:p w:rsidR="00166511" w:rsidRDefault="00166511" w:rsidP="00166511">
      <w:pPr>
        <w:rPr>
          <w:ins w:id="22" w:author="Windows 用户" w:date="2018-06-19T08:15:00Z"/>
        </w:rPr>
        <w:pPrChange w:id="23" w:author="Windows 用户" w:date="2018-06-19T08:15:00Z">
          <w:pPr>
            <w:pStyle w:val="TOC"/>
            <w:spacing w:before="0" w:line="360" w:lineRule="auto"/>
            <w:jc w:val="center"/>
          </w:pPr>
        </w:pPrChange>
      </w:pPr>
      <w:bookmarkStart w:id="24" w:name="_GoBack"/>
      <w:bookmarkEnd w:id="24"/>
    </w:p>
    <w:p w:rsidR="00166511" w:rsidRDefault="00166511" w:rsidP="00166511">
      <w:pPr>
        <w:rPr>
          <w:ins w:id="25" w:author="Windows 用户" w:date="2018-06-19T08:15:00Z"/>
          <w:rFonts w:asciiTheme="majorHAnsi" w:eastAsiaTheme="majorEastAsia" w:hAnsiTheme="majorHAnsi" w:cstheme="majorBidi"/>
          <w:color w:val="2E74B5" w:themeColor="accent1" w:themeShade="BF"/>
          <w:kern w:val="0"/>
          <w:sz w:val="32"/>
          <w:szCs w:val="32"/>
        </w:rPr>
        <w:pPrChange w:id="26" w:author="Windows 用户" w:date="2018-06-19T08:15:00Z">
          <w:pPr>
            <w:widowControl/>
            <w:jc w:val="left"/>
          </w:pPr>
        </w:pPrChange>
      </w:pPr>
      <w:ins w:id="27" w:author="Windows 用户" w:date="2018-06-19T08:15:00Z">
        <w:r>
          <w:br w:type="page"/>
        </w:r>
      </w:ins>
    </w:p>
    <w:p w:rsidR="00F76376" w:rsidRDefault="00793F6E">
      <w:pPr>
        <w:rPr>
          <w:del w:id="28" w:author="..." w:date="2018-06-12T18:23:00Z"/>
        </w:rPr>
        <w:pPrChange w:id="29" w:author="..." w:date="2018-06-12T03:20:00Z">
          <w:pPr>
            <w:jc w:val="center"/>
          </w:pPr>
        </w:pPrChange>
      </w:pPr>
      <w:ins w:id="30" w:author="dell-pc" w:date="2018-06-11T11:18:00Z">
        <w:del w:id="31" w:author="..." w:date="2018-06-12T18:23:00Z">
          <w:r>
            <w:rPr>
              <w:rFonts w:hint="eastAsia"/>
            </w:rPr>
            <w:lastRenderedPageBreak/>
            <w:delText>整体格式好像不对，字号、行距等</w:delText>
          </w:r>
        </w:del>
      </w:ins>
    </w:p>
    <w:p w:rsidR="00F76376" w:rsidRDefault="00793F6E">
      <w:pPr>
        <w:rPr>
          <w:del w:id="32" w:author="..." w:date="2018-06-12T18:23:00Z"/>
        </w:rPr>
        <w:pPrChange w:id="33" w:author="..." w:date="2018-06-12T03:20:00Z">
          <w:pPr>
            <w:jc w:val="center"/>
          </w:pPr>
        </w:pPrChange>
      </w:pPr>
      <w:del w:id="34" w:author="..." w:date="2018-06-12T18:23:00Z">
        <w:r>
          <w:rPr>
            <w:rFonts w:hint="eastAsia"/>
          </w:rPr>
          <w:delText>Android</w:delText>
        </w:r>
        <w:r>
          <w:rPr>
            <w:rFonts w:hint="eastAsia"/>
          </w:rPr>
          <w:delText>组件配置及安全性质的实验研究</w:delText>
        </w:r>
      </w:del>
    </w:p>
    <w:p w:rsidR="00F76376" w:rsidRPr="00F76376" w:rsidRDefault="00793F6E">
      <w:pPr>
        <w:spacing w:beforeLines="50" w:before="156" w:afterLines="50" w:after="156" w:line="360" w:lineRule="auto"/>
        <w:jc w:val="center"/>
        <w:rPr>
          <w:del w:id="35" w:author="..." w:date="2018-06-12T18:23:00Z"/>
          <w:rFonts w:ascii="黑体" w:eastAsia="黑体" w:hAnsi="黑体" w:cs="黑体"/>
          <w:sz w:val="30"/>
          <w:szCs w:val="30"/>
          <w:rPrChange w:id="36" w:author="..." w:date="2018-06-12T03:21:00Z">
            <w:rPr>
              <w:del w:id="37" w:author="..." w:date="2018-06-12T18:23:00Z"/>
            </w:rPr>
          </w:rPrChange>
        </w:rPr>
        <w:pPrChange w:id="38" w:author="..." w:date="2018-06-12T03:23:00Z">
          <w:pPr>
            <w:pStyle w:val="1"/>
            <w:jc w:val="center"/>
          </w:pPr>
        </w:pPrChange>
      </w:pPr>
      <w:bookmarkStart w:id="39" w:name="_Toc516102696"/>
      <w:del w:id="40" w:author="..." w:date="2018-06-12T18:23:00Z">
        <w:r>
          <w:rPr>
            <w:rFonts w:ascii="黑体" w:eastAsia="黑体" w:hAnsi="黑体" w:cs="黑体" w:hint="eastAsia"/>
            <w:b/>
            <w:bCs/>
            <w:sz w:val="30"/>
            <w:szCs w:val="30"/>
            <w:rPrChange w:id="41" w:author="..." w:date="2018-06-12T03:21:00Z">
              <w:rPr>
                <w:rFonts w:hint="eastAsia"/>
              </w:rPr>
            </w:rPrChange>
          </w:rPr>
          <w:delText>摘要</w:delText>
        </w:r>
        <w:bookmarkEnd w:id="39"/>
      </w:del>
    </w:p>
    <w:p w:rsidR="00F76376" w:rsidRPr="00F76376" w:rsidRDefault="00793F6E">
      <w:pPr>
        <w:spacing w:line="400" w:lineRule="exact"/>
        <w:ind w:firstLineChars="200" w:firstLine="480"/>
        <w:rPr>
          <w:del w:id="42" w:author="..." w:date="2018-06-12T18:23:00Z"/>
          <w:rFonts w:ascii="Times New Roman" w:hAnsi="Times New Roman"/>
          <w:sz w:val="24"/>
          <w:szCs w:val="24"/>
          <w:rPrChange w:id="43" w:author="..." w:date="2018-06-12T03:40:00Z">
            <w:rPr>
              <w:del w:id="44" w:author="..." w:date="2018-06-12T18:23:00Z"/>
            </w:rPr>
          </w:rPrChange>
        </w:rPr>
        <w:pPrChange w:id="45" w:author="..." w:date="2018-06-12T03:24:00Z">
          <w:pPr>
            <w:ind w:firstLineChars="200" w:firstLine="420"/>
          </w:pPr>
        </w:pPrChange>
      </w:pPr>
      <w:del w:id="46" w:author="..." w:date="2018-06-12T18:23:00Z">
        <w:r>
          <w:rPr>
            <w:rFonts w:ascii="Times New Roman" w:hAnsi="Times New Roman"/>
            <w:sz w:val="24"/>
            <w:szCs w:val="24"/>
            <w:rPrChange w:id="47" w:author="..." w:date="2018-06-12T03:40:00Z">
              <w:rPr/>
            </w:rPrChange>
          </w:rPr>
          <w:delText>Android</w:delText>
        </w:r>
        <w:r>
          <w:rPr>
            <w:rFonts w:ascii="Times New Roman" w:hAnsi="Times New Roman" w:hint="eastAsia"/>
            <w:sz w:val="24"/>
            <w:szCs w:val="24"/>
            <w:rPrChange w:id="48" w:author="..." w:date="2018-06-12T03:40:00Z">
              <w:rPr>
                <w:rFonts w:hint="eastAsia"/>
              </w:rPr>
            </w:rPrChange>
          </w:rPr>
          <w:delText>系统作为一种开源的移动终端操作系统，已经占据了移动设备操作系统约</w:delText>
        </w:r>
        <w:r>
          <w:rPr>
            <w:rFonts w:ascii="Times New Roman" w:hAnsi="Times New Roman"/>
            <w:sz w:val="24"/>
            <w:szCs w:val="24"/>
            <w:rPrChange w:id="49" w:author="..." w:date="2018-06-12T03:40:00Z">
              <w:rPr/>
            </w:rPrChange>
          </w:rPr>
          <w:delText>75%</w:delText>
        </w:r>
        <w:r>
          <w:rPr>
            <w:rFonts w:ascii="Times New Roman" w:hAnsi="Times New Roman" w:hint="eastAsia"/>
            <w:sz w:val="24"/>
            <w:szCs w:val="24"/>
            <w:rPrChange w:id="50" w:author="..." w:date="2018-06-12T03:40:00Z">
              <w:rPr>
                <w:rFonts w:hint="eastAsia"/>
              </w:rPr>
            </w:rPrChange>
          </w:rPr>
          <w:delText>的市场。</w:delText>
        </w:r>
        <w:r>
          <w:rPr>
            <w:rFonts w:ascii="Times New Roman" w:hAnsi="Times New Roman"/>
            <w:sz w:val="24"/>
            <w:szCs w:val="24"/>
            <w:rPrChange w:id="51" w:author="..." w:date="2018-06-12T03:40:00Z">
              <w:rPr/>
            </w:rPrChange>
          </w:rPr>
          <w:delText>Android</w:delText>
        </w:r>
        <w:r>
          <w:rPr>
            <w:rFonts w:ascii="Times New Roman" w:hAnsi="Times New Roman" w:hint="eastAsia"/>
            <w:sz w:val="24"/>
            <w:szCs w:val="24"/>
            <w:rPrChange w:id="52" w:author="..." w:date="2018-06-12T03:40:00Z">
              <w:rPr>
                <w:rFonts w:hint="eastAsia"/>
              </w:rPr>
            </w:rPrChange>
          </w:rPr>
          <w:delText>应用程序的开发充分利用了构件化软件开发的基本思想，通过构件之间的组合和通信实现整个应用程序。为了便于应用程序的设计和开发，</w:delText>
        </w:r>
        <w:r>
          <w:rPr>
            <w:rFonts w:ascii="Times New Roman" w:hAnsi="Times New Roman"/>
            <w:sz w:val="24"/>
            <w:szCs w:val="24"/>
            <w:rPrChange w:id="53" w:author="..." w:date="2018-06-12T03:40:00Z">
              <w:rPr/>
            </w:rPrChange>
          </w:rPr>
          <w:delText>Android</w:delText>
        </w:r>
        <w:r>
          <w:rPr>
            <w:rFonts w:ascii="Times New Roman" w:hAnsi="Times New Roman" w:hint="eastAsia"/>
            <w:sz w:val="24"/>
            <w:szCs w:val="24"/>
            <w:rPrChange w:id="54" w:author="..." w:date="2018-06-12T03:40:00Z">
              <w:rPr>
                <w:rFonts w:hint="eastAsia"/>
              </w:rPr>
            </w:rPrChange>
          </w:rPr>
          <w:delText>采用</w:delText>
        </w:r>
        <w:r>
          <w:rPr>
            <w:rFonts w:ascii="Times New Roman" w:hAnsi="Times New Roman"/>
            <w:sz w:val="24"/>
            <w:szCs w:val="24"/>
            <w:rPrChange w:id="55" w:author="..." w:date="2018-06-12T03:40:00Z">
              <w:rPr/>
            </w:rPrChange>
          </w:rPr>
          <w:delText>Manifest.xml</w:delText>
        </w:r>
        <w:r>
          <w:rPr>
            <w:rFonts w:ascii="Times New Roman" w:hAnsi="Times New Roman" w:hint="eastAsia"/>
            <w:sz w:val="24"/>
            <w:szCs w:val="24"/>
            <w:rPrChange w:id="56" w:author="..." w:date="2018-06-12T03:40:00Z">
              <w:rPr>
                <w:rFonts w:hint="eastAsia"/>
              </w:rPr>
            </w:rPrChange>
          </w:rPr>
          <w:delText>文件来配置构件和应用程序，从而将配置从复杂的代码逻辑中分离出来，有利于程序的开发、设计、部署和运行。尽管</w:delText>
        </w:r>
        <w:r>
          <w:rPr>
            <w:rFonts w:ascii="Times New Roman" w:hAnsi="Times New Roman"/>
            <w:sz w:val="24"/>
            <w:szCs w:val="24"/>
            <w:rPrChange w:id="57" w:author="..." w:date="2018-06-12T03:40:00Z">
              <w:rPr/>
            </w:rPrChange>
          </w:rPr>
          <w:delText>Android</w:delText>
        </w:r>
        <w:r>
          <w:rPr>
            <w:rFonts w:ascii="Times New Roman" w:hAnsi="Times New Roman" w:hint="eastAsia"/>
            <w:sz w:val="24"/>
            <w:szCs w:val="24"/>
            <w:rPrChange w:id="58" w:author="..." w:date="2018-06-12T03:40:00Z">
              <w:rPr>
                <w:rFonts w:hint="eastAsia"/>
              </w:rPr>
            </w:rPrChange>
          </w:rPr>
          <w:delText>官方文档已经就配置文件中的各种配置项进行了说明，但是有些说明没有给出精确的语义描述，有些说明与现实开发甚至是矛盾的，有些说明没有给出相关配置项之间的相容、互斥关系。总之，对于如何准确配置</w:delText>
        </w:r>
        <w:r>
          <w:rPr>
            <w:rFonts w:ascii="Times New Roman" w:hAnsi="Times New Roman"/>
            <w:sz w:val="24"/>
            <w:szCs w:val="24"/>
            <w:rPrChange w:id="59" w:author="..." w:date="2018-06-12T03:40:00Z">
              <w:rPr/>
            </w:rPrChange>
          </w:rPr>
          <w:delText>Android</w:delText>
        </w:r>
        <w:r>
          <w:rPr>
            <w:rFonts w:ascii="Times New Roman" w:hAnsi="Times New Roman" w:hint="eastAsia"/>
            <w:sz w:val="24"/>
            <w:szCs w:val="24"/>
            <w:rPrChange w:id="60" w:author="..." w:date="2018-06-12T03:40:00Z">
              <w:rPr>
                <w:rFonts w:hint="eastAsia"/>
              </w:rPr>
            </w:rPrChange>
          </w:rPr>
          <w:delText>应用程序，仅仅通过阅读官方文档是不够的，必须进行更深入的研究，明确这些配置项的确切含义，从而为更好的开发程序、减少设计漏洞提供基础。但是由于</w:delText>
        </w:r>
        <w:r>
          <w:rPr>
            <w:rFonts w:ascii="Times New Roman" w:hAnsi="Times New Roman"/>
            <w:sz w:val="24"/>
            <w:szCs w:val="24"/>
            <w:rPrChange w:id="61" w:author="..." w:date="2018-06-12T03:40:00Z">
              <w:rPr/>
            </w:rPrChange>
          </w:rPr>
          <w:delText>Android</w:delText>
        </w:r>
        <w:r>
          <w:rPr>
            <w:rFonts w:ascii="Times New Roman" w:hAnsi="Times New Roman" w:hint="eastAsia"/>
            <w:sz w:val="24"/>
            <w:szCs w:val="24"/>
            <w:rPrChange w:id="62" w:author="..." w:date="2018-06-12T03:40:00Z">
              <w:rPr>
                <w:rFonts w:hint="eastAsia"/>
              </w:rPr>
            </w:rPrChange>
          </w:rPr>
          <w:delText>系统巨大的用户量和开源的特性，</w:delText>
        </w:r>
        <w:r>
          <w:rPr>
            <w:rFonts w:ascii="Times New Roman" w:hAnsi="Times New Roman"/>
            <w:sz w:val="24"/>
            <w:szCs w:val="24"/>
            <w:rPrChange w:id="63" w:author="..." w:date="2018-06-12T03:40:00Z">
              <w:rPr/>
            </w:rPrChange>
          </w:rPr>
          <w:delText>Android</w:delText>
        </w:r>
        <w:r>
          <w:rPr>
            <w:rFonts w:ascii="Times New Roman" w:hAnsi="Times New Roman" w:hint="eastAsia"/>
            <w:sz w:val="24"/>
            <w:szCs w:val="24"/>
            <w:rPrChange w:id="64" w:author="..." w:date="2018-06-12T03:40:00Z">
              <w:rPr>
                <w:rFonts w:hint="eastAsia"/>
              </w:rPr>
            </w:rPrChange>
          </w:rPr>
          <w:delText>系统的安全性受到了极大威胁。统计数据显示，</w:delText>
        </w:r>
        <w:r>
          <w:rPr>
            <w:rFonts w:ascii="Times New Roman" w:hAnsi="Times New Roman"/>
            <w:sz w:val="24"/>
            <w:szCs w:val="24"/>
            <w:rPrChange w:id="65" w:author="..." w:date="2018-06-12T03:40:00Z">
              <w:rPr/>
            </w:rPrChange>
          </w:rPr>
          <w:delText>2017</w:delText>
        </w:r>
        <w:r>
          <w:rPr>
            <w:rFonts w:ascii="Times New Roman" w:hAnsi="Times New Roman" w:hint="eastAsia"/>
            <w:sz w:val="24"/>
            <w:szCs w:val="24"/>
            <w:rPrChange w:id="66" w:author="..." w:date="2018-06-12T03:40:00Z">
              <w:rPr>
                <w:rFonts w:hint="eastAsia"/>
              </w:rPr>
            </w:rPrChange>
          </w:rPr>
          <w:delText>年，销售的所有智能手机中，</w:delText>
        </w:r>
        <w:r>
          <w:rPr>
            <w:rFonts w:ascii="Times New Roman" w:hAnsi="Times New Roman"/>
            <w:sz w:val="24"/>
            <w:szCs w:val="24"/>
            <w:rPrChange w:id="67" w:author="..." w:date="2018-06-12T03:40:00Z">
              <w:rPr/>
            </w:rPrChange>
          </w:rPr>
          <w:delText>Android</w:delText>
        </w:r>
        <w:r>
          <w:rPr>
            <w:rFonts w:ascii="Times New Roman" w:hAnsi="Times New Roman" w:hint="eastAsia"/>
            <w:sz w:val="24"/>
            <w:szCs w:val="24"/>
            <w:rPrChange w:id="68" w:author="..." w:date="2018-06-12T03:40:00Z">
              <w:rPr>
                <w:rFonts w:hint="eastAsia"/>
              </w:rPr>
            </w:rPrChange>
          </w:rPr>
          <w:delText>系统的智能手机更以</w:delText>
        </w:r>
        <w:r>
          <w:rPr>
            <w:rFonts w:ascii="Times New Roman" w:hAnsi="Times New Roman"/>
            <w:sz w:val="24"/>
            <w:szCs w:val="24"/>
            <w:rPrChange w:id="69" w:author="..." w:date="2018-06-12T03:40:00Z">
              <w:rPr/>
            </w:rPrChange>
          </w:rPr>
          <w:delText>85.9%</w:delText>
        </w:r>
        <w:r>
          <w:rPr>
            <w:rFonts w:ascii="Times New Roman" w:hAnsi="Times New Roman" w:hint="eastAsia"/>
            <w:sz w:val="24"/>
            <w:szCs w:val="24"/>
            <w:rPrChange w:id="70" w:author="..." w:date="2018-06-12T03:40:00Z">
              <w:rPr>
                <w:rFonts w:hint="eastAsia"/>
              </w:rPr>
            </w:rPrChange>
          </w:rPr>
          <w:delText>的市场份额领跑全球。去年</w:delText>
        </w:r>
        <w:r>
          <w:rPr>
            <w:rFonts w:ascii="Times New Roman" w:hAnsi="Times New Roman"/>
            <w:sz w:val="24"/>
            <w:szCs w:val="24"/>
            <w:rPrChange w:id="71" w:author="..." w:date="2018-06-12T03:40:00Z">
              <w:rPr/>
            </w:rPrChange>
          </w:rPr>
          <w:delText>1</w:delText>
        </w:r>
        <w:r>
          <w:rPr>
            <w:rFonts w:ascii="Times New Roman" w:hAnsi="Times New Roman" w:hint="eastAsia"/>
            <w:sz w:val="24"/>
            <w:szCs w:val="24"/>
            <w:rPrChange w:id="72" w:author="..." w:date="2018-06-12T03:40:00Z">
              <w:rPr>
                <w:rFonts w:hint="eastAsia"/>
              </w:rPr>
            </w:rPrChange>
          </w:rPr>
          <w:delText>月份，德国网络安全公司</w:delText>
        </w:r>
        <w:r>
          <w:rPr>
            <w:rFonts w:ascii="Times New Roman" w:hAnsi="Times New Roman"/>
            <w:sz w:val="24"/>
            <w:szCs w:val="24"/>
            <w:rPrChange w:id="73" w:author="..." w:date="2018-06-12T03:40:00Z">
              <w:rPr/>
            </w:rPrChange>
          </w:rPr>
          <w:delText>GDATA</w:delText>
        </w:r>
        <w:r>
          <w:rPr>
            <w:rFonts w:ascii="Times New Roman" w:hAnsi="Times New Roman" w:hint="eastAsia"/>
            <w:sz w:val="24"/>
            <w:szCs w:val="24"/>
            <w:rPrChange w:id="74" w:author="..." w:date="2018-06-12T03:40:00Z">
              <w:rPr>
                <w:rFonts w:hint="eastAsia"/>
              </w:rPr>
            </w:rPrChange>
          </w:rPr>
          <w:delText>官网的报告显示，恶意软件的数量在逐年递增，仅在</w:delText>
        </w:r>
        <w:r>
          <w:rPr>
            <w:rFonts w:ascii="Times New Roman" w:hAnsi="Times New Roman"/>
            <w:sz w:val="24"/>
            <w:szCs w:val="24"/>
            <w:rPrChange w:id="75" w:author="..." w:date="2018-06-12T03:40:00Z">
              <w:rPr/>
            </w:rPrChange>
          </w:rPr>
          <w:delText>2017</w:delText>
        </w:r>
        <w:r>
          <w:rPr>
            <w:rFonts w:ascii="Times New Roman" w:hAnsi="Times New Roman" w:hint="eastAsia"/>
            <w:sz w:val="24"/>
            <w:szCs w:val="24"/>
            <w:rPrChange w:id="76" w:author="..." w:date="2018-06-12T03:40:00Z">
              <w:rPr>
                <w:rFonts w:hint="eastAsia"/>
              </w:rPr>
            </w:rPrChange>
          </w:rPr>
          <w:delText>年第一季度就约有</w:delText>
        </w:r>
        <w:r>
          <w:rPr>
            <w:rFonts w:ascii="Times New Roman" w:hAnsi="Times New Roman"/>
            <w:sz w:val="24"/>
            <w:szCs w:val="24"/>
            <w:rPrChange w:id="77" w:author="..." w:date="2018-06-12T03:40:00Z">
              <w:rPr/>
            </w:rPrChange>
          </w:rPr>
          <w:delText>750,000</w:delText>
        </w:r>
        <w:r>
          <w:rPr>
            <w:rFonts w:ascii="Times New Roman" w:hAnsi="Times New Roman" w:hint="eastAsia"/>
            <w:sz w:val="24"/>
            <w:szCs w:val="24"/>
            <w:rPrChange w:id="78" w:author="..." w:date="2018-06-12T03:40:00Z">
              <w:rPr>
                <w:rFonts w:hint="eastAsia"/>
              </w:rPr>
            </w:rPrChange>
          </w:rPr>
          <w:delText>个新恶意软件文件。因此研究</w:delText>
        </w:r>
        <w:r>
          <w:rPr>
            <w:rFonts w:ascii="Times New Roman" w:hAnsi="Times New Roman"/>
            <w:sz w:val="24"/>
            <w:szCs w:val="24"/>
            <w:rPrChange w:id="79" w:author="..." w:date="2018-06-12T03:40:00Z">
              <w:rPr/>
            </w:rPrChange>
          </w:rPr>
          <w:delText>Android</w:delText>
        </w:r>
        <w:r>
          <w:rPr>
            <w:rFonts w:ascii="Times New Roman" w:hAnsi="Times New Roman" w:hint="eastAsia"/>
            <w:sz w:val="24"/>
            <w:szCs w:val="24"/>
            <w:rPrChange w:id="80" w:author="..." w:date="2018-06-12T03:40:00Z">
              <w:rPr>
                <w:rFonts w:hint="eastAsia"/>
              </w:rPr>
            </w:rPrChange>
          </w:rPr>
          <w:delText>操作系统的安全机制对于防御恶意软件攻击，保护个人隐私以及财产安全有着重要的意义。</w:delText>
        </w:r>
      </w:del>
    </w:p>
    <w:p w:rsidR="00F76376" w:rsidRPr="00F76376" w:rsidRDefault="00793F6E">
      <w:pPr>
        <w:spacing w:line="400" w:lineRule="exact"/>
        <w:ind w:firstLineChars="200" w:firstLine="480"/>
        <w:rPr>
          <w:del w:id="81" w:author="..." w:date="2018-06-12T18:23:00Z"/>
          <w:sz w:val="24"/>
          <w:szCs w:val="24"/>
          <w:rPrChange w:id="82" w:author="..." w:date="2018-06-12T03:24:00Z">
            <w:rPr>
              <w:del w:id="83" w:author="..." w:date="2018-06-12T18:23:00Z"/>
            </w:rPr>
          </w:rPrChange>
        </w:rPr>
        <w:pPrChange w:id="84" w:author="..." w:date="2018-06-12T03:24:00Z">
          <w:pPr>
            <w:ind w:firstLineChars="200" w:firstLine="420"/>
          </w:pPr>
        </w:pPrChange>
      </w:pPr>
      <w:del w:id="85" w:author="..." w:date="2018-06-12T18:23:00Z">
        <w:r>
          <w:rPr>
            <w:rFonts w:ascii="Times New Roman" w:hAnsi="Times New Roman" w:hint="eastAsia"/>
            <w:sz w:val="24"/>
            <w:szCs w:val="24"/>
            <w:rPrChange w:id="86" w:author="..." w:date="2018-06-12T03:40:00Z">
              <w:rPr>
                <w:rFonts w:hint="eastAsia"/>
              </w:rPr>
            </w:rPrChange>
          </w:rPr>
          <w:delText>本文主要研究组件配置的这样几个主要方面：一是如何配置应用程序（包括组件）与进程之间的关系；二是，如何配置应用程序（包括组件）的权限；三是，如何配置组件间通信的权限约束关系。采用的方法是，在阅读官方文档的基础上，对存在语义模糊的说明，设计测试用例，开发测试程序，通过程序的运行结果，印证或进一步明确相关配置项的准确含义，并在此基础上总结出若干配置规则，以供设计和开发人员使用，提高开发效率，减少程序安全漏洞。</w:delText>
        </w:r>
      </w:del>
    </w:p>
    <w:p w:rsidR="00F76376" w:rsidRDefault="00793F6E">
      <w:pPr>
        <w:spacing w:line="400" w:lineRule="exact"/>
        <w:ind w:firstLineChars="200" w:firstLine="420"/>
        <w:rPr>
          <w:del w:id="87" w:author="..." w:date="2018-06-12T18:23:00Z"/>
        </w:rPr>
        <w:pPrChange w:id="88" w:author="..." w:date="2018-06-12T03:26:00Z">
          <w:pPr>
            <w:ind w:firstLineChars="200" w:firstLine="420"/>
          </w:pPr>
        </w:pPrChange>
      </w:pPr>
      <w:del w:id="89" w:author="..." w:date="2018-06-12T18:23:00Z">
        <w:r>
          <w:rPr>
            <w:rFonts w:hint="eastAsia"/>
          </w:rPr>
          <w:delText>为了保证</w:delText>
        </w:r>
        <w:r>
          <w:rPr>
            <w:rFonts w:hint="eastAsia"/>
          </w:rPr>
          <w:delText>Android</w:delText>
        </w:r>
        <w:r>
          <w:rPr>
            <w:rFonts w:hint="eastAsia"/>
          </w:rPr>
          <w:delText>应用程序的安全性，必须充分利用</w:delText>
        </w:r>
        <w:r>
          <w:rPr>
            <w:rFonts w:hint="eastAsia"/>
          </w:rPr>
          <w:delText xml:space="preserve"> Android </w:delText>
        </w:r>
        <w:r>
          <w:rPr>
            <w:rFonts w:hint="eastAsia"/>
          </w:rPr>
          <w:delText>系统提供的权限机制。使用权限可以保护敏感资源不被非法访问，也可以保护组件间交互的安全性。组件交互的安全性主要通过对应用中每个组件的权限配置来实现。本论文试图通过设计一系列测试案例，对组件间的配置进行测试，通过观察测试结果，从而确认组件配置的准确含义，为</w:delText>
        </w:r>
        <w:r>
          <w:rPr>
            <w:rFonts w:hint="eastAsia"/>
          </w:rPr>
          <w:delText>Android</w:delText>
        </w:r>
        <w:r>
          <w:rPr>
            <w:rFonts w:hint="eastAsia"/>
          </w:rPr>
          <w:delText>应用开发者提供语义基础。本文的主要工作如下：</w:delText>
        </w:r>
      </w:del>
    </w:p>
    <w:p w:rsidR="00F76376" w:rsidRDefault="00793F6E">
      <w:pPr>
        <w:numPr>
          <w:ilvl w:val="255"/>
          <w:numId w:val="0"/>
        </w:numPr>
        <w:spacing w:line="400" w:lineRule="exact"/>
        <w:ind w:firstLineChars="200" w:firstLine="420"/>
        <w:rPr>
          <w:del w:id="90" w:author="..." w:date="2018-06-12T18:23:00Z"/>
        </w:rPr>
        <w:pPrChange w:id="91" w:author="..." w:date="2018-06-12T03:26:00Z">
          <w:pPr>
            <w:numPr>
              <w:numId w:val="1"/>
            </w:numPr>
          </w:pPr>
        </w:pPrChange>
      </w:pPr>
      <w:del w:id="92" w:author="..." w:date="2018-06-12T18:23:00Z">
        <w:r>
          <w:rPr>
            <w:rFonts w:hint="eastAsia"/>
          </w:rPr>
          <w:delText>设计测试用例，验证应用程序（或其中的组件）与进程之间的关系；</w:delText>
        </w:r>
      </w:del>
    </w:p>
    <w:p w:rsidR="00F76376" w:rsidRDefault="00793F6E">
      <w:pPr>
        <w:numPr>
          <w:ilvl w:val="255"/>
          <w:numId w:val="0"/>
        </w:numPr>
        <w:spacing w:line="400" w:lineRule="exact"/>
        <w:ind w:firstLineChars="200" w:firstLine="420"/>
        <w:rPr>
          <w:del w:id="93" w:author="..." w:date="2018-06-12T18:23:00Z"/>
        </w:rPr>
        <w:pPrChange w:id="94" w:author="..." w:date="2018-06-12T03:26:00Z">
          <w:pPr>
            <w:numPr>
              <w:numId w:val="1"/>
            </w:numPr>
          </w:pPr>
        </w:pPrChange>
      </w:pPr>
      <w:del w:id="95" w:author="..." w:date="2018-06-12T18:23:00Z">
        <w:r>
          <w:rPr>
            <w:rFonts w:hint="eastAsia"/>
          </w:rPr>
          <w:delText>设计测试用例，验证应用程序（或其中的组件）权限配置关系；</w:delText>
        </w:r>
      </w:del>
    </w:p>
    <w:p w:rsidR="00F76376" w:rsidRDefault="00793F6E">
      <w:pPr>
        <w:numPr>
          <w:ilvl w:val="255"/>
          <w:numId w:val="0"/>
        </w:numPr>
        <w:spacing w:line="400" w:lineRule="exact"/>
        <w:ind w:firstLineChars="200" w:firstLine="420"/>
        <w:rPr>
          <w:del w:id="96" w:author="..." w:date="2018-06-12T18:23:00Z"/>
        </w:rPr>
        <w:pPrChange w:id="97" w:author="..." w:date="2018-06-12T03:26:00Z">
          <w:pPr>
            <w:numPr>
              <w:numId w:val="1"/>
            </w:numPr>
          </w:pPr>
        </w:pPrChange>
      </w:pPr>
      <w:del w:id="98" w:author="..." w:date="2018-06-12T18:23:00Z">
        <w:r>
          <w:rPr>
            <w:rFonts w:hint="eastAsia"/>
          </w:rPr>
          <w:delText>设计测试用例，验证组件间通信的权限约束关系。</w:delText>
        </w:r>
      </w:del>
    </w:p>
    <w:p w:rsidR="00F76376" w:rsidRDefault="00F76376">
      <w:pPr>
        <w:spacing w:line="400" w:lineRule="exact"/>
        <w:ind w:firstLineChars="200" w:firstLine="420"/>
        <w:rPr>
          <w:del w:id="99" w:author="..." w:date="2018-06-12T18:23:00Z"/>
        </w:rPr>
        <w:pPrChange w:id="100" w:author="..." w:date="2018-06-12T03:26:00Z">
          <w:pPr/>
        </w:pPrChange>
      </w:pPr>
    </w:p>
    <w:p w:rsidR="00F76376" w:rsidRDefault="00793F6E">
      <w:pPr>
        <w:spacing w:line="400" w:lineRule="exact"/>
        <w:rPr>
          <w:del w:id="101" w:author="..." w:date="2018-06-12T18:23:00Z"/>
        </w:rPr>
        <w:pPrChange w:id="102" w:author="..." w:date="2018-06-12T03:25:00Z">
          <w:pPr/>
        </w:pPrChange>
      </w:pPr>
      <w:del w:id="103" w:author="..." w:date="2018-06-12T18:23:00Z">
        <w:r>
          <w:rPr>
            <w:rFonts w:hint="eastAsia"/>
            <w:b/>
            <w:bCs/>
            <w:sz w:val="24"/>
            <w:szCs w:val="24"/>
            <w:rPrChange w:id="104" w:author="..." w:date="2018-06-12T03:25:00Z">
              <w:rPr>
                <w:rFonts w:hint="eastAsia"/>
              </w:rPr>
            </w:rPrChange>
          </w:rPr>
          <w:delText>关键词：</w:delText>
        </w:r>
        <w:r>
          <w:rPr>
            <w:b/>
            <w:bCs/>
            <w:sz w:val="24"/>
            <w:szCs w:val="24"/>
            <w:rPrChange w:id="105" w:author="..." w:date="2018-06-12T03:25:00Z">
              <w:rPr/>
            </w:rPrChange>
          </w:rPr>
          <w:delText>Android</w:delText>
        </w:r>
        <w:r>
          <w:rPr>
            <w:rFonts w:hint="eastAsia"/>
            <w:b/>
            <w:bCs/>
            <w:sz w:val="24"/>
            <w:szCs w:val="24"/>
            <w:rPrChange w:id="106" w:author="..." w:date="2018-06-12T03:25:00Z">
              <w:rPr>
                <w:rFonts w:hint="eastAsia"/>
              </w:rPr>
            </w:rPrChange>
          </w:rPr>
          <w:delText>组件配置；</w:delText>
        </w:r>
        <w:r>
          <w:rPr>
            <w:b/>
            <w:bCs/>
            <w:sz w:val="24"/>
            <w:szCs w:val="24"/>
            <w:rPrChange w:id="107" w:author="..." w:date="2018-06-12T03:25:00Z">
              <w:rPr/>
            </w:rPrChange>
          </w:rPr>
          <w:delText>Android</w:delText>
        </w:r>
        <w:r>
          <w:rPr>
            <w:rFonts w:hint="eastAsia"/>
            <w:b/>
            <w:bCs/>
            <w:sz w:val="24"/>
            <w:szCs w:val="24"/>
            <w:rPrChange w:id="108" w:author="..." w:date="2018-06-12T03:25:00Z">
              <w:rPr>
                <w:rFonts w:hint="eastAsia"/>
              </w:rPr>
            </w:rPrChange>
          </w:rPr>
          <w:delText>权限配置；</w:delText>
        </w:r>
        <w:r>
          <w:rPr>
            <w:b/>
            <w:bCs/>
            <w:sz w:val="24"/>
            <w:szCs w:val="24"/>
            <w:rPrChange w:id="109" w:author="..." w:date="2018-06-12T03:25:00Z">
              <w:rPr/>
            </w:rPrChange>
          </w:rPr>
          <w:delText>Android</w:delText>
        </w:r>
        <w:r>
          <w:rPr>
            <w:rFonts w:hint="eastAsia"/>
            <w:b/>
            <w:bCs/>
            <w:sz w:val="24"/>
            <w:szCs w:val="24"/>
            <w:rPrChange w:id="110" w:author="..." w:date="2018-06-12T03:25:00Z">
              <w:rPr>
                <w:rFonts w:hint="eastAsia"/>
              </w:rPr>
            </w:rPrChange>
          </w:rPr>
          <w:delText>组件通信；</w:delText>
        </w:r>
        <w:r>
          <w:rPr>
            <w:b/>
            <w:bCs/>
            <w:sz w:val="24"/>
            <w:szCs w:val="24"/>
            <w:rPrChange w:id="111" w:author="..." w:date="2018-06-12T03:25:00Z">
              <w:rPr/>
            </w:rPrChange>
          </w:rPr>
          <w:delText>Android</w:delText>
        </w:r>
        <w:r>
          <w:rPr>
            <w:rFonts w:hint="eastAsia"/>
            <w:b/>
            <w:bCs/>
            <w:sz w:val="24"/>
            <w:szCs w:val="24"/>
            <w:rPrChange w:id="112" w:author="..." w:date="2018-06-12T03:25:00Z">
              <w:rPr>
                <w:rFonts w:hint="eastAsia"/>
              </w:rPr>
            </w:rPrChange>
          </w:rPr>
          <w:delText>进程分布</w:delText>
        </w:r>
      </w:del>
    </w:p>
    <w:p w:rsidR="00F76376" w:rsidRDefault="00F76376">
      <w:pPr>
        <w:rPr>
          <w:del w:id="113" w:author="..." w:date="2018-06-12T18:23:00Z"/>
        </w:rPr>
      </w:pPr>
    </w:p>
    <w:p w:rsidR="00F76376" w:rsidRDefault="00F76376">
      <w:pPr>
        <w:rPr>
          <w:del w:id="114" w:author="..." w:date="2018-06-12T18:23:00Z"/>
        </w:rPr>
      </w:pPr>
    </w:p>
    <w:p w:rsidR="00F76376" w:rsidRDefault="00F76376">
      <w:pPr>
        <w:rPr>
          <w:del w:id="115" w:author="..." w:date="2018-06-12T18:23:00Z"/>
        </w:rPr>
      </w:pPr>
    </w:p>
    <w:p w:rsidR="00F76376" w:rsidRDefault="00F76376">
      <w:pPr>
        <w:rPr>
          <w:del w:id="116" w:author="..." w:date="2018-06-12T18:23:00Z"/>
        </w:rPr>
      </w:pPr>
    </w:p>
    <w:p w:rsidR="00F76376" w:rsidRDefault="00F76376">
      <w:pPr>
        <w:rPr>
          <w:del w:id="117" w:author="..." w:date="2018-06-12T18:23:00Z"/>
        </w:rPr>
      </w:pPr>
    </w:p>
    <w:p w:rsidR="00F76376" w:rsidRDefault="00F76376">
      <w:pPr>
        <w:rPr>
          <w:del w:id="118" w:author="..." w:date="2018-06-12T18:23:00Z"/>
        </w:rPr>
      </w:pPr>
    </w:p>
    <w:p w:rsidR="00F76376" w:rsidRDefault="00F76376">
      <w:pPr>
        <w:rPr>
          <w:del w:id="119" w:author="..." w:date="2018-06-12T18:23:00Z"/>
        </w:rPr>
      </w:pPr>
    </w:p>
    <w:p w:rsidR="00F76376" w:rsidRDefault="00F76376">
      <w:pPr>
        <w:rPr>
          <w:del w:id="120" w:author="..." w:date="2018-06-12T18:23:00Z"/>
        </w:rPr>
      </w:pPr>
    </w:p>
    <w:p w:rsidR="00F76376" w:rsidRDefault="00F76376">
      <w:pPr>
        <w:rPr>
          <w:del w:id="121" w:author="..." w:date="2018-06-12T18:23:00Z"/>
        </w:rPr>
      </w:pPr>
    </w:p>
    <w:p w:rsidR="00F76376" w:rsidRDefault="00F76376">
      <w:pPr>
        <w:rPr>
          <w:del w:id="122" w:author="..." w:date="2018-06-12T18:23:00Z"/>
        </w:rPr>
      </w:pPr>
    </w:p>
    <w:p w:rsidR="00F76376" w:rsidRDefault="00F76376">
      <w:pPr>
        <w:rPr>
          <w:del w:id="123" w:author="..." w:date="2018-06-12T18:23:00Z"/>
        </w:rPr>
      </w:pPr>
    </w:p>
    <w:p w:rsidR="00F76376" w:rsidRDefault="00F76376">
      <w:pPr>
        <w:rPr>
          <w:del w:id="124" w:author="..." w:date="2018-06-12T18:23:00Z"/>
        </w:rPr>
      </w:pPr>
    </w:p>
    <w:p w:rsidR="00F76376" w:rsidRDefault="00F76376">
      <w:pPr>
        <w:rPr>
          <w:del w:id="125" w:author="..." w:date="2018-06-12T18:23:00Z"/>
        </w:rPr>
      </w:pPr>
    </w:p>
    <w:p w:rsidR="00F76376" w:rsidRDefault="00F76376">
      <w:pPr>
        <w:rPr>
          <w:del w:id="126" w:author="..." w:date="2018-06-12T18:23:00Z"/>
        </w:rPr>
      </w:pPr>
    </w:p>
    <w:p w:rsidR="00F76376" w:rsidRDefault="00F76376">
      <w:pPr>
        <w:rPr>
          <w:del w:id="127" w:author="..." w:date="2018-06-12T18:23:00Z"/>
        </w:rPr>
      </w:pPr>
    </w:p>
    <w:p w:rsidR="00F76376" w:rsidRDefault="00F76376">
      <w:pPr>
        <w:rPr>
          <w:del w:id="128" w:author="..." w:date="2018-06-12T18:23:00Z"/>
        </w:rPr>
      </w:pPr>
    </w:p>
    <w:p w:rsidR="00F76376" w:rsidRDefault="00F76376">
      <w:pPr>
        <w:rPr>
          <w:del w:id="129" w:author="..." w:date="2018-06-12T18:23:00Z"/>
        </w:rPr>
      </w:pPr>
    </w:p>
    <w:p w:rsidR="00F76376" w:rsidRDefault="00F76376">
      <w:pPr>
        <w:rPr>
          <w:del w:id="130" w:author="..." w:date="2018-06-12T18:23:00Z"/>
        </w:rPr>
      </w:pPr>
    </w:p>
    <w:p w:rsidR="00F76376" w:rsidRDefault="00F76376">
      <w:pPr>
        <w:rPr>
          <w:del w:id="131" w:author="..." w:date="2018-06-12T18:23:00Z"/>
        </w:rPr>
      </w:pPr>
    </w:p>
    <w:p w:rsidR="00F76376" w:rsidRDefault="00F76376">
      <w:pPr>
        <w:rPr>
          <w:del w:id="132" w:author="..." w:date="2018-06-12T18:23:00Z"/>
        </w:rPr>
      </w:pPr>
    </w:p>
    <w:p w:rsidR="00F76376" w:rsidRDefault="00F76376">
      <w:pPr>
        <w:rPr>
          <w:del w:id="133" w:author="..." w:date="2018-06-12T18:23:00Z"/>
        </w:rPr>
      </w:pPr>
    </w:p>
    <w:p w:rsidR="00F76376" w:rsidRDefault="00F76376">
      <w:pPr>
        <w:rPr>
          <w:del w:id="134" w:author="..." w:date="2018-06-12T18:23:00Z"/>
        </w:rPr>
      </w:pPr>
    </w:p>
    <w:p w:rsidR="00F76376" w:rsidDel="00231834" w:rsidRDefault="00F76376">
      <w:pPr>
        <w:pStyle w:val="1"/>
        <w:numPr>
          <w:ilvl w:val="255"/>
          <w:numId w:val="0"/>
        </w:numPr>
        <w:spacing w:before="10" w:after="10" w:line="360" w:lineRule="auto"/>
        <w:jc w:val="center"/>
        <w:rPr>
          <w:ins w:id="135" w:author="..." w:date="2018-06-12T18:23:00Z"/>
          <w:del w:id="136" w:author="Windows 用户" w:date="2018-06-12T20:25:00Z"/>
          <w:rFonts w:ascii="Times New Roman" w:eastAsia="黑体" w:hAnsi="Times New Roman" w:cs="Times New Roman"/>
          <w:sz w:val="30"/>
          <w:szCs w:val="30"/>
        </w:rPr>
        <w:sectPr w:rsidR="00F76376" w:rsidDel="00231834" w:rsidSect="004B1FC0">
          <w:pgSz w:w="11906" w:h="16838"/>
          <w:pgMar w:top="2268" w:right="1304" w:bottom="1417" w:left="1417" w:header="851" w:footer="992" w:gutter="0"/>
          <w:pgNumType w:fmt="upperRoman"/>
          <w:cols w:space="0"/>
          <w:docGrid w:type="lines" w:linePitch="313"/>
          <w:sectPrChange w:id="137" w:author="Windows 用户" w:date="2018-06-12T20:27:00Z">
            <w:sectPr w:rsidR="00F76376" w:rsidDel="00231834" w:rsidSect="004B1FC0">
              <w:pgMar w:top="2268" w:right="1304" w:bottom="1417" w:left="1417" w:header="851" w:footer="992" w:gutter="0"/>
              <w:pgNumType w:fmt="decimal"/>
            </w:sectPr>
          </w:sectPrChange>
        </w:sectPr>
        <w:pPrChange w:id="138" w:author="..." w:date="2018-06-12T03:37:00Z">
          <w:pPr>
            <w:pStyle w:val="1"/>
            <w:numPr>
              <w:numId w:val="2"/>
            </w:numPr>
            <w:ind w:left="360" w:hanging="360"/>
            <w:jc w:val="center"/>
          </w:pPr>
        </w:pPrChange>
      </w:pPr>
    </w:p>
    <w:customXmlInsRangeStart w:id="139" w:author="yiyanggui" w:date="2018-06-12T18:49:00Z"/>
    <w:sdt>
      <w:sdtPr>
        <w:rPr>
          <w:rFonts w:asciiTheme="minorHAnsi" w:eastAsiaTheme="minorEastAsia" w:hAnsiTheme="minorHAnsi" w:cstheme="minorBidi"/>
          <w:color w:val="auto"/>
          <w:kern w:val="2"/>
          <w:sz w:val="21"/>
          <w:szCs w:val="22"/>
          <w:lang w:val="zh-CN"/>
        </w:rPr>
        <w:id w:val="-2126457290"/>
        <w:docPartObj>
          <w:docPartGallery w:val="Table of Contents"/>
          <w:docPartUnique/>
        </w:docPartObj>
      </w:sdtPr>
      <w:sdtEndPr>
        <w:rPr>
          <w:b/>
          <w:bCs/>
        </w:rPr>
      </w:sdtEndPr>
      <w:sdtContent>
        <w:customXmlInsRangeEnd w:id="139"/>
        <w:p w:rsidR="00616D39" w:rsidRPr="00A40625" w:rsidRDefault="00616D39">
          <w:pPr>
            <w:pStyle w:val="TOC"/>
            <w:spacing w:before="0" w:line="360" w:lineRule="auto"/>
            <w:jc w:val="center"/>
            <w:rPr>
              <w:ins w:id="140" w:author="yiyanggui" w:date="2018-06-12T18:49:00Z"/>
              <w:rFonts w:ascii="黑体" w:eastAsia="黑体" w:hAnsi="黑体"/>
              <w:b/>
              <w:color w:val="000000" w:themeColor="text1"/>
              <w:sz w:val="30"/>
              <w:szCs w:val="30"/>
              <w:rPrChange w:id="141" w:author="Windows 用户" w:date="2018-06-12T20:20:00Z">
                <w:rPr>
                  <w:ins w:id="142" w:author="yiyanggui" w:date="2018-06-12T18:49:00Z"/>
                </w:rPr>
              </w:rPrChange>
            </w:rPr>
            <w:pPrChange w:id="143" w:author="Windows 用户" w:date="2018-06-12T20:22:00Z">
              <w:pPr>
                <w:pStyle w:val="TOC"/>
              </w:pPr>
            </w:pPrChange>
          </w:pPr>
          <w:ins w:id="144" w:author="yiyanggui" w:date="2018-06-12T18:49:00Z">
            <w:r w:rsidRPr="00A40625">
              <w:rPr>
                <w:rFonts w:ascii="黑体" w:eastAsia="黑体" w:hAnsi="黑体" w:hint="eastAsia"/>
                <w:b/>
                <w:color w:val="000000" w:themeColor="text1"/>
                <w:sz w:val="30"/>
                <w:szCs w:val="30"/>
                <w:lang w:val="zh-CN"/>
                <w:rPrChange w:id="145" w:author="Windows 用户" w:date="2018-06-12T20:20:00Z">
                  <w:rPr>
                    <w:rFonts w:hint="eastAsia"/>
                    <w:lang w:val="zh-CN"/>
                  </w:rPr>
                </w:rPrChange>
              </w:rPr>
              <w:t>目</w:t>
            </w:r>
          </w:ins>
          <w:ins w:id="146" w:author="Windows 用户" w:date="2018-06-12T20:18:00Z">
            <w:r w:rsidR="00233ECC" w:rsidRPr="00A40625">
              <w:rPr>
                <w:rFonts w:ascii="黑体" w:eastAsia="黑体" w:hAnsi="黑体"/>
                <w:b/>
                <w:color w:val="000000" w:themeColor="text1"/>
                <w:sz w:val="30"/>
                <w:szCs w:val="30"/>
                <w:lang w:val="zh-CN"/>
                <w:rPrChange w:id="147" w:author="Windows 用户" w:date="2018-06-12T20:20:00Z">
                  <w:rPr>
                    <w:lang w:val="zh-CN"/>
                  </w:rPr>
                </w:rPrChange>
              </w:rPr>
              <w:t xml:space="preserve">  </w:t>
            </w:r>
          </w:ins>
          <w:ins w:id="148" w:author="yiyanggui" w:date="2018-06-12T18:49:00Z">
            <w:r w:rsidRPr="00A40625">
              <w:rPr>
                <w:rFonts w:ascii="黑体" w:eastAsia="黑体" w:hAnsi="黑体" w:hint="eastAsia"/>
                <w:b/>
                <w:color w:val="000000" w:themeColor="text1"/>
                <w:sz w:val="30"/>
                <w:szCs w:val="30"/>
                <w:lang w:val="zh-CN"/>
                <w:rPrChange w:id="149" w:author="Windows 用户" w:date="2018-06-12T20:20:00Z">
                  <w:rPr>
                    <w:rFonts w:hint="eastAsia"/>
                    <w:lang w:val="zh-CN"/>
                  </w:rPr>
                </w:rPrChange>
              </w:rPr>
              <w:t>录</w:t>
            </w:r>
          </w:ins>
        </w:p>
        <w:p w:rsidR="0061737B" w:rsidRPr="00A40625" w:rsidRDefault="00616D39">
          <w:pPr>
            <w:pStyle w:val="10"/>
            <w:tabs>
              <w:tab w:val="right" w:leader="dot" w:pos="9175"/>
            </w:tabs>
            <w:spacing w:line="360" w:lineRule="auto"/>
            <w:rPr>
              <w:ins w:id="150" w:author="yiyanggui" w:date="2018-06-12T18:55:00Z"/>
              <w:rFonts w:ascii="Times New Roman" w:eastAsia="宋体" w:hAnsi="Times New Roman"/>
              <w:noProof/>
              <w:color w:val="000000" w:themeColor="text1"/>
              <w:sz w:val="24"/>
              <w:rPrChange w:id="151" w:author="Windows 用户" w:date="2018-06-12T20:23:00Z">
                <w:rPr>
                  <w:ins w:id="152" w:author="yiyanggui" w:date="2018-06-12T18:55:00Z"/>
                  <w:noProof/>
                </w:rPr>
              </w:rPrChange>
            </w:rPr>
            <w:pPrChange w:id="153" w:author="Windows 用户" w:date="2018-06-12T20:22:00Z">
              <w:pPr>
                <w:pStyle w:val="10"/>
                <w:tabs>
                  <w:tab w:val="right" w:leader="dot" w:pos="9175"/>
                </w:tabs>
              </w:pPr>
            </w:pPrChange>
          </w:pPr>
          <w:ins w:id="154" w:author="yiyanggui" w:date="2018-06-12T18:49:00Z">
            <w:r>
              <w:fldChar w:fldCharType="begin"/>
            </w:r>
            <w:r>
              <w:instrText xml:space="preserve"> TOC \o "1-3" \h \z \u </w:instrText>
            </w:r>
            <w:r>
              <w:fldChar w:fldCharType="separate"/>
            </w:r>
          </w:ins>
          <w:ins w:id="155" w:author="yiyanggui" w:date="2018-06-12T18:55:00Z">
            <w:r w:rsidR="0061737B" w:rsidRPr="00A40625">
              <w:rPr>
                <w:rStyle w:val="a8"/>
                <w:rFonts w:ascii="Times New Roman" w:eastAsia="宋体" w:hAnsi="Times New Roman"/>
                <w:noProof/>
                <w:color w:val="000000" w:themeColor="text1"/>
                <w:sz w:val="24"/>
                <w:rPrChange w:id="156" w:author="Windows 用户" w:date="2018-06-12T20:23:00Z">
                  <w:rPr>
                    <w:rStyle w:val="a8"/>
                    <w:noProof/>
                  </w:rPr>
                </w:rPrChange>
              </w:rPr>
              <w:fldChar w:fldCharType="begin"/>
            </w:r>
            <w:r w:rsidR="0061737B" w:rsidRPr="00A40625">
              <w:rPr>
                <w:rStyle w:val="a8"/>
                <w:rFonts w:ascii="Times New Roman" w:eastAsia="宋体" w:hAnsi="Times New Roman"/>
                <w:noProof/>
                <w:color w:val="000000" w:themeColor="text1"/>
                <w:sz w:val="24"/>
                <w:rPrChange w:id="157" w:author="Windows 用户" w:date="2018-06-12T20:23:00Z">
                  <w:rPr>
                    <w:rStyle w:val="a8"/>
                    <w:noProof/>
                  </w:rPr>
                </w:rPrChange>
              </w:rPr>
              <w:instrText xml:space="preserve"> </w:instrText>
            </w:r>
            <w:r w:rsidR="0061737B" w:rsidRPr="00A40625">
              <w:rPr>
                <w:rFonts w:ascii="Times New Roman" w:eastAsia="宋体" w:hAnsi="Times New Roman"/>
                <w:noProof/>
                <w:color w:val="000000" w:themeColor="text1"/>
                <w:sz w:val="24"/>
                <w:rPrChange w:id="158" w:author="Windows 用户" w:date="2018-06-12T20:23:00Z">
                  <w:rPr>
                    <w:noProof/>
                  </w:rPr>
                </w:rPrChange>
              </w:rPr>
              <w:instrText>HYPERLINK \l "_Toc516593041"</w:instrText>
            </w:r>
            <w:r w:rsidR="0061737B" w:rsidRPr="00A40625">
              <w:rPr>
                <w:rStyle w:val="a8"/>
                <w:rFonts w:ascii="Times New Roman" w:eastAsia="宋体" w:hAnsi="Times New Roman"/>
                <w:noProof/>
                <w:color w:val="000000" w:themeColor="text1"/>
                <w:sz w:val="24"/>
                <w:rPrChange w:id="159" w:author="Windows 用户" w:date="2018-06-12T20:23:00Z">
                  <w:rPr>
                    <w:rStyle w:val="a8"/>
                    <w:noProof/>
                  </w:rPr>
                </w:rPrChange>
              </w:rPr>
              <w:instrText xml:space="preserve"> </w:instrText>
            </w:r>
            <w:r w:rsidR="0061737B" w:rsidRPr="00A40625">
              <w:rPr>
                <w:rStyle w:val="a8"/>
                <w:rFonts w:ascii="Times New Roman" w:eastAsia="宋体" w:hAnsi="Times New Roman"/>
                <w:noProof/>
                <w:color w:val="000000" w:themeColor="text1"/>
                <w:sz w:val="24"/>
                <w:rPrChange w:id="160" w:author="Windows 用户" w:date="2018-06-12T20:23:00Z">
                  <w:rPr>
                    <w:rStyle w:val="a8"/>
                    <w:noProof/>
                  </w:rPr>
                </w:rPrChange>
              </w:rPr>
              <w:fldChar w:fldCharType="separate"/>
            </w:r>
            <w:r w:rsidR="0061737B" w:rsidRPr="00A40625">
              <w:rPr>
                <w:rStyle w:val="a8"/>
                <w:rFonts w:ascii="Times New Roman" w:eastAsia="宋体" w:hAnsi="Times New Roman" w:cs="Times New Roman"/>
                <w:b/>
                <w:bCs/>
                <w:noProof/>
                <w:color w:val="000000" w:themeColor="text1"/>
                <w:sz w:val="24"/>
                <w:rPrChange w:id="161" w:author="Windows 用户" w:date="2018-06-12T20:23:00Z">
                  <w:rPr>
                    <w:rStyle w:val="a8"/>
                    <w:rFonts w:ascii="Times New Roman" w:eastAsia="黑体" w:hAnsi="Times New Roman" w:cs="Times New Roman"/>
                    <w:b/>
                    <w:bCs/>
                    <w:noProof/>
                  </w:rPr>
                </w:rPrChange>
              </w:rPr>
              <w:t xml:space="preserve">1 </w:t>
            </w:r>
            <w:r w:rsidR="0061737B" w:rsidRPr="00A40625">
              <w:rPr>
                <w:rStyle w:val="a8"/>
                <w:rFonts w:ascii="Times New Roman" w:eastAsia="宋体" w:hAnsi="Times New Roman" w:cs="Times New Roman" w:hint="eastAsia"/>
                <w:b/>
                <w:bCs/>
                <w:noProof/>
                <w:color w:val="000000" w:themeColor="text1"/>
                <w:sz w:val="24"/>
                <w:rPrChange w:id="162" w:author="Windows 用户" w:date="2018-06-12T20:23:00Z">
                  <w:rPr>
                    <w:rStyle w:val="a8"/>
                    <w:rFonts w:ascii="Times New Roman" w:eastAsia="黑体" w:hAnsi="Times New Roman" w:cs="Times New Roman" w:hint="eastAsia"/>
                    <w:b/>
                    <w:bCs/>
                    <w:noProof/>
                  </w:rPr>
                </w:rPrChange>
              </w:rPr>
              <w:t>绪</w:t>
            </w:r>
            <w:del w:id="163" w:author="Windows 用户" w:date="2018-06-12T20:22:00Z">
              <w:r w:rsidR="0061737B" w:rsidRPr="00A40625" w:rsidDel="00A40625">
                <w:rPr>
                  <w:rStyle w:val="a8"/>
                  <w:rFonts w:ascii="Times New Roman" w:eastAsia="宋体" w:hAnsi="Times New Roman" w:cs="Times New Roman"/>
                  <w:b/>
                  <w:bCs/>
                  <w:noProof/>
                  <w:color w:val="000000" w:themeColor="text1"/>
                  <w:sz w:val="24"/>
                  <w:rPrChange w:id="164" w:author="Windows 用户" w:date="2018-06-12T20:23:00Z">
                    <w:rPr>
                      <w:rStyle w:val="a8"/>
                      <w:rFonts w:ascii="Times New Roman" w:eastAsia="黑体" w:hAnsi="Times New Roman" w:cs="Times New Roman"/>
                      <w:b/>
                      <w:bCs/>
                      <w:noProof/>
                    </w:rPr>
                  </w:rPrChange>
                </w:rPr>
                <w:delText xml:space="preserve">  </w:delText>
              </w:r>
            </w:del>
            <w:r w:rsidR="0061737B" w:rsidRPr="00A40625">
              <w:rPr>
                <w:rStyle w:val="a8"/>
                <w:rFonts w:ascii="Times New Roman" w:eastAsia="宋体" w:hAnsi="Times New Roman" w:cs="Times New Roman" w:hint="eastAsia"/>
                <w:b/>
                <w:bCs/>
                <w:noProof/>
                <w:color w:val="000000" w:themeColor="text1"/>
                <w:sz w:val="24"/>
                <w:rPrChange w:id="165" w:author="Windows 用户" w:date="2018-06-12T20:23:00Z">
                  <w:rPr>
                    <w:rStyle w:val="a8"/>
                    <w:rFonts w:ascii="Times New Roman" w:eastAsia="黑体" w:hAnsi="Times New Roman" w:cs="Times New Roman" w:hint="eastAsia"/>
                    <w:b/>
                    <w:bCs/>
                    <w:noProof/>
                  </w:rPr>
                </w:rPrChange>
              </w:rPr>
              <w:t>论</w:t>
            </w:r>
            <w:r w:rsidR="0061737B" w:rsidRPr="00A40625">
              <w:rPr>
                <w:rFonts w:ascii="Times New Roman" w:eastAsia="宋体" w:hAnsi="Times New Roman"/>
                <w:noProof/>
                <w:webHidden/>
                <w:color w:val="000000" w:themeColor="text1"/>
                <w:sz w:val="24"/>
                <w:rPrChange w:id="166" w:author="Windows 用户" w:date="2018-06-12T20:23:00Z">
                  <w:rPr>
                    <w:noProof/>
                    <w:webHidden/>
                  </w:rPr>
                </w:rPrChange>
              </w:rPr>
              <w:tab/>
            </w:r>
            <w:r w:rsidR="0061737B" w:rsidRPr="00A40625">
              <w:rPr>
                <w:rFonts w:ascii="Times New Roman" w:eastAsia="宋体" w:hAnsi="Times New Roman"/>
                <w:noProof/>
                <w:webHidden/>
                <w:color w:val="000000" w:themeColor="text1"/>
                <w:sz w:val="24"/>
                <w:rPrChange w:id="167" w:author="Windows 用户" w:date="2018-06-12T20:23:00Z">
                  <w:rPr>
                    <w:noProof/>
                    <w:webHidden/>
                  </w:rPr>
                </w:rPrChange>
              </w:rPr>
              <w:fldChar w:fldCharType="begin"/>
            </w:r>
            <w:r w:rsidR="0061737B" w:rsidRPr="00A40625">
              <w:rPr>
                <w:rFonts w:ascii="Times New Roman" w:eastAsia="宋体" w:hAnsi="Times New Roman"/>
                <w:noProof/>
                <w:webHidden/>
                <w:color w:val="000000" w:themeColor="text1"/>
                <w:sz w:val="24"/>
                <w:rPrChange w:id="168" w:author="Windows 用户" w:date="2018-06-12T20:23:00Z">
                  <w:rPr>
                    <w:noProof/>
                    <w:webHidden/>
                  </w:rPr>
                </w:rPrChange>
              </w:rPr>
              <w:instrText xml:space="preserve"> PAGEREF _Toc516593041 \h </w:instrText>
            </w:r>
          </w:ins>
          <w:r w:rsidR="0061737B" w:rsidRPr="00A40625">
            <w:rPr>
              <w:rFonts w:ascii="Times New Roman" w:eastAsia="宋体" w:hAnsi="Times New Roman"/>
              <w:noProof/>
              <w:webHidden/>
              <w:color w:val="000000" w:themeColor="text1"/>
              <w:sz w:val="24"/>
              <w:rPrChange w:id="169" w:author="Windows 用户" w:date="2018-06-12T20:23:00Z">
                <w:rPr>
                  <w:rFonts w:ascii="Times New Roman" w:eastAsia="宋体" w:hAnsi="Times New Roman"/>
                  <w:noProof/>
                  <w:webHidden/>
                  <w:color w:val="000000" w:themeColor="text1"/>
                  <w:sz w:val="24"/>
                </w:rPr>
              </w:rPrChange>
            </w:rPr>
          </w:r>
          <w:r w:rsidR="0061737B" w:rsidRPr="00A40625">
            <w:rPr>
              <w:rFonts w:ascii="Times New Roman" w:eastAsia="宋体" w:hAnsi="Times New Roman"/>
              <w:noProof/>
              <w:webHidden/>
              <w:color w:val="000000" w:themeColor="text1"/>
              <w:sz w:val="24"/>
              <w:rPrChange w:id="170" w:author="Windows 用户" w:date="2018-06-12T20:23:00Z">
                <w:rPr>
                  <w:noProof/>
                  <w:webHidden/>
                </w:rPr>
              </w:rPrChange>
            </w:rPr>
            <w:fldChar w:fldCharType="separate"/>
          </w:r>
          <w:ins w:id="171" w:author="Windows 用户" w:date="2018-06-12T20:29:00Z">
            <w:r w:rsidR="004B1FC0">
              <w:rPr>
                <w:rFonts w:ascii="Times New Roman" w:eastAsia="宋体" w:hAnsi="Times New Roman"/>
                <w:noProof/>
                <w:webHidden/>
                <w:color w:val="000000" w:themeColor="text1"/>
                <w:sz w:val="24"/>
              </w:rPr>
              <w:t>1</w:t>
            </w:r>
          </w:ins>
          <w:ins w:id="172" w:author="yiyanggui" w:date="2018-06-12T18:55:00Z">
            <w:del w:id="173" w:author="Windows 用户" w:date="2018-06-12T20:11:00Z">
              <w:r w:rsidR="0061737B" w:rsidRPr="00A40625" w:rsidDel="00ED61C2">
                <w:rPr>
                  <w:rFonts w:ascii="Times New Roman" w:eastAsia="宋体" w:hAnsi="Times New Roman"/>
                  <w:noProof/>
                  <w:webHidden/>
                  <w:color w:val="000000" w:themeColor="text1"/>
                  <w:sz w:val="24"/>
                  <w:rPrChange w:id="174" w:author="Windows 用户" w:date="2018-06-12T20:23:00Z">
                    <w:rPr>
                      <w:noProof/>
                      <w:webHidden/>
                    </w:rPr>
                  </w:rPrChange>
                </w:rPr>
                <w:delText>- 3 -</w:delText>
              </w:r>
            </w:del>
            <w:r w:rsidR="0061737B" w:rsidRPr="00A40625">
              <w:rPr>
                <w:rFonts w:ascii="Times New Roman" w:eastAsia="宋体" w:hAnsi="Times New Roman"/>
                <w:noProof/>
                <w:webHidden/>
                <w:color w:val="000000" w:themeColor="text1"/>
                <w:sz w:val="24"/>
                <w:rPrChange w:id="175" w:author="Windows 用户" w:date="2018-06-12T20:23:00Z">
                  <w:rPr>
                    <w:noProof/>
                    <w:webHidden/>
                  </w:rPr>
                </w:rPrChange>
              </w:rPr>
              <w:fldChar w:fldCharType="end"/>
            </w:r>
            <w:r w:rsidR="0061737B" w:rsidRPr="00A40625">
              <w:rPr>
                <w:rStyle w:val="a8"/>
                <w:rFonts w:ascii="Times New Roman" w:eastAsia="宋体" w:hAnsi="Times New Roman"/>
                <w:noProof/>
                <w:color w:val="000000" w:themeColor="text1"/>
                <w:sz w:val="24"/>
                <w:rPrChange w:id="176"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177" w:author="yiyanggui" w:date="2018-06-12T18:55:00Z"/>
              <w:rFonts w:ascii="Times New Roman" w:eastAsia="宋体" w:hAnsi="Times New Roman"/>
              <w:noProof/>
              <w:color w:val="000000" w:themeColor="text1"/>
              <w:sz w:val="24"/>
              <w:rPrChange w:id="178" w:author="Windows 用户" w:date="2018-06-12T20:23:00Z">
                <w:rPr>
                  <w:ins w:id="179" w:author="yiyanggui" w:date="2018-06-12T18:55:00Z"/>
                  <w:noProof/>
                </w:rPr>
              </w:rPrChange>
            </w:rPr>
            <w:pPrChange w:id="180" w:author="Windows 用户" w:date="2018-06-12T20:22:00Z">
              <w:pPr>
                <w:pStyle w:val="20"/>
                <w:tabs>
                  <w:tab w:val="right" w:leader="dot" w:pos="9175"/>
                </w:tabs>
              </w:pPr>
            </w:pPrChange>
          </w:pPr>
          <w:ins w:id="181" w:author="yiyanggui" w:date="2018-06-12T18:55:00Z">
            <w:r w:rsidRPr="00A40625">
              <w:rPr>
                <w:rStyle w:val="a8"/>
                <w:rFonts w:ascii="Times New Roman" w:eastAsia="宋体" w:hAnsi="Times New Roman"/>
                <w:noProof/>
                <w:color w:val="000000" w:themeColor="text1"/>
                <w:sz w:val="24"/>
                <w:rPrChange w:id="182"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83"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84" w:author="Windows 用户" w:date="2018-06-12T20:23:00Z">
                  <w:rPr>
                    <w:noProof/>
                  </w:rPr>
                </w:rPrChange>
              </w:rPr>
              <w:instrText>HYPERLINK \l "_Toc516593042"</w:instrText>
            </w:r>
            <w:r w:rsidRPr="00A40625">
              <w:rPr>
                <w:rStyle w:val="a8"/>
                <w:rFonts w:ascii="Times New Roman" w:eastAsia="宋体" w:hAnsi="Times New Roman"/>
                <w:noProof/>
                <w:color w:val="000000" w:themeColor="text1"/>
                <w:sz w:val="24"/>
                <w:rPrChange w:id="185"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86"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187" w:author="Windows 用户" w:date="2018-06-12T20:23:00Z">
                  <w:rPr>
                    <w:rStyle w:val="a8"/>
                    <w:rFonts w:ascii="Times New Roman" w:eastAsia="宋体" w:hAnsi="Times New Roman" w:cs="Times New Roman"/>
                    <w:noProof/>
                  </w:rPr>
                </w:rPrChange>
              </w:rPr>
              <w:t xml:space="preserve">1.1 </w:t>
            </w:r>
            <w:r w:rsidRPr="00A40625">
              <w:rPr>
                <w:rStyle w:val="a8"/>
                <w:rFonts w:ascii="Times New Roman" w:eastAsia="宋体" w:hAnsi="Times New Roman" w:cs="Times New Roman" w:hint="eastAsia"/>
                <w:noProof/>
                <w:color w:val="000000" w:themeColor="text1"/>
                <w:sz w:val="24"/>
                <w:rPrChange w:id="188" w:author="Windows 用户" w:date="2018-06-12T20:23:00Z">
                  <w:rPr>
                    <w:rStyle w:val="a8"/>
                    <w:rFonts w:ascii="Times New Roman" w:eastAsia="宋体" w:hAnsi="Times New Roman" w:cs="Times New Roman" w:hint="eastAsia"/>
                    <w:noProof/>
                  </w:rPr>
                </w:rPrChange>
              </w:rPr>
              <w:t>研究背景及意义</w:t>
            </w:r>
            <w:r w:rsidRPr="00A40625">
              <w:rPr>
                <w:rFonts w:ascii="Times New Roman" w:eastAsia="宋体" w:hAnsi="Times New Roman"/>
                <w:noProof/>
                <w:webHidden/>
                <w:color w:val="000000" w:themeColor="text1"/>
                <w:sz w:val="24"/>
                <w:rPrChange w:id="189" w:author="Windows 用户" w:date="2018-06-12T20:23:00Z">
                  <w:rPr>
                    <w:noProof/>
                    <w:webHidden/>
                  </w:rPr>
                </w:rPrChange>
              </w:rPr>
              <w:tab/>
            </w:r>
            <w:r w:rsidRPr="00A40625">
              <w:rPr>
                <w:rFonts w:ascii="Times New Roman" w:eastAsia="宋体" w:hAnsi="Times New Roman"/>
                <w:noProof/>
                <w:webHidden/>
                <w:color w:val="000000" w:themeColor="text1"/>
                <w:sz w:val="24"/>
                <w:rPrChange w:id="190"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91" w:author="Windows 用户" w:date="2018-06-12T20:23:00Z">
                  <w:rPr>
                    <w:noProof/>
                    <w:webHidden/>
                  </w:rPr>
                </w:rPrChange>
              </w:rPr>
              <w:instrText xml:space="preserve"> PAGEREF _Toc516593042 \h </w:instrText>
            </w:r>
          </w:ins>
          <w:r w:rsidRPr="00A40625">
            <w:rPr>
              <w:rFonts w:ascii="Times New Roman" w:eastAsia="宋体" w:hAnsi="Times New Roman"/>
              <w:noProof/>
              <w:webHidden/>
              <w:color w:val="000000" w:themeColor="text1"/>
              <w:sz w:val="24"/>
              <w:rPrChange w:id="192"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93" w:author="Windows 用户" w:date="2018-06-12T20:23:00Z">
                <w:rPr>
                  <w:noProof/>
                  <w:webHidden/>
                </w:rPr>
              </w:rPrChange>
            </w:rPr>
            <w:fldChar w:fldCharType="separate"/>
          </w:r>
          <w:ins w:id="194" w:author="Windows 用户" w:date="2018-06-12T20:29:00Z">
            <w:r w:rsidR="004B1FC0">
              <w:rPr>
                <w:rFonts w:ascii="Times New Roman" w:eastAsia="宋体" w:hAnsi="Times New Roman"/>
                <w:noProof/>
                <w:webHidden/>
                <w:color w:val="000000" w:themeColor="text1"/>
                <w:sz w:val="24"/>
              </w:rPr>
              <w:t>1</w:t>
            </w:r>
          </w:ins>
          <w:ins w:id="195" w:author="yiyanggui" w:date="2018-06-12T18:55:00Z">
            <w:del w:id="196" w:author="Windows 用户" w:date="2018-06-12T20:11:00Z">
              <w:r w:rsidRPr="00A40625" w:rsidDel="00ED61C2">
                <w:rPr>
                  <w:rFonts w:ascii="Times New Roman" w:eastAsia="宋体" w:hAnsi="Times New Roman"/>
                  <w:noProof/>
                  <w:webHidden/>
                  <w:color w:val="000000" w:themeColor="text1"/>
                  <w:sz w:val="24"/>
                  <w:rPrChange w:id="197" w:author="Windows 用户" w:date="2018-06-12T20:23:00Z">
                    <w:rPr>
                      <w:noProof/>
                      <w:webHidden/>
                    </w:rPr>
                  </w:rPrChange>
                </w:rPr>
                <w:delText>- 3 -</w:delText>
              </w:r>
            </w:del>
            <w:r w:rsidRPr="00A40625">
              <w:rPr>
                <w:rFonts w:ascii="Times New Roman" w:eastAsia="宋体" w:hAnsi="Times New Roman"/>
                <w:noProof/>
                <w:webHidden/>
                <w:color w:val="000000" w:themeColor="text1"/>
                <w:sz w:val="24"/>
                <w:rPrChange w:id="198"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99"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200" w:author="yiyanggui" w:date="2018-06-12T18:55:00Z"/>
              <w:rFonts w:ascii="Times New Roman" w:eastAsia="宋体" w:hAnsi="Times New Roman"/>
              <w:noProof/>
              <w:color w:val="000000" w:themeColor="text1"/>
              <w:sz w:val="24"/>
              <w:rPrChange w:id="201" w:author="Windows 用户" w:date="2018-06-12T20:23:00Z">
                <w:rPr>
                  <w:ins w:id="202" w:author="yiyanggui" w:date="2018-06-12T18:55:00Z"/>
                  <w:noProof/>
                </w:rPr>
              </w:rPrChange>
            </w:rPr>
            <w:pPrChange w:id="203" w:author="Windows 用户" w:date="2018-06-12T20:22:00Z">
              <w:pPr>
                <w:pStyle w:val="20"/>
                <w:tabs>
                  <w:tab w:val="right" w:leader="dot" w:pos="9175"/>
                </w:tabs>
              </w:pPr>
            </w:pPrChange>
          </w:pPr>
          <w:ins w:id="204" w:author="yiyanggui" w:date="2018-06-12T18:55:00Z">
            <w:r w:rsidRPr="00A40625">
              <w:rPr>
                <w:rStyle w:val="a8"/>
                <w:rFonts w:ascii="Times New Roman" w:eastAsia="宋体" w:hAnsi="Times New Roman"/>
                <w:noProof/>
                <w:color w:val="000000" w:themeColor="text1"/>
                <w:sz w:val="24"/>
                <w:rPrChange w:id="205"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206"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207" w:author="Windows 用户" w:date="2018-06-12T20:23:00Z">
                  <w:rPr>
                    <w:noProof/>
                  </w:rPr>
                </w:rPrChange>
              </w:rPr>
              <w:instrText>HYPERLINK \l "_Toc516593043"</w:instrText>
            </w:r>
            <w:r w:rsidRPr="00A40625">
              <w:rPr>
                <w:rStyle w:val="a8"/>
                <w:rFonts w:ascii="Times New Roman" w:eastAsia="宋体" w:hAnsi="Times New Roman"/>
                <w:noProof/>
                <w:color w:val="000000" w:themeColor="text1"/>
                <w:sz w:val="24"/>
                <w:rPrChange w:id="208"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209"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210" w:author="Windows 用户" w:date="2018-06-12T20:23:00Z">
                  <w:rPr>
                    <w:rStyle w:val="a8"/>
                    <w:rFonts w:ascii="Times New Roman" w:eastAsia="宋体" w:hAnsi="Times New Roman" w:cs="Times New Roman"/>
                    <w:noProof/>
                  </w:rPr>
                </w:rPrChange>
              </w:rPr>
              <w:t xml:space="preserve">1.2 </w:t>
            </w:r>
            <w:r w:rsidRPr="00A40625">
              <w:rPr>
                <w:rStyle w:val="a8"/>
                <w:rFonts w:ascii="Times New Roman" w:eastAsia="宋体" w:hAnsi="Times New Roman" w:cs="Times New Roman" w:hint="eastAsia"/>
                <w:noProof/>
                <w:color w:val="000000" w:themeColor="text1"/>
                <w:sz w:val="24"/>
                <w:rPrChange w:id="211" w:author="Windows 用户" w:date="2018-06-12T20:23:00Z">
                  <w:rPr>
                    <w:rStyle w:val="a8"/>
                    <w:rFonts w:ascii="Times New Roman" w:eastAsia="宋体" w:hAnsi="Times New Roman" w:cs="Times New Roman" w:hint="eastAsia"/>
                    <w:noProof/>
                  </w:rPr>
                </w:rPrChange>
              </w:rPr>
              <w:t>国内外研究现状及进展</w:t>
            </w:r>
            <w:r w:rsidRPr="00A40625">
              <w:rPr>
                <w:rFonts w:ascii="Times New Roman" w:eastAsia="宋体" w:hAnsi="Times New Roman"/>
                <w:noProof/>
                <w:webHidden/>
                <w:color w:val="000000" w:themeColor="text1"/>
                <w:sz w:val="24"/>
                <w:rPrChange w:id="212" w:author="Windows 用户" w:date="2018-06-12T20:23:00Z">
                  <w:rPr>
                    <w:noProof/>
                    <w:webHidden/>
                  </w:rPr>
                </w:rPrChange>
              </w:rPr>
              <w:tab/>
            </w:r>
            <w:r w:rsidRPr="00A40625">
              <w:rPr>
                <w:rFonts w:ascii="Times New Roman" w:eastAsia="宋体" w:hAnsi="Times New Roman"/>
                <w:noProof/>
                <w:webHidden/>
                <w:color w:val="000000" w:themeColor="text1"/>
                <w:sz w:val="24"/>
                <w:rPrChange w:id="213"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214" w:author="Windows 用户" w:date="2018-06-12T20:23:00Z">
                  <w:rPr>
                    <w:noProof/>
                    <w:webHidden/>
                  </w:rPr>
                </w:rPrChange>
              </w:rPr>
              <w:instrText xml:space="preserve"> PAGEREF _Toc516593043 \h </w:instrText>
            </w:r>
          </w:ins>
          <w:r w:rsidRPr="00A40625">
            <w:rPr>
              <w:rFonts w:ascii="Times New Roman" w:eastAsia="宋体" w:hAnsi="Times New Roman"/>
              <w:noProof/>
              <w:webHidden/>
              <w:color w:val="000000" w:themeColor="text1"/>
              <w:sz w:val="24"/>
              <w:rPrChange w:id="215"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216" w:author="Windows 用户" w:date="2018-06-12T20:23:00Z">
                <w:rPr>
                  <w:noProof/>
                  <w:webHidden/>
                </w:rPr>
              </w:rPrChange>
            </w:rPr>
            <w:fldChar w:fldCharType="separate"/>
          </w:r>
          <w:ins w:id="217" w:author="Windows 用户" w:date="2018-06-12T20:29:00Z">
            <w:r w:rsidR="004B1FC0">
              <w:rPr>
                <w:rFonts w:ascii="Times New Roman" w:eastAsia="宋体" w:hAnsi="Times New Roman"/>
                <w:noProof/>
                <w:webHidden/>
                <w:color w:val="000000" w:themeColor="text1"/>
                <w:sz w:val="24"/>
              </w:rPr>
              <w:t>2</w:t>
            </w:r>
          </w:ins>
          <w:ins w:id="218" w:author="yiyanggui" w:date="2018-06-12T18:55:00Z">
            <w:del w:id="219" w:author="Windows 用户" w:date="2018-06-12T20:11:00Z">
              <w:r w:rsidRPr="00A40625" w:rsidDel="00ED61C2">
                <w:rPr>
                  <w:rFonts w:ascii="Times New Roman" w:eastAsia="宋体" w:hAnsi="Times New Roman"/>
                  <w:noProof/>
                  <w:webHidden/>
                  <w:color w:val="000000" w:themeColor="text1"/>
                  <w:sz w:val="24"/>
                  <w:rPrChange w:id="220" w:author="Windows 用户" w:date="2018-06-12T20:23:00Z">
                    <w:rPr>
                      <w:noProof/>
                      <w:webHidden/>
                    </w:rPr>
                  </w:rPrChange>
                </w:rPr>
                <w:delText>2</w:delText>
              </w:r>
            </w:del>
            <w:r w:rsidRPr="00A40625">
              <w:rPr>
                <w:rFonts w:ascii="Times New Roman" w:eastAsia="宋体" w:hAnsi="Times New Roman"/>
                <w:noProof/>
                <w:webHidden/>
                <w:color w:val="000000" w:themeColor="text1"/>
                <w:sz w:val="24"/>
                <w:rPrChange w:id="221"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222"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223" w:author="yiyanggui" w:date="2018-06-12T18:55:00Z"/>
              <w:rFonts w:ascii="Times New Roman" w:eastAsia="宋体" w:hAnsi="Times New Roman"/>
              <w:noProof/>
              <w:color w:val="000000" w:themeColor="text1"/>
              <w:sz w:val="24"/>
              <w:rPrChange w:id="224" w:author="Windows 用户" w:date="2018-06-12T20:23:00Z">
                <w:rPr>
                  <w:ins w:id="225" w:author="yiyanggui" w:date="2018-06-12T18:55:00Z"/>
                  <w:noProof/>
                </w:rPr>
              </w:rPrChange>
            </w:rPr>
            <w:pPrChange w:id="226" w:author="Windows 用户" w:date="2018-06-12T20:22:00Z">
              <w:pPr>
                <w:pStyle w:val="20"/>
                <w:tabs>
                  <w:tab w:val="right" w:leader="dot" w:pos="9175"/>
                </w:tabs>
              </w:pPr>
            </w:pPrChange>
          </w:pPr>
          <w:ins w:id="227" w:author="yiyanggui" w:date="2018-06-12T18:55:00Z">
            <w:r w:rsidRPr="00A40625">
              <w:rPr>
                <w:rStyle w:val="a8"/>
                <w:rFonts w:ascii="Times New Roman" w:eastAsia="宋体" w:hAnsi="Times New Roman"/>
                <w:noProof/>
                <w:color w:val="000000" w:themeColor="text1"/>
                <w:sz w:val="24"/>
                <w:rPrChange w:id="228"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229"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230" w:author="Windows 用户" w:date="2018-06-12T20:23:00Z">
                  <w:rPr>
                    <w:noProof/>
                  </w:rPr>
                </w:rPrChange>
              </w:rPr>
              <w:instrText>HYPERLINK \l "_Toc516593044"</w:instrText>
            </w:r>
            <w:r w:rsidRPr="00A40625">
              <w:rPr>
                <w:rStyle w:val="a8"/>
                <w:rFonts w:ascii="Times New Roman" w:eastAsia="宋体" w:hAnsi="Times New Roman"/>
                <w:noProof/>
                <w:color w:val="000000" w:themeColor="text1"/>
                <w:sz w:val="24"/>
                <w:rPrChange w:id="231"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232"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233" w:author="Windows 用户" w:date="2018-06-12T20:23:00Z">
                  <w:rPr>
                    <w:rStyle w:val="a8"/>
                    <w:rFonts w:ascii="Times New Roman" w:eastAsia="宋体" w:hAnsi="Times New Roman" w:cs="Times New Roman"/>
                    <w:noProof/>
                  </w:rPr>
                </w:rPrChange>
              </w:rPr>
              <w:t xml:space="preserve">1.3 </w:t>
            </w:r>
            <w:r w:rsidRPr="00A40625">
              <w:rPr>
                <w:rStyle w:val="a8"/>
                <w:rFonts w:ascii="Times New Roman" w:eastAsia="宋体" w:hAnsi="Times New Roman" w:cs="Times New Roman" w:hint="eastAsia"/>
                <w:noProof/>
                <w:color w:val="000000" w:themeColor="text1"/>
                <w:sz w:val="24"/>
                <w:rPrChange w:id="234" w:author="Windows 用户" w:date="2018-06-12T20:23:00Z">
                  <w:rPr>
                    <w:rStyle w:val="a8"/>
                    <w:rFonts w:ascii="Times New Roman" w:eastAsia="宋体" w:hAnsi="Times New Roman" w:cs="Times New Roman" w:hint="eastAsia"/>
                    <w:noProof/>
                  </w:rPr>
                </w:rPrChange>
              </w:rPr>
              <w:t>论文结构</w:t>
            </w:r>
            <w:r w:rsidRPr="00A40625">
              <w:rPr>
                <w:rFonts w:ascii="Times New Roman" w:eastAsia="宋体" w:hAnsi="Times New Roman"/>
                <w:noProof/>
                <w:webHidden/>
                <w:color w:val="000000" w:themeColor="text1"/>
                <w:sz w:val="24"/>
                <w:rPrChange w:id="235" w:author="Windows 用户" w:date="2018-06-12T20:23:00Z">
                  <w:rPr>
                    <w:noProof/>
                    <w:webHidden/>
                  </w:rPr>
                </w:rPrChange>
              </w:rPr>
              <w:tab/>
            </w:r>
            <w:r w:rsidRPr="00A40625">
              <w:rPr>
                <w:rFonts w:ascii="Times New Roman" w:eastAsia="宋体" w:hAnsi="Times New Roman"/>
                <w:noProof/>
                <w:webHidden/>
                <w:color w:val="000000" w:themeColor="text1"/>
                <w:sz w:val="24"/>
                <w:rPrChange w:id="236"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237" w:author="Windows 用户" w:date="2018-06-12T20:23:00Z">
                  <w:rPr>
                    <w:noProof/>
                    <w:webHidden/>
                  </w:rPr>
                </w:rPrChange>
              </w:rPr>
              <w:instrText xml:space="preserve"> PAGEREF _Toc516593044 \h </w:instrText>
            </w:r>
          </w:ins>
          <w:r w:rsidRPr="00A40625">
            <w:rPr>
              <w:rFonts w:ascii="Times New Roman" w:eastAsia="宋体" w:hAnsi="Times New Roman"/>
              <w:noProof/>
              <w:webHidden/>
              <w:color w:val="000000" w:themeColor="text1"/>
              <w:sz w:val="24"/>
              <w:rPrChange w:id="238"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239" w:author="Windows 用户" w:date="2018-06-12T20:23:00Z">
                <w:rPr>
                  <w:noProof/>
                  <w:webHidden/>
                </w:rPr>
              </w:rPrChange>
            </w:rPr>
            <w:fldChar w:fldCharType="separate"/>
          </w:r>
          <w:ins w:id="240" w:author="Windows 用户" w:date="2018-06-12T20:29:00Z">
            <w:r w:rsidR="004B1FC0">
              <w:rPr>
                <w:rFonts w:ascii="Times New Roman" w:eastAsia="宋体" w:hAnsi="Times New Roman"/>
                <w:noProof/>
                <w:webHidden/>
                <w:color w:val="000000" w:themeColor="text1"/>
                <w:sz w:val="24"/>
              </w:rPr>
              <w:t>3</w:t>
            </w:r>
          </w:ins>
          <w:ins w:id="241" w:author="yiyanggui" w:date="2018-06-12T18:55:00Z">
            <w:del w:id="242" w:author="Windows 用户" w:date="2018-06-12T20:11:00Z">
              <w:r w:rsidRPr="00A40625" w:rsidDel="00ED61C2">
                <w:rPr>
                  <w:rFonts w:ascii="Times New Roman" w:eastAsia="宋体" w:hAnsi="Times New Roman"/>
                  <w:noProof/>
                  <w:webHidden/>
                  <w:color w:val="000000" w:themeColor="text1"/>
                  <w:sz w:val="24"/>
                  <w:rPrChange w:id="243" w:author="Windows 用户" w:date="2018-06-12T20:23:00Z">
                    <w:rPr>
                      <w:noProof/>
                      <w:webHidden/>
                    </w:rPr>
                  </w:rPrChange>
                </w:rPr>
                <w:delText>3</w:delText>
              </w:r>
            </w:del>
            <w:r w:rsidRPr="00A40625">
              <w:rPr>
                <w:rFonts w:ascii="Times New Roman" w:eastAsia="宋体" w:hAnsi="Times New Roman"/>
                <w:noProof/>
                <w:webHidden/>
                <w:color w:val="000000" w:themeColor="text1"/>
                <w:sz w:val="24"/>
                <w:rPrChange w:id="244"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245"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246" w:author="yiyanggui" w:date="2018-06-12T18:55:00Z"/>
              <w:rFonts w:ascii="Times New Roman" w:eastAsia="宋体" w:hAnsi="Times New Roman"/>
              <w:noProof/>
              <w:color w:val="000000" w:themeColor="text1"/>
              <w:sz w:val="24"/>
              <w:rPrChange w:id="247" w:author="Windows 用户" w:date="2018-06-12T20:23:00Z">
                <w:rPr>
                  <w:ins w:id="248" w:author="yiyanggui" w:date="2018-06-12T18:55:00Z"/>
                  <w:noProof/>
                </w:rPr>
              </w:rPrChange>
            </w:rPr>
            <w:pPrChange w:id="249" w:author="Windows 用户" w:date="2018-06-12T20:22:00Z">
              <w:pPr>
                <w:pStyle w:val="10"/>
                <w:tabs>
                  <w:tab w:val="right" w:leader="dot" w:pos="9175"/>
                </w:tabs>
              </w:pPr>
            </w:pPrChange>
          </w:pPr>
          <w:ins w:id="250" w:author="yiyanggui" w:date="2018-06-12T18:55:00Z">
            <w:r w:rsidRPr="00A40625">
              <w:rPr>
                <w:rStyle w:val="a8"/>
                <w:rFonts w:ascii="Times New Roman" w:eastAsia="宋体" w:hAnsi="Times New Roman"/>
                <w:noProof/>
                <w:color w:val="000000" w:themeColor="text1"/>
                <w:sz w:val="24"/>
                <w:rPrChange w:id="251"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252"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253" w:author="Windows 用户" w:date="2018-06-12T20:23:00Z">
                  <w:rPr>
                    <w:noProof/>
                  </w:rPr>
                </w:rPrChange>
              </w:rPr>
              <w:instrText>HYPERLINK \l "_Toc516593045"</w:instrText>
            </w:r>
            <w:r w:rsidRPr="00A40625">
              <w:rPr>
                <w:rStyle w:val="a8"/>
                <w:rFonts w:ascii="Times New Roman" w:eastAsia="宋体" w:hAnsi="Times New Roman"/>
                <w:noProof/>
                <w:color w:val="000000" w:themeColor="text1"/>
                <w:sz w:val="24"/>
                <w:rPrChange w:id="254"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255"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256" w:author="Windows 用户" w:date="2018-06-12T20:24:00Z">
                  <w:rPr>
                    <w:rStyle w:val="a8"/>
                    <w:rFonts w:ascii="Times New Roman" w:eastAsia="黑体" w:hAnsi="Times New Roman" w:cs="Times New Roman"/>
                    <w:noProof/>
                  </w:rPr>
                </w:rPrChange>
              </w:rPr>
              <w:t>2 Android</w:t>
            </w:r>
            <w:r w:rsidRPr="00A40625">
              <w:rPr>
                <w:rStyle w:val="a8"/>
                <w:rFonts w:ascii="Times New Roman" w:eastAsia="宋体" w:hAnsi="Times New Roman" w:cs="Times New Roman" w:hint="eastAsia"/>
                <w:b/>
                <w:noProof/>
                <w:color w:val="000000" w:themeColor="text1"/>
                <w:sz w:val="24"/>
                <w:rPrChange w:id="257" w:author="Windows 用户" w:date="2018-06-12T20:24:00Z">
                  <w:rPr>
                    <w:rStyle w:val="a8"/>
                    <w:rFonts w:ascii="Times New Roman" w:eastAsia="黑体" w:hAnsi="Times New Roman" w:cs="Times New Roman" w:hint="eastAsia"/>
                    <w:noProof/>
                  </w:rPr>
                </w:rPrChange>
              </w:rPr>
              <w:t>组件配置及安全机制</w:t>
            </w:r>
            <w:r w:rsidRPr="00A40625">
              <w:rPr>
                <w:rFonts w:ascii="Times New Roman" w:eastAsia="宋体" w:hAnsi="Times New Roman"/>
                <w:noProof/>
                <w:webHidden/>
                <w:color w:val="000000" w:themeColor="text1"/>
                <w:sz w:val="24"/>
                <w:rPrChange w:id="258" w:author="Windows 用户" w:date="2018-06-12T20:23:00Z">
                  <w:rPr>
                    <w:noProof/>
                    <w:webHidden/>
                  </w:rPr>
                </w:rPrChange>
              </w:rPr>
              <w:tab/>
            </w:r>
            <w:r w:rsidRPr="00A40625">
              <w:rPr>
                <w:rFonts w:ascii="Times New Roman" w:eastAsia="宋体" w:hAnsi="Times New Roman"/>
                <w:noProof/>
                <w:webHidden/>
                <w:color w:val="000000" w:themeColor="text1"/>
                <w:sz w:val="24"/>
                <w:rPrChange w:id="259"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260" w:author="Windows 用户" w:date="2018-06-12T20:23:00Z">
                  <w:rPr>
                    <w:noProof/>
                    <w:webHidden/>
                  </w:rPr>
                </w:rPrChange>
              </w:rPr>
              <w:instrText xml:space="preserve"> PAGEREF _Toc516593045 \h </w:instrText>
            </w:r>
          </w:ins>
          <w:r w:rsidRPr="00A40625">
            <w:rPr>
              <w:rFonts w:ascii="Times New Roman" w:eastAsia="宋体" w:hAnsi="Times New Roman"/>
              <w:noProof/>
              <w:webHidden/>
              <w:color w:val="000000" w:themeColor="text1"/>
              <w:sz w:val="24"/>
              <w:rPrChange w:id="261"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262" w:author="Windows 用户" w:date="2018-06-12T20:23:00Z">
                <w:rPr>
                  <w:noProof/>
                  <w:webHidden/>
                </w:rPr>
              </w:rPrChange>
            </w:rPr>
            <w:fldChar w:fldCharType="separate"/>
          </w:r>
          <w:ins w:id="263" w:author="Windows 用户" w:date="2018-06-12T20:29:00Z">
            <w:r w:rsidR="004B1FC0">
              <w:rPr>
                <w:rFonts w:ascii="Times New Roman" w:eastAsia="宋体" w:hAnsi="Times New Roman"/>
                <w:noProof/>
                <w:webHidden/>
                <w:color w:val="000000" w:themeColor="text1"/>
                <w:sz w:val="24"/>
              </w:rPr>
              <w:t>4</w:t>
            </w:r>
          </w:ins>
          <w:ins w:id="264" w:author="yiyanggui" w:date="2018-06-12T18:55:00Z">
            <w:del w:id="265" w:author="Windows 用户" w:date="2018-06-12T20:11:00Z">
              <w:r w:rsidRPr="00A40625" w:rsidDel="00ED61C2">
                <w:rPr>
                  <w:rFonts w:ascii="Times New Roman" w:eastAsia="宋体" w:hAnsi="Times New Roman"/>
                  <w:noProof/>
                  <w:webHidden/>
                  <w:color w:val="000000" w:themeColor="text1"/>
                  <w:sz w:val="24"/>
                  <w:rPrChange w:id="266" w:author="Windows 用户" w:date="2018-06-12T20:23:00Z">
                    <w:rPr>
                      <w:noProof/>
                      <w:webHidden/>
                    </w:rPr>
                  </w:rPrChange>
                </w:rPr>
                <w:delText>4</w:delText>
              </w:r>
            </w:del>
            <w:r w:rsidRPr="00A40625">
              <w:rPr>
                <w:rFonts w:ascii="Times New Roman" w:eastAsia="宋体" w:hAnsi="Times New Roman"/>
                <w:noProof/>
                <w:webHidden/>
                <w:color w:val="000000" w:themeColor="text1"/>
                <w:sz w:val="24"/>
                <w:rPrChange w:id="267"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268"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269" w:author="yiyanggui" w:date="2018-06-12T18:55:00Z"/>
              <w:rFonts w:ascii="Times New Roman" w:eastAsia="宋体" w:hAnsi="Times New Roman"/>
              <w:noProof/>
              <w:color w:val="000000" w:themeColor="text1"/>
              <w:sz w:val="24"/>
              <w:rPrChange w:id="270" w:author="Windows 用户" w:date="2018-06-12T20:23:00Z">
                <w:rPr>
                  <w:ins w:id="271" w:author="yiyanggui" w:date="2018-06-12T18:55:00Z"/>
                  <w:noProof/>
                </w:rPr>
              </w:rPrChange>
            </w:rPr>
            <w:pPrChange w:id="272" w:author="Windows 用户" w:date="2018-06-12T20:22:00Z">
              <w:pPr>
                <w:pStyle w:val="20"/>
                <w:tabs>
                  <w:tab w:val="right" w:leader="dot" w:pos="9175"/>
                </w:tabs>
              </w:pPr>
            </w:pPrChange>
          </w:pPr>
          <w:ins w:id="273" w:author="yiyanggui" w:date="2018-06-12T18:55:00Z">
            <w:r w:rsidRPr="00A40625">
              <w:rPr>
                <w:rStyle w:val="a8"/>
                <w:rFonts w:ascii="Times New Roman" w:eastAsia="宋体" w:hAnsi="Times New Roman"/>
                <w:noProof/>
                <w:color w:val="000000" w:themeColor="text1"/>
                <w:sz w:val="24"/>
                <w:rPrChange w:id="274"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275"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276" w:author="Windows 用户" w:date="2018-06-12T20:23:00Z">
                  <w:rPr>
                    <w:noProof/>
                  </w:rPr>
                </w:rPrChange>
              </w:rPr>
              <w:instrText>HYPERLINK \l "_Toc516593046"</w:instrText>
            </w:r>
            <w:r w:rsidRPr="00A40625">
              <w:rPr>
                <w:rStyle w:val="a8"/>
                <w:rFonts w:ascii="Times New Roman" w:eastAsia="宋体" w:hAnsi="Times New Roman"/>
                <w:noProof/>
                <w:color w:val="000000" w:themeColor="text1"/>
                <w:sz w:val="24"/>
                <w:rPrChange w:id="277"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278"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279" w:author="Windows 用户" w:date="2018-06-12T20:23:00Z">
                  <w:rPr>
                    <w:rStyle w:val="a8"/>
                    <w:rFonts w:ascii="Times New Roman" w:eastAsia="宋体" w:hAnsi="Times New Roman" w:cs="Times New Roman"/>
                    <w:noProof/>
                  </w:rPr>
                </w:rPrChange>
              </w:rPr>
              <w:t>2.1 Android</w:t>
            </w:r>
            <w:r w:rsidRPr="00A40625">
              <w:rPr>
                <w:rStyle w:val="a8"/>
                <w:rFonts w:ascii="Times New Roman" w:eastAsia="宋体" w:hAnsi="Times New Roman" w:cs="Times New Roman" w:hint="eastAsia"/>
                <w:noProof/>
                <w:color w:val="000000" w:themeColor="text1"/>
                <w:sz w:val="24"/>
                <w:rPrChange w:id="280" w:author="Windows 用户" w:date="2018-06-12T20:23:00Z">
                  <w:rPr>
                    <w:rStyle w:val="a8"/>
                    <w:rFonts w:ascii="Times New Roman" w:eastAsia="宋体" w:hAnsi="Times New Roman" w:cs="Times New Roman" w:hint="eastAsia"/>
                    <w:noProof/>
                  </w:rPr>
                </w:rPrChange>
              </w:rPr>
              <w:t>四大组件及配置</w:t>
            </w:r>
            <w:r w:rsidRPr="00A40625">
              <w:rPr>
                <w:rFonts w:ascii="Times New Roman" w:eastAsia="宋体" w:hAnsi="Times New Roman"/>
                <w:noProof/>
                <w:webHidden/>
                <w:color w:val="000000" w:themeColor="text1"/>
                <w:sz w:val="24"/>
                <w:rPrChange w:id="281" w:author="Windows 用户" w:date="2018-06-12T20:23:00Z">
                  <w:rPr>
                    <w:noProof/>
                    <w:webHidden/>
                  </w:rPr>
                </w:rPrChange>
              </w:rPr>
              <w:tab/>
            </w:r>
            <w:r w:rsidRPr="00A40625">
              <w:rPr>
                <w:rFonts w:ascii="Times New Roman" w:eastAsia="宋体" w:hAnsi="Times New Roman"/>
                <w:noProof/>
                <w:webHidden/>
                <w:color w:val="000000" w:themeColor="text1"/>
                <w:sz w:val="24"/>
                <w:rPrChange w:id="282"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283" w:author="Windows 用户" w:date="2018-06-12T20:23:00Z">
                  <w:rPr>
                    <w:noProof/>
                    <w:webHidden/>
                  </w:rPr>
                </w:rPrChange>
              </w:rPr>
              <w:instrText xml:space="preserve"> PAGEREF _Toc516593046 \h </w:instrText>
            </w:r>
          </w:ins>
          <w:r w:rsidRPr="00A40625">
            <w:rPr>
              <w:rFonts w:ascii="Times New Roman" w:eastAsia="宋体" w:hAnsi="Times New Roman"/>
              <w:noProof/>
              <w:webHidden/>
              <w:color w:val="000000" w:themeColor="text1"/>
              <w:sz w:val="24"/>
              <w:rPrChange w:id="284"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285" w:author="Windows 用户" w:date="2018-06-12T20:23:00Z">
                <w:rPr>
                  <w:noProof/>
                  <w:webHidden/>
                </w:rPr>
              </w:rPrChange>
            </w:rPr>
            <w:fldChar w:fldCharType="separate"/>
          </w:r>
          <w:ins w:id="286" w:author="Windows 用户" w:date="2018-06-12T20:29:00Z">
            <w:r w:rsidR="004B1FC0">
              <w:rPr>
                <w:rFonts w:ascii="Times New Roman" w:eastAsia="宋体" w:hAnsi="Times New Roman"/>
                <w:noProof/>
                <w:webHidden/>
                <w:color w:val="000000" w:themeColor="text1"/>
                <w:sz w:val="24"/>
              </w:rPr>
              <w:t>4</w:t>
            </w:r>
          </w:ins>
          <w:ins w:id="287" w:author="yiyanggui" w:date="2018-06-12T18:55:00Z">
            <w:del w:id="288" w:author="Windows 用户" w:date="2018-06-12T20:11:00Z">
              <w:r w:rsidRPr="00A40625" w:rsidDel="00ED61C2">
                <w:rPr>
                  <w:rFonts w:ascii="Times New Roman" w:eastAsia="宋体" w:hAnsi="Times New Roman"/>
                  <w:noProof/>
                  <w:webHidden/>
                  <w:color w:val="000000" w:themeColor="text1"/>
                  <w:sz w:val="24"/>
                  <w:rPrChange w:id="289" w:author="Windows 用户" w:date="2018-06-12T20:23:00Z">
                    <w:rPr>
                      <w:noProof/>
                      <w:webHidden/>
                    </w:rPr>
                  </w:rPrChange>
                </w:rPr>
                <w:delText>4</w:delText>
              </w:r>
            </w:del>
            <w:r w:rsidRPr="00A40625">
              <w:rPr>
                <w:rFonts w:ascii="Times New Roman" w:eastAsia="宋体" w:hAnsi="Times New Roman"/>
                <w:noProof/>
                <w:webHidden/>
                <w:color w:val="000000" w:themeColor="text1"/>
                <w:sz w:val="24"/>
                <w:rPrChange w:id="290"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291"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292" w:author="yiyanggui" w:date="2018-06-12T18:55:00Z"/>
              <w:rFonts w:ascii="Times New Roman" w:eastAsia="宋体" w:hAnsi="Times New Roman"/>
              <w:noProof/>
              <w:color w:val="000000" w:themeColor="text1"/>
              <w:sz w:val="24"/>
              <w:rPrChange w:id="293" w:author="Windows 用户" w:date="2018-06-12T20:23:00Z">
                <w:rPr>
                  <w:ins w:id="294" w:author="yiyanggui" w:date="2018-06-12T18:55:00Z"/>
                  <w:noProof/>
                </w:rPr>
              </w:rPrChange>
            </w:rPr>
            <w:pPrChange w:id="295" w:author="Windows 用户" w:date="2018-06-12T20:22:00Z">
              <w:pPr>
                <w:pStyle w:val="30"/>
                <w:tabs>
                  <w:tab w:val="right" w:leader="dot" w:pos="9175"/>
                </w:tabs>
              </w:pPr>
            </w:pPrChange>
          </w:pPr>
          <w:ins w:id="296" w:author="yiyanggui" w:date="2018-06-12T18:55:00Z">
            <w:r w:rsidRPr="00A40625">
              <w:rPr>
                <w:rStyle w:val="a8"/>
                <w:rFonts w:ascii="Times New Roman" w:eastAsia="宋体" w:hAnsi="Times New Roman"/>
                <w:noProof/>
                <w:color w:val="000000" w:themeColor="text1"/>
                <w:sz w:val="24"/>
                <w:rPrChange w:id="297"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298"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299" w:author="Windows 用户" w:date="2018-06-12T20:23:00Z">
                  <w:rPr>
                    <w:noProof/>
                  </w:rPr>
                </w:rPrChange>
              </w:rPr>
              <w:instrText>HYPERLINK \l "_Toc516593047"</w:instrText>
            </w:r>
            <w:r w:rsidRPr="00A40625">
              <w:rPr>
                <w:rStyle w:val="a8"/>
                <w:rFonts w:ascii="Times New Roman" w:eastAsia="宋体" w:hAnsi="Times New Roman"/>
                <w:noProof/>
                <w:color w:val="000000" w:themeColor="text1"/>
                <w:sz w:val="24"/>
                <w:rPrChange w:id="300"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301"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302" w:author="Windows 用户" w:date="2018-06-12T20:23:00Z">
                  <w:rPr>
                    <w:rStyle w:val="a8"/>
                    <w:rFonts w:ascii="Times New Roman" w:eastAsia="宋体" w:hAnsi="Times New Roman" w:cs="Times New Roman"/>
                    <w:noProof/>
                  </w:rPr>
                </w:rPrChange>
              </w:rPr>
              <w:t xml:space="preserve">2.1.1 </w:t>
            </w:r>
            <w:r w:rsidRPr="00A40625">
              <w:rPr>
                <w:rStyle w:val="a8"/>
                <w:rFonts w:ascii="Times New Roman" w:eastAsia="宋体" w:hAnsi="Times New Roman" w:cs="Times New Roman" w:hint="eastAsia"/>
                <w:noProof/>
                <w:color w:val="000000" w:themeColor="text1"/>
                <w:sz w:val="24"/>
                <w:rPrChange w:id="303" w:author="Windows 用户" w:date="2018-06-12T20:23:00Z">
                  <w:rPr>
                    <w:rStyle w:val="a8"/>
                    <w:rFonts w:ascii="Times New Roman" w:eastAsia="宋体" w:hAnsi="Times New Roman" w:cs="Times New Roman" w:hint="eastAsia"/>
                    <w:noProof/>
                  </w:rPr>
                </w:rPrChange>
              </w:rPr>
              <w:t>四大组件概述</w:t>
            </w:r>
            <w:r w:rsidRPr="00A40625">
              <w:rPr>
                <w:rFonts w:ascii="Times New Roman" w:eastAsia="宋体" w:hAnsi="Times New Roman"/>
                <w:noProof/>
                <w:webHidden/>
                <w:color w:val="000000" w:themeColor="text1"/>
                <w:sz w:val="24"/>
                <w:rPrChange w:id="304" w:author="Windows 用户" w:date="2018-06-12T20:23:00Z">
                  <w:rPr>
                    <w:noProof/>
                    <w:webHidden/>
                  </w:rPr>
                </w:rPrChange>
              </w:rPr>
              <w:tab/>
            </w:r>
            <w:r w:rsidRPr="00A40625">
              <w:rPr>
                <w:rFonts w:ascii="Times New Roman" w:eastAsia="宋体" w:hAnsi="Times New Roman"/>
                <w:noProof/>
                <w:webHidden/>
                <w:color w:val="000000" w:themeColor="text1"/>
                <w:sz w:val="24"/>
                <w:rPrChange w:id="305"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306" w:author="Windows 用户" w:date="2018-06-12T20:23:00Z">
                  <w:rPr>
                    <w:noProof/>
                    <w:webHidden/>
                  </w:rPr>
                </w:rPrChange>
              </w:rPr>
              <w:instrText xml:space="preserve"> PAGEREF _Toc516593047 \h </w:instrText>
            </w:r>
          </w:ins>
          <w:r w:rsidRPr="00A40625">
            <w:rPr>
              <w:rFonts w:ascii="Times New Roman" w:eastAsia="宋体" w:hAnsi="Times New Roman"/>
              <w:noProof/>
              <w:webHidden/>
              <w:color w:val="000000" w:themeColor="text1"/>
              <w:sz w:val="24"/>
              <w:rPrChange w:id="307"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308" w:author="Windows 用户" w:date="2018-06-12T20:23:00Z">
                <w:rPr>
                  <w:noProof/>
                  <w:webHidden/>
                </w:rPr>
              </w:rPrChange>
            </w:rPr>
            <w:fldChar w:fldCharType="separate"/>
          </w:r>
          <w:ins w:id="309" w:author="Windows 用户" w:date="2018-06-12T20:29:00Z">
            <w:r w:rsidR="004B1FC0">
              <w:rPr>
                <w:rFonts w:ascii="Times New Roman" w:eastAsia="宋体" w:hAnsi="Times New Roman"/>
                <w:noProof/>
                <w:webHidden/>
                <w:color w:val="000000" w:themeColor="text1"/>
                <w:sz w:val="24"/>
              </w:rPr>
              <w:t>4</w:t>
            </w:r>
          </w:ins>
          <w:ins w:id="310" w:author="yiyanggui" w:date="2018-06-12T18:55:00Z">
            <w:del w:id="311" w:author="Windows 用户" w:date="2018-06-12T20:11:00Z">
              <w:r w:rsidRPr="00A40625" w:rsidDel="00ED61C2">
                <w:rPr>
                  <w:rFonts w:ascii="Times New Roman" w:eastAsia="宋体" w:hAnsi="Times New Roman"/>
                  <w:noProof/>
                  <w:webHidden/>
                  <w:color w:val="000000" w:themeColor="text1"/>
                  <w:sz w:val="24"/>
                  <w:rPrChange w:id="312" w:author="Windows 用户" w:date="2018-06-12T20:23:00Z">
                    <w:rPr>
                      <w:noProof/>
                      <w:webHidden/>
                    </w:rPr>
                  </w:rPrChange>
                </w:rPr>
                <w:delText>4</w:delText>
              </w:r>
            </w:del>
            <w:r w:rsidRPr="00A40625">
              <w:rPr>
                <w:rFonts w:ascii="Times New Roman" w:eastAsia="宋体" w:hAnsi="Times New Roman"/>
                <w:noProof/>
                <w:webHidden/>
                <w:color w:val="000000" w:themeColor="text1"/>
                <w:sz w:val="24"/>
                <w:rPrChange w:id="313"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314"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315" w:author="yiyanggui" w:date="2018-06-12T18:55:00Z"/>
              <w:rFonts w:ascii="Times New Roman" w:eastAsia="宋体" w:hAnsi="Times New Roman"/>
              <w:noProof/>
              <w:color w:val="000000" w:themeColor="text1"/>
              <w:sz w:val="24"/>
              <w:rPrChange w:id="316" w:author="Windows 用户" w:date="2018-06-12T20:23:00Z">
                <w:rPr>
                  <w:ins w:id="317" w:author="yiyanggui" w:date="2018-06-12T18:55:00Z"/>
                  <w:noProof/>
                </w:rPr>
              </w:rPrChange>
            </w:rPr>
            <w:pPrChange w:id="318" w:author="Windows 用户" w:date="2018-06-12T20:22:00Z">
              <w:pPr>
                <w:pStyle w:val="30"/>
                <w:tabs>
                  <w:tab w:val="right" w:leader="dot" w:pos="9175"/>
                </w:tabs>
              </w:pPr>
            </w:pPrChange>
          </w:pPr>
          <w:ins w:id="319" w:author="yiyanggui" w:date="2018-06-12T18:55:00Z">
            <w:r w:rsidRPr="00A40625">
              <w:rPr>
                <w:rStyle w:val="a8"/>
                <w:rFonts w:ascii="Times New Roman" w:eastAsia="宋体" w:hAnsi="Times New Roman"/>
                <w:noProof/>
                <w:color w:val="000000" w:themeColor="text1"/>
                <w:sz w:val="24"/>
                <w:rPrChange w:id="320"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321"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322" w:author="Windows 用户" w:date="2018-06-12T20:23:00Z">
                  <w:rPr>
                    <w:noProof/>
                  </w:rPr>
                </w:rPrChange>
              </w:rPr>
              <w:instrText>HYPERLINK \l "_Toc516593048"</w:instrText>
            </w:r>
            <w:r w:rsidRPr="00A40625">
              <w:rPr>
                <w:rStyle w:val="a8"/>
                <w:rFonts w:ascii="Times New Roman" w:eastAsia="宋体" w:hAnsi="Times New Roman"/>
                <w:noProof/>
                <w:color w:val="000000" w:themeColor="text1"/>
                <w:sz w:val="24"/>
                <w:rPrChange w:id="323"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324"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325" w:author="Windows 用户" w:date="2018-06-12T20:23:00Z">
                  <w:rPr>
                    <w:rStyle w:val="a8"/>
                    <w:rFonts w:ascii="Times New Roman" w:eastAsia="宋体" w:hAnsi="Times New Roman" w:cs="Times New Roman"/>
                    <w:noProof/>
                  </w:rPr>
                </w:rPrChange>
              </w:rPr>
              <w:t>2.1.2 AndroidManifest.xml</w:t>
            </w:r>
            <w:r w:rsidRPr="00A40625">
              <w:rPr>
                <w:rStyle w:val="a8"/>
                <w:rFonts w:ascii="Times New Roman" w:eastAsia="宋体" w:hAnsi="Times New Roman" w:cs="Times New Roman" w:hint="eastAsia"/>
                <w:noProof/>
                <w:color w:val="000000" w:themeColor="text1"/>
                <w:sz w:val="24"/>
                <w:rPrChange w:id="326" w:author="Windows 用户" w:date="2018-06-12T20:23:00Z">
                  <w:rPr>
                    <w:rStyle w:val="a8"/>
                    <w:rFonts w:ascii="Times New Roman" w:eastAsia="宋体" w:hAnsi="Times New Roman" w:cs="Times New Roman" w:hint="eastAsia"/>
                    <w:noProof/>
                  </w:rPr>
                </w:rPrChange>
              </w:rPr>
              <w:t>配置文件详解</w:t>
            </w:r>
            <w:r w:rsidRPr="00A40625">
              <w:rPr>
                <w:rFonts w:ascii="Times New Roman" w:eastAsia="宋体" w:hAnsi="Times New Roman"/>
                <w:noProof/>
                <w:webHidden/>
                <w:color w:val="000000" w:themeColor="text1"/>
                <w:sz w:val="24"/>
                <w:rPrChange w:id="327" w:author="Windows 用户" w:date="2018-06-12T20:23:00Z">
                  <w:rPr>
                    <w:noProof/>
                    <w:webHidden/>
                  </w:rPr>
                </w:rPrChange>
              </w:rPr>
              <w:tab/>
            </w:r>
            <w:r w:rsidRPr="00A40625">
              <w:rPr>
                <w:rFonts w:ascii="Times New Roman" w:eastAsia="宋体" w:hAnsi="Times New Roman"/>
                <w:noProof/>
                <w:webHidden/>
                <w:color w:val="000000" w:themeColor="text1"/>
                <w:sz w:val="24"/>
                <w:rPrChange w:id="328"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329" w:author="Windows 用户" w:date="2018-06-12T20:23:00Z">
                  <w:rPr>
                    <w:noProof/>
                    <w:webHidden/>
                  </w:rPr>
                </w:rPrChange>
              </w:rPr>
              <w:instrText xml:space="preserve"> PAGEREF _Toc516593048 \h </w:instrText>
            </w:r>
          </w:ins>
          <w:r w:rsidRPr="00A40625">
            <w:rPr>
              <w:rFonts w:ascii="Times New Roman" w:eastAsia="宋体" w:hAnsi="Times New Roman"/>
              <w:noProof/>
              <w:webHidden/>
              <w:color w:val="000000" w:themeColor="text1"/>
              <w:sz w:val="24"/>
              <w:rPrChange w:id="330"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331" w:author="Windows 用户" w:date="2018-06-12T20:23:00Z">
                <w:rPr>
                  <w:noProof/>
                  <w:webHidden/>
                </w:rPr>
              </w:rPrChange>
            </w:rPr>
            <w:fldChar w:fldCharType="separate"/>
          </w:r>
          <w:ins w:id="332" w:author="Windows 用户" w:date="2018-06-12T20:29:00Z">
            <w:r w:rsidR="004B1FC0">
              <w:rPr>
                <w:rFonts w:ascii="Times New Roman" w:eastAsia="宋体" w:hAnsi="Times New Roman"/>
                <w:noProof/>
                <w:webHidden/>
                <w:color w:val="000000" w:themeColor="text1"/>
                <w:sz w:val="24"/>
              </w:rPr>
              <w:t>5</w:t>
            </w:r>
          </w:ins>
          <w:ins w:id="333" w:author="yiyanggui" w:date="2018-06-12T18:55:00Z">
            <w:del w:id="334" w:author="Windows 用户" w:date="2018-06-12T20:11:00Z">
              <w:r w:rsidRPr="00A40625" w:rsidDel="00ED61C2">
                <w:rPr>
                  <w:rFonts w:ascii="Times New Roman" w:eastAsia="宋体" w:hAnsi="Times New Roman"/>
                  <w:noProof/>
                  <w:webHidden/>
                  <w:color w:val="000000" w:themeColor="text1"/>
                  <w:sz w:val="24"/>
                  <w:rPrChange w:id="335" w:author="Windows 用户" w:date="2018-06-12T20:23:00Z">
                    <w:rPr>
                      <w:noProof/>
                      <w:webHidden/>
                    </w:rPr>
                  </w:rPrChange>
                </w:rPr>
                <w:delText>5</w:delText>
              </w:r>
            </w:del>
            <w:r w:rsidRPr="00A40625">
              <w:rPr>
                <w:rFonts w:ascii="Times New Roman" w:eastAsia="宋体" w:hAnsi="Times New Roman"/>
                <w:noProof/>
                <w:webHidden/>
                <w:color w:val="000000" w:themeColor="text1"/>
                <w:sz w:val="24"/>
                <w:rPrChange w:id="336"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337"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338" w:author="yiyanggui" w:date="2018-06-12T18:55:00Z"/>
              <w:rFonts w:ascii="Times New Roman" w:eastAsia="宋体" w:hAnsi="Times New Roman"/>
              <w:noProof/>
              <w:color w:val="000000" w:themeColor="text1"/>
              <w:sz w:val="24"/>
              <w:rPrChange w:id="339" w:author="Windows 用户" w:date="2018-06-12T20:23:00Z">
                <w:rPr>
                  <w:ins w:id="340" w:author="yiyanggui" w:date="2018-06-12T18:55:00Z"/>
                  <w:noProof/>
                </w:rPr>
              </w:rPrChange>
            </w:rPr>
            <w:pPrChange w:id="341" w:author="Windows 用户" w:date="2018-06-12T20:22:00Z">
              <w:pPr>
                <w:pStyle w:val="20"/>
                <w:tabs>
                  <w:tab w:val="right" w:leader="dot" w:pos="9175"/>
                </w:tabs>
              </w:pPr>
            </w:pPrChange>
          </w:pPr>
          <w:ins w:id="342" w:author="yiyanggui" w:date="2018-06-12T18:55:00Z">
            <w:r w:rsidRPr="00A40625">
              <w:rPr>
                <w:rStyle w:val="a8"/>
                <w:rFonts w:ascii="Times New Roman" w:eastAsia="宋体" w:hAnsi="Times New Roman"/>
                <w:noProof/>
                <w:color w:val="000000" w:themeColor="text1"/>
                <w:sz w:val="24"/>
                <w:rPrChange w:id="343"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344"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345" w:author="Windows 用户" w:date="2018-06-12T20:23:00Z">
                  <w:rPr>
                    <w:noProof/>
                  </w:rPr>
                </w:rPrChange>
              </w:rPr>
              <w:instrText>HYPERLINK \l "_Toc516593049"</w:instrText>
            </w:r>
            <w:r w:rsidRPr="00A40625">
              <w:rPr>
                <w:rStyle w:val="a8"/>
                <w:rFonts w:ascii="Times New Roman" w:eastAsia="宋体" w:hAnsi="Times New Roman"/>
                <w:noProof/>
                <w:color w:val="000000" w:themeColor="text1"/>
                <w:sz w:val="24"/>
                <w:rPrChange w:id="346"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347"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348" w:author="Windows 用户" w:date="2018-06-12T20:23:00Z">
                  <w:rPr>
                    <w:rStyle w:val="a8"/>
                    <w:rFonts w:ascii="Times New Roman" w:eastAsia="宋体" w:hAnsi="Times New Roman" w:cs="Times New Roman"/>
                    <w:noProof/>
                  </w:rPr>
                </w:rPrChange>
              </w:rPr>
              <w:t>2.2 Android</w:t>
            </w:r>
            <w:r w:rsidRPr="00A40625">
              <w:rPr>
                <w:rStyle w:val="a8"/>
                <w:rFonts w:ascii="Times New Roman" w:eastAsia="宋体" w:hAnsi="Times New Roman" w:cs="Times New Roman" w:hint="eastAsia"/>
                <w:noProof/>
                <w:color w:val="000000" w:themeColor="text1"/>
                <w:sz w:val="24"/>
                <w:rPrChange w:id="349" w:author="Windows 用户" w:date="2018-06-12T20:23:00Z">
                  <w:rPr>
                    <w:rStyle w:val="a8"/>
                    <w:rFonts w:ascii="Times New Roman" w:eastAsia="宋体" w:hAnsi="Times New Roman" w:cs="Times New Roman" w:hint="eastAsia"/>
                    <w:noProof/>
                  </w:rPr>
                </w:rPrChange>
              </w:rPr>
              <w:t>安全机制概述</w:t>
            </w:r>
            <w:r w:rsidRPr="00A40625">
              <w:rPr>
                <w:rFonts w:ascii="Times New Roman" w:eastAsia="宋体" w:hAnsi="Times New Roman"/>
                <w:noProof/>
                <w:webHidden/>
                <w:color w:val="000000" w:themeColor="text1"/>
                <w:sz w:val="24"/>
                <w:rPrChange w:id="350" w:author="Windows 用户" w:date="2018-06-12T20:23:00Z">
                  <w:rPr>
                    <w:noProof/>
                    <w:webHidden/>
                  </w:rPr>
                </w:rPrChange>
              </w:rPr>
              <w:tab/>
            </w:r>
            <w:r w:rsidRPr="00A40625">
              <w:rPr>
                <w:rFonts w:ascii="Times New Roman" w:eastAsia="宋体" w:hAnsi="Times New Roman"/>
                <w:noProof/>
                <w:webHidden/>
                <w:color w:val="000000" w:themeColor="text1"/>
                <w:sz w:val="24"/>
                <w:rPrChange w:id="35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352" w:author="Windows 用户" w:date="2018-06-12T20:23:00Z">
                  <w:rPr>
                    <w:noProof/>
                    <w:webHidden/>
                  </w:rPr>
                </w:rPrChange>
              </w:rPr>
              <w:instrText xml:space="preserve"> PAGEREF _Toc516593049 \h </w:instrText>
            </w:r>
          </w:ins>
          <w:r w:rsidRPr="00A40625">
            <w:rPr>
              <w:rFonts w:ascii="Times New Roman" w:eastAsia="宋体" w:hAnsi="Times New Roman"/>
              <w:noProof/>
              <w:webHidden/>
              <w:color w:val="000000" w:themeColor="text1"/>
              <w:sz w:val="24"/>
              <w:rPrChange w:id="35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354" w:author="Windows 用户" w:date="2018-06-12T20:23:00Z">
                <w:rPr>
                  <w:noProof/>
                  <w:webHidden/>
                </w:rPr>
              </w:rPrChange>
            </w:rPr>
            <w:fldChar w:fldCharType="separate"/>
          </w:r>
          <w:ins w:id="355" w:author="Windows 用户" w:date="2018-06-12T20:29:00Z">
            <w:r w:rsidR="004B1FC0">
              <w:rPr>
                <w:rFonts w:ascii="Times New Roman" w:eastAsia="宋体" w:hAnsi="Times New Roman"/>
                <w:noProof/>
                <w:webHidden/>
                <w:color w:val="000000" w:themeColor="text1"/>
                <w:sz w:val="24"/>
              </w:rPr>
              <w:t>6</w:t>
            </w:r>
          </w:ins>
          <w:ins w:id="356" w:author="yiyanggui" w:date="2018-06-12T18:55:00Z">
            <w:del w:id="357" w:author="Windows 用户" w:date="2018-06-12T20:11:00Z">
              <w:r w:rsidRPr="00A40625" w:rsidDel="00ED61C2">
                <w:rPr>
                  <w:rFonts w:ascii="Times New Roman" w:eastAsia="宋体" w:hAnsi="Times New Roman"/>
                  <w:noProof/>
                  <w:webHidden/>
                  <w:color w:val="000000" w:themeColor="text1"/>
                  <w:sz w:val="24"/>
                  <w:rPrChange w:id="358" w:author="Windows 用户" w:date="2018-06-12T20:23:00Z">
                    <w:rPr>
                      <w:noProof/>
                      <w:webHidden/>
                    </w:rPr>
                  </w:rPrChange>
                </w:rPr>
                <w:delText>6</w:delText>
              </w:r>
            </w:del>
            <w:r w:rsidRPr="00A40625">
              <w:rPr>
                <w:rFonts w:ascii="Times New Roman" w:eastAsia="宋体" w:hAnsi="Times New Roman"/>
                <w:noProof/>
                <w:webHidden/>
                <w:color w:val="000000" w:themeColor="text1"/>
                <w:sz w:val="24"/>
                <w:rPrChange w:id="35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360"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361" w:author="yiyanggui" w:date="2018-06-12T18:55:00Z"/>
              <w:rFonts w:ascii="Times New Roman" w:eastAsia="宋体" w:hAnsi="Times New Roman"/>
              <w:noProof/>
              <w:color w:val="000000" w:themeColor="text1"/>
              <w:sz w:val="24"/>
              <w:rPrChange w:id="362" w:author="Windows 用户" w:date="2018-06-12T20:23:00Z">
                <w:rPr>
                  <w:ins w:id="363" w:author="yiyanggui" w:date="2018-06-12T18:55:00Z"/>
                  <w:noProof/>
                </w:rPr>
              </w:rPrChange>
            </w:rPr>
            <w:pPrChange w:id="364" w:author="Windows 用户" w:date="2018-06-12T20:22:00Z">
              <w:pPr>
                <w:pStyle w:val="30"/>
                <w:tabs>
                  <w:tab w:val="right" w:leader="dot" w:pos="9175"/>
                </w:tabs>
              </w:pPr>
            </w:pPrChange>
          </w:pPr>
          <w:ins w:id="365" w:author="yiyanggui" w:date="2018-06-12T18:55:00Z">
            <w:r w:rsidRPr="00A40625">
              <w:rPr>
                <w:rStyle w:val="a8"/>
                <w:rFonts w:ascii="Times New Roman" w:eastAsia="宋体" w:hAnsi="Times New Roman"/>
                <w:noProof/>
                <w:color w:val="000000" w:themeColor="text1"/>
                <w:sz w:val="24"/>
                <w:rPrChange w:id="366"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367"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368" w:author="Windows 用户" w:date="2018-06-12T20:23:00Z">
                  <w:rPr>
                    <w:noProof/>
                  </w:rPr>
                </w:rPrChange>
              </w:rPr>
              <w:instrText>HYPERLINK \l "_Toc516593050"</w:instrText>
            </w:r>
            <w:r w:rsidRPr="00A40625">
              <w:rPr>
                <w:rStyle w:val="a8"/>
                <w:rFonts w:ascii="Times New Roman" w:eastAsia="宋体" w:hAnsi="Times New Roman"/>
                <w:noProof/>
                <w:color w:val="000000" w:themeColor="text1"/>
                <w:sz w:val="24"/>
                <w:rPrChange w:id="369"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370"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371" w:author="Windows 用户" w:date="2018-06-12T20:23:00Z">
                  <w:rPr>
                    <w:rStyle w:val="a8"/>
                    <w:rFonts w:ascii="Times New Roman" w:eastAsia="宋体" w:hAnsi="Times New Roman" w:cs="Times New Roman"/>
                    <w:noProof/>
                  </w:rPr>
                </w:rPrChange>
              </w:rPr>
              <w:t xml:space="preserve">2.2.1 </w:t>
            </w:r>
            <w:r w:rsidRPr="00A40625">
              <w:rPr>
                <w:rStyle w:val="a8"/>
                <w:rFonts w:ascii="Times New Roman" w:eastAsia="宋体" w:hAnsi="Times New Roman" w:cs="Times New Roman" w:hint="eastAsia"/>
                <w:noProof/>
                <w:color w:val="000000" w:themeColor="text1"/>
                <w:sz w:val="24"/>
                <w:rPrChange w:id="372" w:author="Windows 用户" w:date="2018-06-12T20:23:00Z">
                  <w:rPr>
                    <w:rStyle w:val="a8"/>
                    <w:rFonts w:ascii="Times New Roman" w:eastAsia="宋体" w:hAnsi="Times New Roman" w:cs="Times New Roman" w:hint="eastAsia"/>
                    <w:noProof/>
                  </w:rPr>
                </w:rPrChange>
              </w:rPr>
              <w:t>基于</w:t>
            </w:r>
            <w:r w:rsidRPr="00A40625">
              <w:rPr>
                <w:rStyle w:val="a8"/>
                <w:rFonts w:ascii="Times New Roman" w:eastAsia="宋体" w:hAnsi="Times New Roman" w:cs="Times New Roman"/>
                <w:noProof/>
                <w:color w:val="000000" w:themeColor="text1"/>
                <w:sz w:val="24"/>
                <w:rPrChange w:id="373" w:author="Windows 用户" w:date="2018-06-12T20:23:00Z">
                  <w:rPr>
                    <w:rStyle w:val="a8"/>
                    <w:rFonts w:ascii="Times New Roman" w:eastAsia="宋体" w:hAnsi="Times New Roman" w:cs="Times New Roman"/>
                    <w:noProof/>
                  </w:rPr>
                </w:rPrChange>
              </w:rPr>
              <w:t>Linux</w:t>
            </w:r>
            <w:r w:rsidRPr="00A40625">
              <w:rPr>
                <w:rStyle w:val="a8"/>
                <w:rFonts w:ascii="Times New Roman" w:eastAsia="宋体" w:hAnsi="Times New Roman" w:cs="Times New Roman" w:hint="eastAsia"/>
                <w:noProof/>
                <w:color w:val="000000" w:themeColor="text1"/>
                <w:sz w:val="24"/>
                <w:rPrChange w:id="374" w:author="Windows 用户" w:date="2018-06-12T20:23:00Z">
                  <w:rPr>
                    <w:rStyle w:val="a8"/>
                    <w:rFonts w:ascii="Times New Roman" w:eastAsia="宋体" w:hAnsi="Times New Roman" w:cs="Times New Roman" w:hint="eastAsia"/>
                    <w:noProof/>
                  </w:rPr>
                </w:rPrChange>
              </w:rPr>
              <w:t>文件系统权限特性</w:t>
            </w:r>
            <w:r w:rsidRPr="00A40625">
              <w:rPr>
                <w:rFonts w:ascii="Times New Roman" w:eastAsia="宋体" w:hAnsi="Times New Roman"/>
                <w:noProof/>
                <w:webHidden/>
                <w:color w:val="000000" w:themeColor="text1"/>
                <w:sz w:val="24"/>
                <w:rPrChange w:id="375" w:author="Windows 用户" w:date="2018-06-12T20:23:00Z">
                  <w:rPr>
                    <w:noProof/>
                    <w:webHidden/>
                  </w:rPr>
                </w:rPrChange>
              </w:rPr>
              <w:tab/>
            </w:r>
            <w:r w:rsidRPr="00A40625">
              <w:rPr>
                <w:rFonts w:ascii="Times New Roman" w:eastAsia="宋体" w:hAnsi="Times New Roman"/>
                <w:noProof/>
                <w:webHidden/>
                <w:color w:val="000000" w:themeColor="text1"/>
                <w:sz w:val="24"/>
                <w:rPrChange w:id="376"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377" w:author="Windows 用户" w:date="2018-06-12T20:23:00Z">
                  <w:rPr>
                    <w:noProof/>
                    <w:webHidden/>
                  </w:rPr>
                </w:rPrChange>
              </w:rPr>
              <w:instrText xml:space="preserve"> PAGEREF _Toc516593050 \h </w:instrText>
            </w:r>
          </w:ins>
          <w:r w:rsidRPr="00A40625">
            <w:rPr>
              <w:rFonts w:ascii="Times New Roman" w:eastAsia="宋体" w:hAnsi="Times New Roman"/>
              <w:noProof/>
              <w:webHidden/>
              <w:color w:val="000000" w:themeColor="text1"/>
              <w:sz w:val="24"/>
              <w:rPrChange w:id="378"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379" w:author="Windows 用户" w:date="2018-06-12T20:23:00Z">
                <w:rPr>
                  <w:noProof/>
                  <w:webHidden/>
                </w:rPr>
              </w:rPrChange>
            </w:rPr>
            <w:fldChar w:fldCharType="separate"/>
          </w:r>
          <w:ins w:id="380" w:author="Windows 用户" w:date="2018-06-12T20:29:00Z">
            <w:r w:rsidR="004B1FC0">
              <w:rPr>
                <w:rFonts w:ascii="Times New Roman" w:eastAsia="宋体" w:hAnsi="Times New Roman"/>
                <w:noProof/>
                <w:webHidden/>
                <w:color w:val="000000" w:themeColor="text1"/>
                <w:sz w:val="24"/>
              </w:rPr>
              <w:t>6</w:t>
            </w:r>
          </w:ins>
          <w:ins w:id="381" w:author="yiyanggui" w:date="2018-06-12T18:55:00Z">
            <w:del w:id="382" w:author="Windows 用户" w:date="2018-06-12T20:11:00Z">
              <w:r w:rsidRPr="00A40625" w:rsidDel="00ED61C2">
                <w:rPr>
                  <w:rFonts w:ascii="Times New Roman" w:eastAsia="宋体" w:hAnsi="Times New Roman"/>
                  <w:noProof/>
                  <w:webHidden/>
                  <w:color w:val="000000" w:themeColor="text1"/>
                  <w:sz w:val="24"/>
                  <w:rPrChange w:id="383" w:author="Windows 用户" w:date="2018-06-12T20:23:00Z">
                    <w:rPr>
                      <w:noProof/>
                      <w:webHidden/>
                    </w:rPr>
                  </w:rPrChange>
                </w:rPr>
                <w:delText>6</w:delText>
              </w:r>
            </w:del>
            <w:r w:rsidRPr="00A40625">
              <w:rPr>
                <w:rFonts w:ascii="Times New Roman" w:eastAsia="宋体" w:hAnsi="Times New Roman"/>
                <w:noProof/>
                <w:webHidden/>
                <w:color w:val="000000" w:themeColor="text1"/>
                <w:sz w:val="24"/>
                <w:rPrChange w:id="384"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385"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386" w:author="yiyanggui" w:date="2018-06-12T18:55:00Z"/>
              <w:rFonts w:ascii="Times New Roman" w:eastAsia="宋体" w:hAnsi="Times New Roman"/>
              <w:noProof/>
              <w:color w:val="000000" w:themeColor="text1"/>
              <w:sz w:val="24"/>
              <w:rPrChange w:id="387" w:author="Windows 用户" w:date="2018-06-12T20:23:00Z">
                <w:rPr>
                  <w:ins w:id="388" w:author="yiyanggui" w:date="2018-06-12T18:55:00Z"/>
                  <w:noProof/>
                </w:rPr>
              </w:rPrChange>
            </w:rPr>
            <w:pPrChange w:id="389" w:author="Windows 用户" w:date="2018-06-12T20:22:00Z">
              <w:pPr>
                <w:pStyle w:val="30"/>
                <w:tabs>
                  <w:tab w:val="right" w:leader="dot" w:pos="9175"/>
                </w:tabs>
              </w:pPr>
            </w:pPrChange>
          </w:pPr>
          <w:ins w:id="390" w:author="yiyanggui" w:date="2018-06-12T18:55:00Z">
            <w:r w:rsidRPr="00A40625">
              <w:rPr>
                <w:rStyle w:val="a8"/>
                <w:rFonts w:ascii="Times New Roman" w:eastAsia="宋体" w:hAnsi="Times New Roman"/>
                <w:noProof/>
                <w:color w:val="000000" w:themeColor="text1"/>
                <w:sz w:val="24"/>
                <w:rPrChange w:id="391"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392"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393" w:author="Windows 用户" w:date="2018-06-12T20:23:00Z">
                  <w:rPr>
                    <w:noProof/>
                  </w:rPr>
                </w:rPrChange>
              </w:rPr>
              <w:instrText>HYPERLINK \l "_Toc516593051"</w:instrText>
            </w:r>
            <w:r w:rsidRPr="00A40625">
              <w:rPr>
                <w:rStyle w:val="a8"/>
                <w:rFonts w:ascii="Times New Roman" w:eastAsia="宋体" w:hAnsi="Times New Roman"/>
                <w:noProof/>
                <w:color w:val="000000" w:themeColor="text1"/>
                <w:sz w:val="24"/>
                <w:rPrChange w:id="394"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395"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396" w:author="Windows 用户" w:date="2018-06-12T20:23:00Z">
                  <w:rPr>
                    <w:rStyle w:val="a8"/>
                    <w:rFonts w:ascii="Times New Roman" w:eastAsia="宋体" w:hAnsi="Times New Roman" w:cs="Times New Roman"/>
                    <w:noProof/>
                  </w:rPr>
                </w:rPrChange>
              </w:rPr>
              <w:t>2.2.2 Android</w:t>
            </w:r>
            <w:r w:rsidRPr="00A40625">
              <w:rPr>
                <w:rStyle w:val="a8"/>
                <w:rFonts w:ascii="Times New Roman" w:eastAsia="宋体" w:hAnsi="Times New Roman" w:cs="Times New Roman" w:hint="eastAsia"/>
                <w:noProof/>
                <w:color w:val="000000" w:themeColor="text1"/>
                <w:sz w:val="24"/>
                <w:rPrChange w:id="397" w:author="Windows 用户" w:date="2018-06-12T20:23:00Z">
                  <w:rPr>
                    <w:rStyle w:val="a8"/>
                    <w:rFonts w:ascii="Times New Roman" w:eastAsia="宋体" w:hAnsi="Times New Roman" w:cs="Times New Roman" w:hint="eastAsia"/>
                    <w:noProof/>
                  </w:rPr>
                </w:rPrChange>
              </w:rPr>
              <w:t>危险权限和权限组</w:t>
            </w:r>
            <w:r w:rsidRPr="00A40625">
              <w:rPr>
                <w:rFonts w:ascii="Times New Roman" w:eastAsia="宋体" w:hAnsi="Times New Roman"/>
                <w:noProof/>
                <w:webHidden/>
                <w:color w:val="000000" w:themeColor="text1"/>
                <w:sz w:val="24"/>
                <w:rPrChange w:id="398" w:author="Windows 用户" w:date="2018-06-12T20:23:00Z">
                  <w:rPr>
                    <w:noProof/>
                    <w:webHidden/>
                  </w:rPr>
                </w:rPrChange>
              </w:rPr>
              <w:tab/>
            </w:r>
            <w:r w:rsidRPr="00A40625">
              <w:rPr>
                <w:rFonts w:ascii="Times New Roman" w:eastAsia="宋体" w:hAnsi="Times New Roman"/>
                <w:noProof/>
                <w:webHidden/>
                <w:color w:val="000000" w:themeColor="text1"/>
                <w:sz w:val="24"/>
                <w:rPrChange w:id="399"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400" w:author="Windows 用户" w:date="2018-06-12T20:23:00Z">
                  <w:rPr>
                    <w:noProof/>
                    <w:webHidden/>
                  </w:rPr>
                </w:rPrChange>
              </w:rPr>
              <w:instrText xml:space="preserve"> PAGEREF _Toc516593051 \h </w:instrText>
            </w:r>
          </w:ins>
          <w:r w:rsidRPr="00A40625">
            <w:rPr>
              <w:rFonts w:ascii="Times New Roman" w:eastAsia="宋体" w:hAnsi="Times New Roman"/>
              <w:noProof/>
              <w:webHidden/>
              <w:color w:val="000000" w:themeColor="text1"/>
              <w:sz w:val="24"/>
              <w:rPrChange w:id="401"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402" w:author="Windows 用户" w:date="2018-06-12T20:23:00Z">
                <w:rPr>
                  <w:noProof/>
                  <w:webHidden/>
                </w:rPr>
              </w:rPrChange>
            </w:rPr>
            <w:fldChar w:fldCharType="separate"/>
          </w:r>
          <w:ins w:id="403" w:author="Windows 用户" w:date="2018-06-12T20:29:00Z">
            <w:r w:rsidR="004B1FC0">
              <w:rPr>
                <w:rFonts w:ascii="Times New Roman" w:eastAsia="宋体" w:hAnsi="Times New Roman"/>
                <w:noProof/>
                <w:webHidden/>
                <w:color w:val="000000" w:themeColor="text1"/>
                <w:sz w:val="24"/>
              </w:rPr>
              <w:t>6</w:t>
            </w:r>
          </w:ins>
          <w:ins w:id="404" w:author="yiyanggui" w:date="2018-06-12T18:55:00Z">
            <w:del w:id="405" w:author="Windows 用户" w:date="2018-06-12T20:11:00Z">
              <w:r w:rsidRPr="00A40625" w:rsidDel="00ED61C2">
                <w:rPr>
                  <w:rFonts w:ascii="Times New Roman" w:eastAsia="宋体" w:hAnsi="Times New Roman"/>
                  <w:noProof/>
                  <w:webHidden/>
                  <w:color w:val="000000" w:themeColor="text1"/>
                  <w:sz w:val="24"/>
                  <w:rPrChange w:id="406" w:author="Windows 用户" w:date="2018-06-12T20:23:00Z">
                    <w:rPr>
                      <w:noProof/>
                      <w:webHidden/>
                    </w:rPr>
                  </w:rPrChange>
                </w:rPr>
                <w:delText>6</w:delText>
              </w:r>
            </w:del>
            <w:r w:rsidRPr="00A40625">
              <w:rPr>
                <w:rFonts w:ascii="Times New Roman" w:eastAsia="宋体" w:hAnsi="Times New Roman"/>
                <w:noProof/>
                <w:webHidden/>
                <w:color w:val="000000" w:themeColor="text1"/>
                <w:sz w:val="24"/>
                <w:rPrChange w:id="407"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408"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409" w:author="yiyanggui" w:date="2018-06-12T18:55:00Z"/>
              <w:rFonts w:ascii="Times New Roman" w:eastAsia="宋体" w:hAnsi="Times New Roman"/>
              <w:noProof/>
              <w:color w:val="000000" w:themeColor="text1"/>
              <w:sz w:val="24"/>
              <w:rPrChange w:id="410" w:author="Windows 用户" w:date="2018-06-12T20:23:00Z">
                <w:rPr>
                  <w:ins w:id="411" w:author="yiyanggui" w:date="2018-06-12T18:55:00Z"/>
                  <w:noProof/>
                </w:rPr>
              </w:rPrChange>
            </w:rPr>
            <w:pPrChange w:id="412" w:author="Windows 用户" w:date="2018-06-12T20:22:00Z">
              <w:pPr>
                <w:pStyle w:val="20"/>
                <w:tabs>
                  <w:tab w:val="right" w:leader="dot" w:pos="9175"/>
                </w:tabs>
              </w:pPr>
            </w:pPrChange>
          </w:pPr>
          <w:ins w:id="413" w:author="yiyanggui" w:date="2018-06-12T18:55:00Z">
            <w:r w:rsidRPr="00A40625">
              <w:rPr>
                <w:rStyle w:val="a8"/>
                <w:rFonts w:ascii="Times New Roman" w:eastAsia="宋体" w:hAnsi="Times New Roman"/>
                <w:noProof/>
                <w:color w:val="000000" w:themeColor="text1"/>
                <w:sz w:val="24"/>
                <w:rPrChange w:id="414"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415"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416" w:author="Windows 用户" w:date="2018-06-12T20:23:00Z">
                  <w:rPr>
                    <w:noProof/>
                  </w:rPr>
                </w:rPrChange>
              </w:rPr>
              <w:instrText>HYPERLINK \l "_Toc516593052"</w:instrText>
            </w:r>
            <w:r w:rsidRPr="00A40625">
              <w:rPr>
                <w:rStyle w:val="a8"/>
                <w:rFonts w:ascii="Times New Roman" w:eastAsia="宋体" w:hAnsi="Times New Roman"/>
                <w:noProof/>
                <w:color w:val="000000" w:themeColor="text1"/>
                <w:sz w:val="24"/>
                <w:rPrChange w:id="417"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418"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419" w:author="Windows 用户" w:date="2018-06-12T20:23:00Z">
                  <w:rPr>
                    <w:rStyle w:val="a8"/>
                    <w:rFonts w:ascii="Times New Roman" w:eastAsia="宋体" w:hAnsi="Times New Roman" w:cs="Times New Roman"/>
                    <w:noProof/>
                  </w:rPr>
                </w:rPrChange>
              </w:rPr>
              <w:t>2.3 packages.xml</w:t>
            </w:r>
            <w:r w:rsidRPr="00A40625">
              <w:rPr>
                <w:rStyle w:val="a8"/>
                <w:rFonts w:ascii="Times New Roman" w:eastAsia="宋体" w:hAnsi="Times New Roman" w:cs="Times New Roman" w:hint="eastAsia"/>
                <w:noProof/>
                <w:color w:val="000000" w:themeColor="text1"/>
                <w:sz w:val="24"/>
                <w:rPrChange w:id="420" w:author="Windows 用户" w:date="2018-06-12T20:23:00Z">
                  <w:rPr>
                    <w:rStyle w:val="a8"/>
                    <w:rFonts w:ascii="Times New Roman" w:eastAsia="宋体" w:hAnsi="Times New Roman" w:cs="Times New Roman" w:hint="eastAsia"/>
                    <w:noProof/>
                  </w:rPr>
                </w:rPrChange>
              </w:rPr>
              <w:t>文件概述</w:t>
            </w:r>
            <w:r w:rsidRPr="00A40625">
              <w:rPr>
                <w:rFonts w:ascii="Times New Roman" w:eastAsia="宋体" w:hAnsi="Times New Roman"/>
                <w:noProof/>
                <w:webHidden/>
                <w:color w:val="000000" w:themeColor="text1"/>
                <w:sz w:val="24"/>
                <w:rPrChange w:id="421" w:author="Windows 用户" w:date="2018-06-12T20:23:00Z">
                  <w:rPr>
                    <w:noProof/>
                    <w:webHidden/>
                  </w:rPr>
                </w:rPrChange>
              </w:rPr>
              <w:tab/>
            </w:r>
            <w:r w:rsidRPr="00A40625">
              <w:rPr>
                <w:rFonts w:ascii="Times New Roman" w:eastAsia="宋体" w:hAnsi="Times New Roman"/>
                <w:noProof/>
                <w:webHidden/>
                <w:color w:val="000000" w:themeColor="text1"/>
                <w:sz w:val="24"/>
                <w:rPrChange w:id="422"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423" w:author="Windows 用户" w:date="2018-06-12T20:23:00Z">
                  <w:rPr>
                    <w:noProof/>
                    <w:webHidden/>
                  </w:rPr>
                </w:rPrChange>
              </w:rPr>
              <w:instrText xml:space="preserve"> PAGEREF _Toc516593052 \h </w:instrText>
            </w:r>
          </w:ins>
          <w:r w:rsidRPr="00A40625">
            <w:rPr>
              <w:rFonts w:ascii="Times New Roman" w:eastAsia="宋体" w:hAnsi="Times New Roman"/>
              <w:noProof/>
              <w:webHidden/>
              <w:color w:val="000000" w:themeColor="text1"/>
              <w:sz w:val="24"/>
              <w:rPrChange w:id="424"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425" w:author="Windows 用户" w:date="2018-06-12T20:23:00Z">
                <w:rPr>
                  <w:noProof/>
                  <w:webHidden/>
                </w:rPr>
              </w:rPrChange>
            </w:rPr>
            <w:fldChar w:fldCharType="separate"/>
          </w:r>
          <w:ins w:id="426" w:author="Windows 用户" w:date="2018-06-12T20:29:00Z">
            <w:r w:rsidR="004B1FC0">
              <w:rPr>
                <w:rFonts w:ascii="Times New Roman" w:eastAsia="宋体" w:hAnsi="Times New Roman"/>
                <w:noProof/>
                <w:webHidden/>
                <w:color w:val="000000" w:themeColor="text1"/>
                <w:sz w:val="24"/>
              </w:rPr>
              <w:t>7</w:t>
            </w:r>
          </w:ins>
          <w:ins w:id="427" w:author="yiyanggui" w:date="2018-06-12T18:55:00Z">
            <w:del w:id="428" w:author="Windows 用户" w:date="2018-06-12T20:11:00Z">
              <w:r w:rsidRPr="00A40625" w:rsidDel="00ED61C2">
                <w:rPr>
                  <w:rFonts w:ascii="Times New Roman" w:eastAsia="宋体" w:hAnsi="Times New Roman"/>
                  <w:noProof/>
                  <w:webHidden/>
                  <w:color w:val="000000" w:themeColor="text1"/>
                  <w:sz w:val="24"/>
                  <w:rPrChange w:id="429" w:author="Windows 用户" w:date="2018-06-12T20:23:00Z">
                    <w:rPr>
                      <w:noProof/>
                      <w:webHidden/>
                    </w:rPr>
                  </w:rPrChange>
                </w:rPr>
                <w:delText>7</w:delText>
              </w:r>
            </w:del>
            <w:r w:rsidRPr="00A40625">
              <w:rPr>
                <w:rFonts w:ascii="Times New Roman" w:eastAsia="宋体" w:hAnsi="Times New Roman"/>
                <w:noProof/>
                <w:webHidden/>
                <w:color w:val="000000" w:themeColor="text1"/>
                <w:sz w:val="24"/>
                <w:rPrChange w:id="430"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431"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432" w:author="yiyanggui" w:date="2018-06-12T18:55:00Z"/>
              <w:rFonts w:ascii="Times New Roman" w:eastAsia="宋体" w:hAnsi="Times New Roman"/>
              <w:noProof/>
              <w:color w:val="000000" w:themeColor="text1"/>
              <w:sz w:val="24"/>
              <w:rPrChange w:id="433" w:author="Windows 用户" w:date="2018-06-12T20:23:00Z">
                <w:rPr>
                  <w:ins w:id="434" w:author="yiyanggui" w:date="2018-06-12T18:55:00Z"/>
                  <w:noProof/>
                </w:rPr>
              </w:rPrChange>
            </w:rPr>
            <w:pPrChange w:id="435" w:author="Windows 用户" w:date="2018-06-12T20:22:00Z">
              <w:pPr>
                <w:pStyle w:val="20"/>
                <w:tabs>
                  <w:tab w:val="right" w:leader="dot" w:pos="9175"/>
                </w:tabs>
              </w:pPr>
            </w:pPrChange>
          </w:pPr>
          <w:ins w:id="436" w:author="yiyanggui" w:date="2018-06-12T18:55:00Z">
            <w:r w:rsidRPr="00A40625">
              <w:rPr>
                <w:rStyle w:val="a8"/>
                <w:rFonts w:ascii="Times New Roman" w:eastAsia="宋体" w:hAnsi="Times New Roman"/>
                <w:noProof/>
                <w:color w:val="000000" w:themeColor="text1"/>
                <w:sz w:val="24"/>
                <w:rPrChange w:id="437"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438"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439" w:author="Windows 用户" w:date="2018-06-12T20:23:00Z">
                  <w:rPr>
                    <w:noProof/>
                  </w:rPr>
                </w:rPrChange>
              </w:rPr>
              <w:instrText>HYPERLINK \l "_Toc516593053"</w:instrText>
            </w:r>
            <w:r w:rsidRPr="00A40625">
              <w:rPr>
                <w:rStyle w:val="a8"/>
                <w:rFonts w:ascii="Times New Roman" w:eastAsia="宋体" w:hAnsi="Times New Roman"/>
                <w:noProof/>
                <w:color w:val="000000" w:themeColor="text1"/>
                <w:sz w:val="24"/>
                <w:rPrChange w:id="440"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441"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442" w:author="Windows 用户" w:date="2018-06-12T20:23:00Z">
                  <w:rPr>
                    <w:rStyle w:val="a8"/>
                    <w:rFonts w:ascii="Times New Roman" w:eastAsia="宋体" w:hAnsi="Times New Roman" w:cs="Times New Roman"/>
                    <w:noProof/>
                  </w:rPr>
                </w:rPrChange>
              </w:rPr>
              <w:t>2.4 ADB</w:t>
            </w:r>
            <w:r w:rsidRPr="00A40625">
              <w:rPr>
                <w:rStyle w:val="a8"/>
                <w:rFonts w:ascii="Times New Roman" w:eastAsia="宋体" w:hAnsi="Times New Roman" w:cs="Times New Roman" w:hint="eastAsia"/>
                <w:noProof/>
                <w:color w:val="000000" w:themeColor="text1"/>
                <w:sz w:val="24"/>
                <w:rPrChange w:id="443" w:author="Windows 用户" w:date="2018-06-12T20:23:00Z">
                  <w:rPr>
                    <w:rStyle w:val="a8"/>
                    <w:rFonts w:ascii="Times New Roman" w:eastAsia="宋体" w:hAnsi="Times New Roman" w:cs="Times New Roman" w:hint="eastAsia"/>
                    <w:noProof/>
                  </w:rPr>
                </w:rPrChange>
              </w:rPr>
              <w:t>工具的基本使用方法</w:t>
            </w:r>
            <w:r w:rsidRPr="00A40625">
              <w:rPr>
                <w:rFonts w:ascii="Times New Roman" w:eastAsia="宋体" w:hAnsi="Times New Roman"/>
                <w:noProof/>
                <w:webHidden/>
                <w:color w:val="000000" w:themeColor="text1"/>
                <w:sz w:val="24"/>
                <w:rPrChange w:id="444" w:author="Windows 用户" w:date="2018-06-12T20:23:00Z">
                  <w:rPr>
                    <w:noProof/>
                    <w:webHidden/>
                  </w:rPr>
                </w:rPrChange>
              </w:rPr>
              <w:tab/>
            </w:r>
            <w:r w:rsidRPr="00A40625">
              <w:rPr>
                <w:rFonts w:ascii="Times New Roman" w:eastAsia="宋体" w:hAnsi="Times New Roman"/>
                <w:noProof/>
                <w:webHidden/>
                <w:color w:val="000000" w:themeColor="text1"/>
                <w:sz w:val="24"/>
                <w:rPrChange w:id="445"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446" w:author="Windows 用户" w:date="2018-06-12T20:23:00Z">
                  <w:rPr>
                    <w:noProof/>
                    <w:webHidden/>
                  </w:rPr>
                </w:rPrChange>
              </w:rPr>
              <w:instrText xml:space="preserve"> PAGEREF _Toc516593053 \h </w:instrText>
            </w:r>
          </w:ins>
          <w:r w:rsidRPr="00A40625">
            <w:rPr>
              <w:rFonts w:ascii="Times New Roman" w:eastAsia="宋体" w:hAnsi="Times New Roman"/>
              <w:noProof/>
              <w:webHidden/>
              <w:color w:val="000000" w:themeColor="text1"/>
              <w:sz w:val="24"/>
              <w:rPrChange w:id="447"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448" w:author="Windows 用户" w:date="2018-06-12T20:23:00Z">
                <w:rPr>
                  <w:noProof/>
                  <w:webHidden/>
                </w:rPr>
              </w:rPrChange>
            </w:rPr>
            <w:fldChar w:fldCharType="separate"/>
          </w:r>
          <w:ins w:id="449" w:author="Windows 用户" w:date="2018-06-12T20:29:00Z">
            <w:r w:rsidR="004B1FC0">
              <w:rPr>
                <w:rFonts w:ascii="Times New Roman" w:eastAsia="宋体" w:hAnsi="Times New Roman"/>
                <w:noProof/>
                <w:webHidden/>
                <w:color w:val="000000" w:themeColor="text1"/>
                <w:sz w:val="24"/>
              </w:rPr>
              <w:t>8</w:t>
            </w:r>
          </w:ins>
          <w:ins w:id="450" w:author="yiyanggui" w:date="2018-06-12T18:55:00Z">
            <w:del w:id="451" w:author="Windows 用户" w:date="2018-06-12T20:11:00Z">
              <w:r w:rsidRPr="00A40625" w:rsidDel="00ED61C2">
                <w:rPr>
                  <w:rFonts w:ascii="Times New Roman" w:eastAsia="宋体" w:hAnsi="Times New Roman"/>
                  <w:noProof/>
                  <w:webHidden/>
                  <w:color w:val="000000" w:themeColor="text1"/>
                  <w:sz w:val="24"/>
                  <w:rPrChange w:id="452" w:author="Windows 用户" w:date="2018-06-12T20:23:00Z">
                    <w:rPr>
                      <w:noProof/>
                      <w:webHidden/>
                    </w:rPr>
                  </w:rPrChange>
                </w:rPr>
                <w:delText>8</w:delText>
              </w:r>
            </w:del>
            <w:r w:rsidRPr="00A40625">
              <w:rPr>
                <w:rFonts w:ascii="Times New Roman" w:eastAsia="宋体" w:hAnsi="Times New Roman"/>
                <w:noProof/>
                <w:webHidden/>
                <w:color w:val="000000" w:themeColor="text1"/>
                <w:sz w:val="24"/>
                <w:rPrChange w:id="453"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454"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455" w:author="yiyanggui" w:date="2018-06-12T18:55:00Z"/>
              <w:rFonts w:ascii="Times New Roman" w:eastAsia="宋体" w:hAnsi="Times New Roman"/>
              <w:noProof/>
              <w:color w:val="000000" w:themeColor="text1"/>
              <w:sz w:val="24"/>
              <w:rPrChange w:id="456" w:author="Windows 用户" w:date="2018-06-12T20:23:00Z">
                <w:rPr>
                  <w:ins w:id="457" w:author="yiyanggui" w:date="2018-06-12T18:55:00Z"/>
                  <w:noProof/>
                </w:rPr>
              </w:rPrChange>
            </w:rPr>
            <w:pPrChange w:id="458" w:author="Windows 用户" w:date="2018-06-12T20:22:00Z">
              <w:pPr>
                <w:pStyle w:val="10"/>
                <w:tabs>
                  <w:tab w:val="right" w:leader="dot" w:pos="9175"/>
                </w:tabs>
              </w:pPr>
            </w:pPrChange>
          </w:pPr>
          <w:ins w:id="459" w:author="yiyanggui" w:date="2018-06-12T18:55:00Z">
            <w:r w:rsidRPr="00A40625">
              <w:rPr>
                <w:rStyle w:val="a8"/>
                <w:rFonts w:ascii="Times New Roman" w:eastAsia="宋体" w:hAnsi="Times New Roman"/>
                <w:noProof/>
                <w:color w:val="000000" w:themeColor="text1"/>
                <w:sz w:val="24"/>
                <w:rPrChange w:id="460"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461"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462" w:author="Windows 用户" w:date="2018-06-12T20:23:00Z">
                  <w:rPr>
                    <w:noProof/>
                  </w:rPr>
                </w:rPrChange>
              </w:rPr>
              <w:instrText>HYPERLINK \l "_Toc516593054"</w:instrText>
            </w:r>
            <w:r w:rsidRPr="00A40625">
              <w:rPr>
                <w:rStyle w:val="a8"/>
                <w:rFonts w:ascii="Times New Roman" w:eastAsia="宋体" w:hAnsi="Times New Roman"/>
                <w:noProof/>
                <w:color w:val="000000" w:themeColor="text1"/>
                <w:sz w:val="24"/>
                <w:rPrChange w:id="463"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464"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465" w:author="Windows 用户" w:date="2018-06-12T20:24:00Z">
                  <w:rPr>
                    <w:rStyle w:val="a8"/>
                    <w:rFonts w:ascii="Times New Roman" w:eastAsia="黑体" w:hAnsi="Times New Roman" w:cs="Times New Roman"/>
                    <w:noProof/>
                  </w:rPr>
                </w:rPrChange>
              </w:rPr>
              <w:t xml:space="preserve">3 </w:t>
            </w:r>
            <w:r w:rsidRPr="00A40625">
              <w:rPr>
                <w:rStyle w:val="a8"/>
                <w:rFonts w:ascii="Times New Roman" w:eastAsia="宋体" w:hAnsi="Times New Roman" w:cs="Times New Roman" w:hint="eastAsia"/>
                <w:b/>
                <w:noProof/>
                <w:color w:val="000000" w:themeColor="text1"/>
                <w:sz w:val="24"/>
                <w:rPrChange w:id="466" w:author="Windows 用户" w:date="2018-06-12T20:24:00Z">
                  <w:rPr>
                    <w:rStyle w:val="a8"/>
                    <w:rFonts w:ascii="Times New Roman" w:eastAsia="黑体" w:hAnsi="Times New Roman" w:cs="Times New Roman" w:hint="eastAsia"/>
                    <w:noProof/>
                  </w:rPr>
                </w:rPrChange>
              </w:rPr>
              <w:t>应用程序的基本属性配置</w:t>
            </w:r>
            <w:r w:rsidRPr="00A40625">
              <w:rPr>
                <w:rFonts w:ascii="Times New Roman" w:eastAsia="宋体" w:hAnsi="Times New Roman"/>
                <w:noProof/>
                <w:webHidden/>
                <w:color w:val="000000" w:themeColor="text1"/>
                <w:sz w:val="24"/>
                <w:rPrChange w:id="467" w:author="Windows 用户" w:date="2018-06-12T20:23:00Z">
                  <w:rPr>
                    <w:noProof/>
                    <w:webHidden/>
                  </w:rPr>
                </w:rPrChange>
              </w:rPr>
              <w:tab/>
            </w:r>
            <w:r w:rsidRPr="00A40625">
              <w:rPr>
                <w:rFonts w:ascii="Times New Roman" w:eastAsia="宋体" w:hAnsi="Times New Roman"/>
                <w:noProof/>
                <w:webHidden/>
                <w:color w:val="000000" w:themeColor="text1"/>
                <w:sz w:val="24"/>
                <w:rPrChange w:id="468"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469" w:author="Windows 用户" w:date="2018-06-12T20:23:00Z">
                  <w:rPr>
                    <w:noProof/>
                    <w:webHidden/>
                  </w:rPr>
                </w:rPrChange>
              </w:rPr>
              <w:instrText xml:space="preserve"> PAGEREF _Toc516593054 \h </w:instrText>
            </w:r>
          </w:ins>
          <w:r w:rsidRPr="00A40625">
            <w:rPr>
              <w:rFonts w:ascii="Times New Roman" w:eastAsia="宋体" w:hAnsi="Times New Roman"/>
              <w:noProof/>
              <w:webHidden/>
              <w:color w:val="000000" w:themeColor="text1"/>
              <w:sz w:val="24"/>
              <w:rPrChange w:id="470"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471" w:author="Windows 用户" w:date="2018-06-12T20:23:00Z">
                <w:rPr>
                  <w:noProof/>
                  <w:webHidden/>
                </w:rPr>
              </w:rPrChange>
            </w:rPr>
            <w:fldChar w:fldCharType="separate"/>
          </w:r>
          <w:ins w:id="472" w:author="Windows 用户" w:date="2018-06-12T20:29:00Z">
            <w:r w:rsidR="004B1FC0">
              <w:rPr>
                <w:rFonts w:ascii="Times New Roman" w:eastAsia="宋体" w:hAnsi="Times New Roman"/>
                <w:noProof/>
                <w:webHidden/>
                <w:color w:val="000000" w:themeColor="text1"/>
                <w:sz w:val="24"/>
              </w:rPr>
              <w:t>10</w:t>
            </w:r>
          </w:ins>
          <w:ins w:id="473" w:author="yiyanggui" w:date="2018-06-12T18:55:00Z">
            <w:del w:id="474" w:author="Windows 用户" w:date="2018-06-12T20:11:00Z">
              <w:r w:rsidRPr="00A40625" w:rsidDel="00ED61C2">
                <w:rPr>
                  <w:rFonts w:ascii="Times New Roman" w:eastAsia="宋体" w:hAnsi="Times New Roman"/>
                  <w:noProof/>
                  <w:webHidden/>
                  <w:color w:val="000000" w:themeColor="text1"/>
                  <w:sz w:val="24"/>
                  <w:rPrChange w:id="475" w:author="Windows 用户" w:date="2018-06-12T20:23:00Z">
                    <w:rPr>
                      <w:noProof/>
                      <w:webHidden/>
                    </w:rPr>
                  </w:rPrChange>
                </w:rPr>
                <w:delText>10</w:delText>
              </w:r>
            </w:del>
            <w:r w:rsidRPr="00A40625">
              <w:rPr>
                <w:rFonts w:ascii="Times New Roman" w:eastAsia="宋体" w:hAnsi="Times New Roman"/>
                <w:noProof/>
                <w:webHidden/>
                <w:color w:val="000000" w:themeColor="text1"/>
                <w:sz w:val="24"/>
                <w:rPrChange w:id="476"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477"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478" w:author="yiyanggui" w:date="2018-06-12T18:55:00Z"/>
              <w:rFonts w:ascii="Times New Roman" w:eastAsia="宋体" w:hAnsi="Times New Roman"/>
              <w:noProof/>
              <w:color w:val="000000" w:themeColor="text1"/>
              <w:sz w:val="24"/>
              <w:rPrChange w:id="479" w:author="Windows 用户" w:date="2018-06-12T20:23:00Z">
                <w:rPr>
                  <w:ins w:id="480" w:author="yiyanggui" w:date="2018-06-12T18:55:00Z"/>
                  <w:noProof/>
                </w:rPr>
              </w:rPrChange>
            </w:rPr>
            <w:pPrChange w:id="481" w:author="Windows 用户" w:date="2018-06-12T20:22:00Z">
              <w:pPr>
                <w:pStyle w:val="20"/>
                <w:tabs>
                  <w:tab w:val="right" w:leader="dot" w:pos="9175"/>
                </w:tabs>
              </w:pPr>
            </w:pPrChange>
          </w:pPr>
          <w:ins w:id="482" w:author="yiyanggui" w:date="2018-06-12T18:55:00Z">
            <w:r w:rsidRPr="00A40625">
              <w:rPr>
                <w:rStyle w:val="a8"/>
                <w:rFonts w:ascii="Times New Roman" w:eastAsia="宋体" w:hAnsi="Times New Roman"/>
                <w:noProof/>
                <w:color w:val="000000" w:themeColor="text1"/>
                <w:sz w:val="24"/>
                <w:rPrChange w:id="483"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484"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485" w:author="Windows 用户" w:date="2018-06-12T20:23:00Z">
                  <w:rPr>
                    <w:noProof/>
                  </w:rPr>
                </w:rPrChange>
              </w:rPr>
              <w:instrText>HYPERLINK \l "_Toc516593055"</w:instrText>
            </w:r>
            <w:r w:rsidRPr="00A40625">
              <w:rPr>
                <w:rStyle w:val="a8"/>
                <w:rFonts w:ascii="Times New Roman" w:eastAsia="宋体" w:hAnsi="Times New Roman"/>
                <w:noProof/>
                <w:color w:val="000000" w:themeColor="text1"/>
                <w:sz w:val="24"/>
                <w:rPrChange w:id="486"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487"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488" w:author="Windows 用户" w:date="2018-06-12T20:23:00Z">
                  <w:rPr>
                    <w:rStyle w:val="a8"/>
                    <w:rFonts w:ascii="Times New Roman" w:eastAsia="宋体" w:hAnsi="Times New Roman" w:cs="Times New Roman"/>
                    <w:noProof/>
                  </w:rPr>
                </w:rPrChange>
              </w:rPr>
              <w:t xml:space="preserve">3.1 </w:t>
            </w:r>
            <w:r w:rsidRPr="00A40625">
              <w:rPr>
                <w:rStyle w:val="a8"/>
                <w:rFonts w:ascii="Times New Roman" w:eastAsia="宋体" w:hAnsi="Times New Roman" w:cs="Times New Roman" w:hint="eastAsia"/>
                <w:noProof/>
                <w:color w:val="000000" w:themeColor="text1"/>
                <w:sz w:val="24"/>
                <w:rPrChange w:id="489" w:author="Windows 用户" w:date="2018-06-12T20:23:00Z">
                  <w:rPr>
                    <w:rStyle w:val="a8"/>
                    <w:rFonts w:ascii="Times New Roman" w:eastAsia="宋体" w:hAnsi="Times New Roman" w:cs="Times New Roman" w:hint="eastAsia"/>
                    <w:noProof/>
                  </w:rPr>
                </w:rPrChange>
              </w:rPr>
              <w:t>应用程序共享用户</w:t>
            </w:r>
            <w:r w:rsidRPr="00A40625">
              <w:rPr>
                <w:rStyle w:val="a8"/>
                <w:rFonts w:ascii="Times New Roman" w:eastAsia="宋体" w:hAnsi="Times New Roman" w:cs="Times New Roman"/>
                <w:noProof/>
                <w:color w:val="000000" w:themeColor="text1"/>
                <w:sz w:val="24"/>
                <w:rPrChange w:id="490" w:author="Windows 用户" w:date="2018-06-12T20:23:00Z">
                  <w:rPr>
                    <w:rStyle w:val="a8"/>
                    <w:rFonts w:ascii="Times New Roman" w:eastAsia="宋体" w:hAnsi="Times New Roman" w:cs="Times New Roman"/>
                    <w:noProof/>
                  </w:rPr>
                </w:rPrChange>
              </w:rPr>
              <w:t>ID</w:t>
            </w:r>
            <w:r w:rsidRPr="00A40625">
              <w:rPr>
                <w:rFonts w:ascii="Times New Roman" w:eastAsia="宋体" w:hAnsi="Times New Roman"/>
                <w:noProof/>
                <w:webHidden/>
                <w:color w:val="000000" w:themeColor="text1"/>
                <w:sz w:val="24"/>
                <w:rPrChange w:id="491" w:author="Windows 用户" w:date="2018-06-12T20:23:00Z">
                  <w:rPr>
                    <w:noProof/>
                    <w:webHidden/>
                  </w:rPr>
                </w:rPrChange>
              </w:rPr>
              <w:tab/>
            </w:r>
            <w:r w:rsidRPr="00A40625">
              <w:rPr>
                <w:rFonts w:ascii="Times New Roman" w:eastAsia="宋体" w:hAnsi="Times New Roman"/>
                <w:noProof/>
                <w:webHidden/>
                <w:color w:val="000000" w:themeColor="text1"/>
                <w:sz w:val="24"/>
                <w:rPrChange w:id="492"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493" w:author="Windows 用户" w:date="2018-06-12T20:23:00Z">
                  <w:rPr>
                    <w:noProof/>
                    <w:webHidden/>
                  </w:rPr>
                </w:rPrChange>
              </w:rPr>
              <w:instrText xml:space="preserve"> PAGEREF _Toc516593055 \h </w:instrText>
            </w:r>
          </w:ins>
          <w:r w:rsidRPr="00A40625">
            <w:rPr>
              <w:rFonts w:ascii="Times New Roman" w:eastAsia="宋体" w:hAnsi="Times New Roman"/>
              <w:noProof/>
              <w:webHidden/>
              <w:color w:val="000000" w:themeColor="text1"/>
              <w:sz w:val="24"/>
              <w:rPrChange w:id="494"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495" w:author="Windows 用户" w:date="2018-06-12T20:23:00Z">
                <w:rPr>
                  <w:noProof/>
                  <w:webHidden/>
                </w:rPr>
              </w:rPrChange>
            </w:rPr>
            <w:fldChar w:fldCharType="separate"/>
          </w:r>
          <w:ins w:id="496" w:author="Windows 用户" w:date="2018-06-12T20:29:00Z">
            <w:r w:rsidR="004B1FC0">
              <w:rPr>
                <w:rFonts w:ascii="Times New Roman" w:eastAsia="宋体" w:hAnsi="Times New Roman"/>
                <w:noProof/>
                <w:webHidden/>
                <w:color w:val="000000" w:themeColor="text1"/>
                <w:sz w:val="24"/>
              </w:rPr>
              <w:t>10</w:t>
            </w:r>
          </w:ins>
          <w:ins w:id="497" w:author="yiyanggui" w:date="2018-06-12T18:55:00Z">
            <w:del w:id="498" w:author="Windows 用户" w:date="2018-06-12T20:11:00Z">
              <w:r w:rsidRPr="00A40625" w:rsidDel="00ED61C2">
                <w:rPr>
                  <w:rFonts w:ascii="Times New Roman" w:eastAsia="宋体" w:hAnsi="Times New Roman"/>
                  <w:noProof/>
                  <w:webHidden/>
                  <w:color w:val="000000" w:themeColor="text1"/>
                  <w:sz w:val="24"/>
                  <w:rPrChange w:id="499" w:author="Windows 用户" w:date="2018-06-12T20:23:00Z">
                    <w:rPr>
                      <w:noProof/>
                      <w:webHidden/>
                    </w:rPr>
                  </w:rPrChange>
                </w:rPr>
                <w:delText>10</w:delText>
              </w:r>
            </w:del>
            <w:r w:rsidRPr="00A40625">
              <w:rPr>
                <w:rFonts w:ascii="Times New Roman" w:eastAsia="宋体" w:hAnsi="Times New Roman"/>
                <w:noProof/>
                <w:webHidden/>
                <w:color w:val="000000" w:themeColor="text1"/>
                <w:sz w:val="24"/>
                <w:rPrChange w:id="500"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501"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502" w:author="yiyanggui" w:date="2018-06-12T18:55:00Z"/>
              <w:rFonts w:ascii="Times New Roman" w:eastAsia="宋体" w:hAnsi="Times New Roman"/>
              <w:noProof/>
              <w:color w:val="000000" w:themeColor="text1"/>
              <w:sz w:val="24"/>
              <w:rPrChange w:id="503" w:author="Windows 用户" w:date="2018-06-12T20:23:00Z">
                <w:rPr>
                  <w:ins w:id="504" w:author="yiyanggui" w:date="2018-06-12T18:55:00Z"/>
                  <w:noProof/>
                </w:rPr>
              </w:rPrChange>
            </w:rPr>
            <w:pPrChange w:id="505" w:author="Windows 用户" w:date="2018-06-12T20:22:00Z">
              <w:pPr>
                <w:pStyle w:val="30"/>
                <w:tabs>
                  <w:tab w:val="right" w:leader="dot" w:pos="9175"/>
                </w:tabs>
              </w:pPr>
            </w:pPrChange>
          </w:pPr>
          <w:ins w:id="506" w:author="yiyanggui" w:date="2018-06-12T18:55:00Z">
            <w:r w:rsidRPr="00A40625">
              <w:rPr>
                <w:rStyle w:val="a8"/>
                <w:rFonts w:ascii="Times New Roman" w:eastAsia="宋体" w:hAnsi="Times New Roman"/>
                <w:noProof/>
                <w:color w:val="000000" w:themeColor="text1"/>
                <w:sz w:val="24"/>
                <w:rPrChange w:id="507"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508"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509" w:author="Windows 用户" w:date="2018-06-12T20:23:00Z">
                  <w:rPr>
                    <w:noProof/>
                  </w:rPr>
                </w:rPrChange>
              </w:rPr>
              <w:instrText>HYPERLINK \l "_Toc516593056"</w:instrText>
            </w:r>
            <w:r w:rsidRPr="00A40625">
              <w:rPr>
                <w:rStyle w:val="a8"/>
                <w:rFonts w:ascii="Times New Roman" w:eastAsia="宋体" w:hAnsi="Times New Roman"/>
                <w:noProof/>
                <w:color w:val="000000" w:themeColor="text1"/>
                <w:sz w:val="24"/>
                <w:rPrChange w:id="510"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511"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512" w:author="Windows 用户" w:date="2018-06-12T20:23:00Z">
                  <w:rPr>
                    <w:rStyle w:val="a8"/>
                    <w:rFonts w:ascii="Times New Roman" w:eastAsia="宋体" w:hAnsi="Times New Roman" w:cs="Times New Roman"/>
                    <w:noProof/>
                  </w:rPr>
                </w:rPrChange>
              </w:rPr>
              <w:t>3.1.1 sharedUserId</w:t>
            </w:r>
            <w:r w:rsidRPr="00A40625">
              <w:rPr>
                <w:rStyle w:val="a8"/>
                <w:rFonts w:ascii="Times New Roman" w:eastAsia="宋体" w:hAnsi="Times New Roman" w:cs="Times New Roman" w:hint="eastAsia"/>
                <w:noProof/>
                <w:color w:val="000000" w:themeColor="text1"/>
                <w:sz w:val="24"/>
                <w:rPrChange w:id="513" w:author="Windows 用户" w:date="2018-06-12T20:23:00Z">
                  <w:rPr>
                    <w:rStyle w:val="a8"/>
                    <w:rFonts w:ascii="Times New Roman" w:eastAsia="宋体" w:hAnsi="Times New Roman" w:cs="Times New Roman" w:hint="eastAsia"/>
                    <w:noProof/>
                  </w:rPr>
                </w:rPrChange>
              </w:rPr>
              <w:t>属性值的正确格式</w:t>
            </w:r>
            <w:r w:rsidRPr="00A40625">
              <w:rPr>
                <w:rFonts w:ascii="Times New Roman" w:eastAsia="宋体" w:hAnsi="Times New Roman"/>
                <w:noProof/>
                <w:webHidden/>
                <w:color w:val="000000" w:themeColor="text1"/>
                <w:sz w:val="24"/>
                <w:rPrChange w:id="514" w:author="Windows 用户" w:date="2018-06-12T20:23:00Z">
                  <w:rPr>
                    <w:noProof/>
                    <w:webHidden/>
                  </w:rPr>
                </w:rPrChange>
              </w:rPr>
              <w:tab/>
            </w:r>
            <w:r w:rsidRPr="00A40625">
              <w:rPr>
                <w:rFonts w:ascii="Times New Roman" w:eastAsia="宋体" w:hAnsi="Times New Roman"/>
                <w:noProof/>
                <w:webHidden/>
                <w:color w:val="000000" w:themeColor="text1"/>
                <w:sz w:val="24"/>
                <w:rPrChange w:id="515"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516" w:author="Windows 用户" w:date="2018-06-12T20:23:00Z">
                  <w:rPr>
                    <w:noProof/>
                    <w:webHidden/>
                  </w:rPr>
                </w:rPrChange>
              </w:rPr>
              <w:instrText xml:space="preserve"> PAGEREF _Toc516593056 \h </w:instrText>
            </w:r>
          </w:ins>
          <w:r w:rsidRPr="00A40625">
            <w:rPr>
              <w:rFonts w:ascii="Times New Roman" w:eastAsia="宋体" w:hAnsi="Times New Roman"/>
              <w:noProof/>
              <w:webHidden/>
              <w:color w:val="000000" w:themeColor="text1"/>
              <w:sz w:val="24"/>
              <w:rPrChange w:id="517"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518" w:author="Windows 用户" w:date="2018-06-12T20:23:00Z">
                <w:rPr>
                  <w:noProof/>
                  <w:webHidden/>
                </w:rPr>
              </w:rPrChange>
            </w:rPr>
            <w:fldChar w:fldCharType="separate"/>
          </w:r>
          <w:ins w:id="519" w:author="Windows 用户" w:date="2018-06-12T20:29:00Z">
            <w:r w:rsidR="004B1FC0">
              <w:rPr>
                <w:rFonts w:ascii="Times New Roman" w:eastAsia="宋体" w:hAnsi="Times New Roman"/>
                <w:noProof/>
                <w:webHidden/>
                <w:color w:val="000000" w:themeColor="text1"/>
                <w:sz w:val="24"/>
              </w:rPr>
              <w:t>10</w:t>
            </w:r>
          </w:ins>
          <w:ins w:id="520" w:author="yiyanggui" w:date="2018-06-12T18:55:00Z">
            <w:del w:id="521" w:author="Windows 用户" w:date="2018-06-12T20:11:00Z">
              <w:r w:rsidRPr="00A40625" w:rsidDel="00ED61C2">
                <w:rPr>
                  <w:rFonts w:ascii="Times New Roman" w:eastAsia="宋体" w:hAnsi="Times New Roman"/>
                  <w:noProof/>
                  <w:webHidden/>
                  <w:color w:val="000000" w:themeColor="text1"/>
                  <w:sz w:val="24"/>
                  <w:rPrChange w:id="522" w:author="Windows 用户" w:date="2018-06-12T20:23:00Z">
                    <w:rPr>
                      <w:noProof/>
                      <w:webHidden/>
                    </w:rPr>
                  </w:rPrChange>
                </w:rPr>
                <w:delText>10</w:delText>
              </w:r>
            </w:del>
            <w:r w:rsidRPr="00A40625">
              <w:rPr>
                <w:rFonts w:ascii="Times New Roman" w:eastAsia="宋体" w:hAnsi="Times New Roman"/>
                <w:noProof/>
                <w:webHidden/>
                <w:color w:val="000000" w:themeColor="text1"/>
                <w:sz w:val="24"/>
                <w:rPrChange w:id="523"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524"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525" w:author="yiyanggui" w:date="2018-06-12T18:55:00Z"/>
              <w:rFonts w:ascii="Times New Roman" w:eastAsia="宋体" w:hAnsi="Times New Roman"/>
              <w:noProof/>
              <w:color w:val="000000" w:themeColor="text1"/>
              <w:sz w:val="24"/>
              <w:rPrChange w:id="526" w:author="Windows 用户" w:date="2018-06-12T20:23:00Z">
                <w:rPr>
                  <w:ins w:id="527" w:author="yiyanggui" w:date="2018-06-12T18:55:00Z"/>
                  <w:noProof/>
                </w:rPr>
              </w:rPrChange>
            </w:rPr>
            <w:pPrChange w:id="528" w:author="Windows 用户" w:date="2018-06-12T20:22:00Z">
              <w:pPr>
                <w:pStyle w:val="30"/>
                <w:tabs>
                  <w:tab w:val="right" w:leader="dot" w:pos="9175"/>
                </w:tabs>
              </w:pPr>
            </w:pPrChange>
          </w:pPr>
          <w:ins w:id="529" w:author="yiyanggui" w:date="2018-06-12T18:55:00Z">
            <w:r w:rsidRPr="00A40625">
              <w:rPr>
                <w:rStyle w:val="a8"/>
                <w:rFonts w:ascii="Times New Roman" w:eastAsia="宋体" w:hAnsi="Times New Roman"/>
                <w:noProof/>
                <w:color w:val="000000" w:themeColor="text1"/>
                <w:sz w:val="24"/>
                <w:rPrChange w:id="530"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531"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532" w:author="Windows 用户" w:date="2018-06-12T20:23:00Z">
                  <w:rPr>
                    <w:noProof/>
                  </w:rPr>
                </w:rPrChange>
              </w:rPr>
              <w:instrText>HYPERLINK \l "_Toc516593057"</w:instrText>
            </w:r>
            <w:r w:rsidRPr="00A40625">
              <w:rPr>
                <w:rStyle w:val="a8"/>
                <w:rFonts w:ascii="Times New Roman" w:eastAsia="宋体" w:hAnsi="Times New Roman"/>
                <w:noProof/>
                <w:color w:val="000000" w:themeColor="text1"/>
                <w:sz w:val="24"/>
                <w:rPrChange w:id="533"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534"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535" w:author="Windows 用户" w:date="2018-06-12T20:23:00Z">
                  <w:rPr>
                    <w:rStyle w:val="a8"/>
                    <w:rFonts w:ascii="Times New Roman" w:eastAsia="宋体" w:hAnsi="Times New Roman" w:cs="Times New Roman"/>
                    <w:noProof/>
                  </w:rPr>
                </w:rPrChange>
              </w:rPr>
              <w:t xml:space="preserve">3.1.2 </w:t>
            </w:r>
            <w:r w:rsidRPr="00A40625">
              <w:rPr>
                <w:rStyle w:val="a8"/>
                <w:rFonts w:ascii="Times New Roman" w:eastAsia="宋体" w:hAnsi="Times New Roman" w:cs="Times New Roman" w:hint="eastAsia"/>
                <w:noProof/>
                <w:color w:val="000000" w:themeColor="text1"/>
                <w:sz w:val="24"/>
                <w:rPrChange w:id="536" w:author="Windows 用户" w:date="2018-06-12T20:23:00Z">
                  <w:rPr>
                    <w:rStyle w:val="a8"/>
                    <w:rFonts w:ascii="Times New Roman" w:eastAsia="宋体" w:hAnsi="Times New Roman" w:cs="Times New Roman" w:hint="eastAsia"/>
                    <w:noProof/>
                  </w:rPr>
                </w:rPrChange>
              </w:rPr>
              <w:t>多个</w:t>
            </w:r>
            <w:r w:rsidRPr="00A40625">
              <w:rPr>
                <w:rStyle w:val="a8"/>
                <w:rFonts w:ascii="Times New Roman" w:eastAsia="宋体" w:hAnsi="Times New Roman" w:cs="Times New Roman"/>
                <w:noProof/>
                <w:color w:val="000000" w:themeColor="text1"/>
                <w:sz w:val="24"/>
                <w:rPrChange w:id="537" w:author="Windows 用户" w:date="2018-06-12T20:23:00Z">
                  <w:rPr>
                    <w:rStyle w:val="a8"/>
                    <w:rFonts w:ascii="Times New Roman" w:eastAsia="宋体" w:hAnsi="Times New Roman" w:cs="Times New Roman"/>
                    <w:noProof/>
                  </w:rPr>
                </w:rPrChange>
              </w:rPr>
              <w:t>APP</w:t>
            </w:r>
            <w:r w:rsidRPr="00A40625">
              <w:rPr>
                <w:rStyle w:val="a8"/>
                <w:rFonts w:ascii="Times New Roman" w:eastAsia="宋体" w:hAnsi="Times New Roman" w:cs="Times New Roman" w:hint="eastAsia"/>
                <w:noProof/>
                <w:color w:val="000000" w:themeColor="text1"/>
                <w:sz w:val="24"/>
                <w:rPrChange w:id="538" w:author="Windows 用户" w:date="2018-06-12T20:23:00Z">
                  <w:rPr>
                    <w:rStyle w:val="a8"/>
                    <w:rFonts w:ascii="Times New Roman" w:eastAsia="宋体" w:hAnsi="Times New Roman" w:cs="Times New Roman" w:hint="eastAsia"/>
                    <w:noProof/>
                  </w:rPr>
                </w:rPrChange>
              </w:rPr>
              <w:t>共享用户</w:t>
            </w:r>
            <w:r w:rsidRPr="00A40625">
              <w:rPr>
                <w:rStyle w:val="a8"/>
                <w:rFonts w:ascii="Times New Roman" w:eastAsia="宋体" w:hAnsi="Times New Roman" w:cs="Times New Roman"/>
                <w:noProof/>
                <w:color w:val="000000" w:themeColor="text1"/>
                <w:sz w:val="24"/>
                <w:rPrChange w:id="539" w:author="Windows 用户" w:date="2018-06-12T20:23:00Z">
                  <w:rPr>
                    <w:rStyle w:val="a8"/>
                    <w:rFonts w:ascii="Times New Roman" w:eastAsia="宋体" w:hAnsi="Times New Roman" w:cs="Times New Roman"/>
                    <w:noProof/>
                  </w:rPr>
                </w:rPrChange>
              </w:rPr>
              <w:t>ID</w:t>
            </w:r>
            <w:r w:rsidRPr="00A40625">
              <w:rPr>
                <w:rFonts w:ascii="Times New Roman" w:eastAsia="宋体" w:hAnsi="Times New Roman"/>
                <w:noProof/>
                <w:webHidden/>
                <w:color w:val="000000" w:themeColor="text1"/>
                <w:sz w:val="24"/>
                <w:rPrChange w:id="540" w:author="Windows 用户" w:date="2018-06-12T20:23:00Z">
                  <w:rPr>
                    <w:noProof/>
                    <w:webHidden/>
                  </w:rPr>
                </w:rPrChange>
              </w:rPr>
              <w:tab/>
            </w:r>
            <w:r w:rsidRPr="00A40625">
              <w:rPr>
                <w:rFonts w:ascii="Times New Roman" w:eastAsia="宋体" w:hAnsi="Times New Roman"/>
                <w:noProof/>
                <w:webHidden/>
                <w:color w:val="000000" w:themeColor="text1"/>
                <w:sz w:val="24"/>
                <w:rPrChange w:id="54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542" w:author="Windows 用户" w:date="2018-06-12T20:23:00Z">
                  <w:rPr>
                    <w:noProof/>
                    <w:webHidden/>
                  </w:rPr>
                </w:rPrChange>
              </w:rPr>
              <w:instrText xml:space="preserve"> PAGEREF _Toc516593057 \h </w:instrText>
            </w:r>
          </w:ins>
          <w:r w:rsidRPr="00A40625">
            <w:rPr>
              <w:rFonts w:ascii="Times New Roman" w:eastAsia="宋体" w:hAnsi="Times New Roman"/>
              <w:noProof/>
              <w:webHidden/>
              <w:color w:val="000000" w:themeColor="text1"/>
              <w:sz w:val="24"/>
              <w:rPrChange w:id="54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544" w:author="Windows 用户" w:date="2018-06-12T20:23:00Z">
                <w:rPr>
                  <w:noProof/>
                  <w:webHidden/>
                </w:rPr>
              </w:rPrChange>
            </w:rPr>
            <w:fldChar w:fldCharType="separate"/>
          </w:r>
          <w:ins w:id="545" w:author="Windows 用户" w:date="2018-06-12T20:29:00Z">
            <w:r w:rsidR="004B1FC0">
              <w:rPr>
                <w:rFonts w:ascii="Times New Roman" w:eastAsia="宋体" w:hAnsi="Times New Roman"/>
                <w:noProof/>
                <w:webHidden/>
                <w:color w:val="000000" w:themeColor="text1"/>
                <w:sz w:val="24"/>
              </w:rPr>
              <w:t>11</w:t>
            </w:r>
          </w:ins>
          <w:ins w:id="546" w:author="yiyanggui" w:date="2018-06-12T18:55:00Z">
            <w:del w:id="547" w:author="Windows 用户" w:date="2018-06-12T20:11:00Z">
              <w:r w:rsidRPr="00A40625" w:rsidDel="00ED61C2">
                <w:rPr>
                  <w:rFonts w:ascii="Times New Roman" w:eastAsia="宋体" w:hAnsi="Times New Roman"/>
                  <w:noProof/>
                  <w:webHidden/>
                  <w:color w:val="000000" w:themeColor="text1"/>
                  <w:sz w:val="24"/>
                  <w:rPrChange w:id="548" w:author="Windows 用户" w:date="2018-06-12T20:23:00Z">
                    <w:rPr>
                      <w:noProof/>
                      <w:webHidden/>
                    </w:rPr>
                  </w:rPrChange>
                </w:rPr>
                <w:delText>11</w:delText>
              </w:r>
            </w:del>
            <w:r w:rsidRPr="00A40625">
              <w:rPr>
                <w:rFonts w:ascii="Times New Roman" w:eastAsia="宋体" w:hAnsi="Times New Roman"/>
                <w:noProof/>
                <w:webHidden/>
                <w:color w:val="000000" w:themeColor="text1"/>
                <w:sz w:val="24"/>
                <w:rPrChange w:id="54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550"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551" w:author="yiyanggui" w:date="2018-06-12T18:55:00Z"/>
              <w:rFonts w:ascii="Times New Roman" w:eastAsia="宋体" w:hAnsi="Times New Roman"/>
              <w:noProof/>
              <w:color w:val="000000" w:themeColor="text1"/>
              <w:sz w:val="24"/>
              <w:rPrChange w:id="552" w:author="Windows 用户" w:date="2018-06-12T20:23:00Z">
                <w:rPr>
                  <w:ins w:id="553" w:author="yiyanggui" w:date="2018-06-12T18:55:00Z"/>
                  <w:noProof/>
                </w:rPr>
              </w:rPrChange>
            </w:rPr>
            <w:pPrChange w:id="554" w:author="Windows 用户" w:date="2018-06-12T20:22:00Z">
              <w:pPr>
                <w:pStyle w:val="30"/>
                <w:tabs>
                  <w:tab w:val="right" w:leader="dot" w:pos="9175"/>
                </w:tabs>
              </w:pPr>
            </w:pPrChange>
          </w:pPr>
          <w:ins w:id="555" w:author="yiyanggui" w:date="2018-06-12T18:55:00Z">
            <w:r w:rsidRPr="00A40625">
              <w:rPr>
                <w:rStyle w:val="a8"/>
                <w:rFonts w:ascii="Times New Roman" w:eastAsia="宋体" w:hAnsi="Times New Roman"/>
                <w:noProof/>
                <w:color w:val="000000" w:themeColor="text1"/>
                <w:sz w:val="24"/>
                <w:rPrChange w:id="556"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557"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558" w:author="Windows 用户" w:date="2018-06-12T20:23:00Z">
                  <w:rPr>
                    <w:noProof/>
                  </w:rPr>
                </w:rPrChange>
              </w:rPr>
              <w:instrText>HYPERLINK \l "_Toc516593058"</w:instrText>
            </w:r>
            <w:r w:rsidRPr="00A40625">
              <w:rPr>
                <w:rStyle w:val="a8"/>
                <w:rFonts w:ascii="Times New Roman" w:eastAsia="宋体" w:hAnsi="Times New Roman"/>
                <w:noProof/>
                <w:color w:val="000000" w:themeColor="text1"/>
                <w:sz w:val="24"/>
                <w:rPrChange w:id="559"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560"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561" w:author="Windows 用户" w:date="2018-06-12T20:23:00Z">
                  <w:rPr>
                    <w:rStyle w:val="a8"/>
                    <w:rFonts w:ascii="Times New Roman" w:eastAsia="宋体" w:hAnsi="Times New Roman" w:cs="Times New Roman"/>
                    <w:noProof/>
                  </w:rPr>
                </w:rPrChange>
              </w:rPr>
              <w:t>3.1.3 sharedUserId</w:t>
            </w:r>
            <w:r w:rsidRPr="00A40625">
              <w:rPr>
                <w:rStyle w:val="a8"/>
                <w:rFonts w:ascii="Times New Roman" w:eastAsia="宋体" w:hAnsi="Times New Roman" w:cs="Times New Roman" w:hint="eastAsia"/>
                <w:noProof/>
                <w:color w:val="000000" w:themeColor="text1"/>
                <w:sz w:val="24"/>
                <w:rPrChange w:id="562" w:author="Windows 用户" w:date="2018-06-12T20:23:00Z">
                  <w:rPr>
                    <w:rStyle w:val="a8"/>
                    <w:rFonts w:ascii="Times New Roman" w:eastAsia="宋体" w:hAnsi="Times New Roman" w:cs="Times New Roman" w:hint="eastAsia"/>
                    <w:noProof/>
                  </w:rPr>
                </w:rPrChange>
              </w:rPr>
              <w:t>值为另一个已安装的包名</w:t>
            </w:r>
            <w:r w:rsidRPr="00A40625">
              <w:rPr>
                <w:rFonts w:ascii="Times New Roman" w:eastAsia="宋体" w:hAnsi="Times New Roman"/>
                <w:noProof/>
                <w:webHidden/>
                <w:color w:val="000000" w:themeColor="text1"/>
                <w:sz w:val="24"/>
                <w:rPrChange w:id="563" w:author="Windows 用户" w:date="2018-06-12T20:23:00Z">
                  <w:rPr>
                    <w:noProof/>
                    <w:webHidden/>
                  </w:rPr>
                </w:rPrChange>
              </w:rPr>
              <w:tab/>
            </w:r>
            <w:r w:rsidRPr="00A40625">
              <w:rPr>
                <w:rFonts w:ascii="Times New Roman" w:eastAsia="宋体" w:hAnsi="Times New Roman"/>
                <w:noProof/>
                <w:webHidden/>
                <w:color w:val="000000" w:themeColor="text1"/>
                <w:sz w:val="24"/>
                <w:rPrChange w:id="564"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565" w:author="Windows 用户" w:date="2018-06-12T20:23:00Z">
                  <w:rPr>
                    <w:noProof/>
                    <w:webHidden/>
                  </w:rPr>
                </w:rPrChange>
              </w:rPr>
              <w:instrText xml:space="preserve"> PAGEREF _Toc516593058 \h </w:instrText>
            </w:r>
          </w:ins>
          <w:r w:rsidRPr="00A40625">
            <w:rPr>
              <w:rFonts w:ascii="Times New Roman" w:eastAsia="宋体" w:hAnsi="Times New Roman"/>
              <w:noProof/>
              <w:webHidden/>
              <w:color w:val="000000" w:themeColor="text1"/>
              <w:sz w:val="24"/>
              <w:rPrChange w:id="566"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567" w:author="Windows 用户" w:date="2018-06-12T20:23:00Z">
                <w:rPr>
                  <w:noProof/>
                  <w:webHidden/>
                </w:rPr>
              </w:rPrChange>
            </w:rPr>
            <w:fldChar w:fldCharType="separate"/>
          </w:r>
          <w:ins w:id="568" w:author="Windows 用户" w:date="2018-06-12T20:29:00Z">
            <w:r w:rsidR="004B1FC0">
              <w:rPr>
                <w:rFonts w:ascii="Times New Roman" w:eastAsia="宋体" w:hAnsi="Times New Roman"/>
                <w:noProof/>
                <w:webHidden/>
                <w:color w:val="000000" w:themeColor="text1"/>
                <w:sz w:val="24"/>
              </w:rPr>
              <w:t>11</w:t>
            </w:r>
          </w:ins>
          <w:ins w:id="569" w:author="yiyanggui" w:date="2018-06-12T18:55:00Z">
            <w:del w:id="570" w:author="Windows 用户" w:date="2018-06-12T20:11:00Z">
              <w:r w:rsidRPr="00A40625" w:rsidDel="00ED61C2">
                <w:rPr>
                  <w:rFonts w:ascii="Times New Roman" w:eastAsia="宋体" w:hAnsi="Times New Roman"/>
                  <w:noProof/>
                  <w:webHidden/>
                  <w:color w:val="000000" w:themeColor="text1"/>
                  <w:sz w:val="24"/>
                  <w:rPrChange w:id="571" w:author="Windows 用户" w:date="2018-06-12T20:23:00Z">
                    <w:rPr>
                      <w:noProof/>
                      <w:webHidden/>
                    </w:rPr>
                  </w:rPrChange>
                </w:rPr>
                <w:delText>12</w:delText>
              </w:r>
            </w:del>
            <w:r w:rsidRPr="00A40625">
              <w:rPr>
                <w:rFonts w:ascii="Times New Roman" w:eastAsia="宋体" w:hAnsi="Times New Roman"/>
                <w:noProof/>
                <w:webHidden/>
                <w:color w:val="000000" w:themeColor="text1"/>
                <w:sz w:val="24"/>
                <w:rPrChange w:id="572"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573"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574" w:author="yiyanggui" w:date="2018-06-12T18:55:00Z"/>
              <w:rFonts w:ascii="Times New Roman" w:eastAsia="宋体" w:hAnsi="Times New Roman"/>
              <w:noProof/>
              <w:color w:val="000000" w:themeColor="text1"/>
              <w:sz w:val="24"/>
              <w:rPrChange w:id="575" w:author="Windows 用户" w:date="2018-06-12T20:23:00Z">
                <w:rPr>
                  <w:ins w:id="576" w:author="yiyanggui" w:date="2018-06-12T18:55:00Z"/>
                  <w:noProof/>
                </w:rPr>
              </w:rPrChange>
            </w:rPr>
            <w:pPrChange w:id="577" w:author="Windows 用户" w:date="2018-06-12T20:22:00Z">
              <w:pPr>
                <w:pStyle w:val="20"/>
                <w:tabs>
                  <w:tab w:val="right" w:leader="dot" w:pos="9175"/>
                </w:tabs>
              </w:pPr>
            </w:pPrChange>
          </w:pPr>
          <w:ins w:id="578" w:author="yiyanggui" w:date="2018-06-12T18:55:00Z">
            <w:r w:rsidRPr="00A40625">
              <w:rPr>
                <w:rStyle w:val="a8"/>
                <w:rFonts w:ascii="Times New Roman" w:eastAsia="宋体" w:hAnsi="Times New Roman"/>
                <w:noProof/>
                <w:color w:val="000000" w:themeColor="text1"/>
                <w:sz w:val="24"/>
                <w:rPrChange w:id="579"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580"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581" w:author="Windows 用户" w:date="2018-06-12T20:23:00Z">
                  <w:rPr>
                    <w:noProof/>
                  </w:rPr>
                </w:rPrChange>
              </w:rPr>
              <w:instrText>HYPERLINK \l "_Toc516593059"</w:instrText>
            </w:r>
            <w:r w:rsidRPr="00A40625">
              <w:rPr>
                <w:rStyle w:val="a8"/>
                <w:rFonts w:ascii="Times New Roman" w:eastAsia="宋体" w:hAnsi="Times New Roman"/>
                <w:noProof/>
                <w:color w:val="000000" w:themeColor="text1"/>
                <w:sz w:val="24"/>
                <w:rPrChange w:id="582"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583"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584" w:author="Windows 用户" w:date="2018-06-12T20:23:00Z">
                  <w:rPr>
                    <w:rStyle w:val="a8"/>
                    <w:rFonts w:ascii="Times New Roman" w:eastAsia="宋体" w:hAnsi="Times New Roman" w:cs="Times New Roman"/>
                    <w:noProof/>
                  </w:rPr>
                </w:rPrChange>
              </w:rPr>
              <w:t xml:space="preserve">3.2 </w:t>
            </w:r>
            <w:r w:rsidRPr="00A40625">
              <w:rPr>
                <w:rStyle w:val="a8"/>
                <w:rFonts w:ascii="Times New Roman" w:eastAsia="宋体" w:hAnsi="Times New Roman" w:cs="Times New Roman" w:hint="eastAsia"/>
                <w:noProof/>
                <w:color w:val="000000" w:themeColor="text1"/>
                <w:sz w:val="24"/>
                <w:rPrChange w:id="585" w:author="Windows 用户" w:date="2018-06-12T20:23:00Z">
                  <w:rPr>
                    <w:rStyle w:val="a8"/>
                    <w:rFonts w:ascii="Times New Roman" w:eastAsia="宋体" w:hAnsi="Times New Roman" w:cs="Times New Roman" w:hint="eastAsia"/>
                    <w:noProof/>
                  </w:rPr>
                </w:rPrChange>
              </w:rPr>
              <w:t>应用程序包的覆盖</w:t>
            </w:r>
            <w:r w:rsidRPr="00A40625">
              <w:rPr>
                <w:rFonts w:ascii="Times New Roman" w:eastAsia="宋体" w:hAnsi="Times New Roman"/>
                <w:noProof/>
                <w:webHidden/>
                <w:color w:val="000000" w:themeColor="text1"/>
                <w:sz w:val="24"/>
                <w:rPrChange w:id="586" w:author="Windows 用户" w:date="2018-06-12T20:23:00Z">
                  <w:rPr>
                    <w:noProof/>
                    <w:webHidden/>
                  </w:rPr>
                </w:rPrChange>
              </w:rPr>
              <w:tab/>
            </w:r>
            <w:r w:rsidRPr="00A40625">
              <w:rPr>
                <w:rFonts w:ascii="Times New Roman" w:eastAsia="宋体" w:hAnsi="Times New Roman"/>
                <w:noProof/>
                <w:webHidden/>
                <w:color w:val="000000" w:themeColor="text1"/>
                <w:sz w:val="24"/>
                <w:rPrChange w:id="587"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588" w:author="Windows 用户" w:date="2018-06-12T20:23:00Z">
                  <w:rPr>
                    <w:noProof/>
                    <w:webHidden/>
                  </w:rPr>
                </w:rPrChange>
              </w:rPr>
              <w:instrText xml:space="preserve"> PAGEREF _Toc516593059 \h </w:instrText>
            </w:r>
          </w:ins>
          <w:r w:rsidRPr="00A40625">
            <w:rPr>
              <w:rFonts w:ascii="Times New Roman" w:eastAsia="宋体" w:hAnsi="Times New Roman"/>
              <w:noProof/>
              <w:webHidden/>
              <w:color w:val="000000" w:themeColor="text1"/>
              <w:sz w:val="24"/>
              <w:rPrChange w:id="589"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590" w:author="Windows 用户" w:date="2018-06-12T20:23:00Z">
                <w:rPr>
                  <w:noProof/>
                  <w:webHidden/>
                </w:rPr>
              </w:rPrChange>
            </w:rPr>
            <w:fldChar w:fldCharType="separate"/>
          </w:r>
          <w:ins w:id="591" w:author="Windows 用户" w:date="2018-06-12T20:29:00Z">
            <w:r w:rsidR="004B1FC0">
              <w:rPr>
                <w:rFonts w:ascii="Times New Roman" w:eastAsia="宋体" w:hAnsi="Times New Roman"/>
                <w:noProof/>
                <w:webHidden/>
                <w:color w:val="000000" w:themeColor="text1"/>
                <w:sz w:val="24"/>
              </w:rPr>
              <w:t>12</w:t>
            </w:r>
          </w:ins>
          <w:ins w:id="592" w:author="yiyanggui" w:date="2018-06-12T18:55:00Z">
            <w:del w:id="593" w:author="Windows 用户" w:date="2018-06-12T20:11:00Z">
              <w:r w:rsidRPr="00A40625" w:rsidDel="00ED61C2">
                <w:rPr>
                  <w:rFonts w:ascii="Times New Roman" w:eastAsia="宋体" w:hAnsi="Times New Roman"/>
                  <w:noProof/>
                  <w:webHidden/>
                  <w:color w:val="000000" w:themeColor="text1"/>
                  <w:sz w:val="24"/>
                  <w:rPrChange w:id="594" w:author="Windows 用户" w:date="2018-06-12T20:23:00Z">
                    <w:rPr>
                      <w:noProof/>
                      <w:webHidden/>
                    </w:rPr>
                  </w:rPrChange>
                </w:rPr>
                <w:delText>12</w:delText>
              </w:r>
            </w:del>
            <w:r w:rsidRPr="00A40625">
              <w:rPr>
                <w:rFonts w:ascii="Times New Roman" w:eastAsia="宋体" w:hAnsi="Times New Roman"/>
                <w:noProof/>
                <w:webHidden/>
                <w:color w:val="000000" w:themeColor="text1"/>
                <w:sz w:val="24"/>
                <w:rPrChange w:id="595"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596"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597" w:author="yiyanggui" w:date="2018-06-12T18:55:00Z"/>
              <w:rFonts w:ascii="Times New Roman" w:eastAsia="宋体" w:hAnsi="Times New Roman"/>
              <w:noProof/>
              <w:color w:val="000000" w:themeColor="text1"/>
              <w:sz w:val="24"/>
              <w:rPrChange w:id="598" w:author="Windows 用户" w:date="2018-06-12T20:23:00Z">
                <w:rPr>
                  <w:ins w:id="599" w:author="yiyanggui" w:date="2018-06-12T18:55:00Z"/>
                  <w:noProof/>
                </w:rPr>
              </w:rPrChange>
            </w:rPr>
            <w:pPrChange w:id="600" w:author="Windows 用户" w:date="2018-06-12T20:22:00Z">
              <w:pPr>
                <w:pStyle w:val="20"/>
                <w:tabs>
                  <w:tab w:val="right" w:leader="dot" w:pos="9175"/>
                </w:tabs>
              </w:pPr>
            </w:pPrChange>
          </w:pPr>
          <w:ins w:id="601" w:author="yiyanggui" w:date="2018-06-12T18:55:00Z">
            <w:r w:rsidRPr="00A40625">
              <w:rPr>
                <w:rStyle w:val="a8"/>
                <w:rFonts w:ascii="Times New Roman" w:eastAsia="宋体" w:hAnsi="Times New Roman"/>
                <w:noProof/>
                <w:color w:val="000000" w:themeColor="text1"/>
                <w:sz w:val="24"/>
                <w:rPrChange w:id="602"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603"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604" w:author="Windows 用户" w:date="2018-06-12T20:23:00Z">
                  <w:rPr>
                    <w:noProof/>
                  </w:rPr>
                </w:rPrChange>
              </w:rPr>
              <w:instrText>HYPERLINK \l "_Toc516593060"</w:instrText>
            </w:r>
            <w:r w:rsidRPr="00A40625">
              <w:rPr>
                <w:rStyle w:val="a8"/>
                <w:rFonts w:ascii="Times New Roman" w:eastAsia="宋体" w:hAnsi="Times New Roman"/>
                <w:noProof/>
                <w:color w:val="000000" w:themeColor="text1"/>
                <w:sz w:val="24"/>
                <w:rPrChange w:id="605"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606"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607" w:author="Windows 用户" w:date="2018-06-12T20:23:00Z">
                  <w:rPr>
                    <w:rStyle w:val="a8"/>
                    <w:rFonts w:ascii="Times New Roman" w:eastAsia="宋体" w:hAnsi="Times New Roman" w:cs="Times New Roman"/>
                    <w:noProof/>
                  </w:rPr>
                </w:rPrChange>
              </w:rPr>
              <w:t xml:space="preserve">3.3 </w:t>
            </w:r>
            <w:r w:rsidRPr="00A40625">
              <w:rPr>
                <w:rStyle w:val="a8"/>
                <w:rFonts w:ascii="Times New Roman" w:eastAsia="宋体" w:hAnsi="Times New Roman" w:cs="Times New Roman" w:hint="eastAsia"/>
                <w:noProof/>
                <w:color w:val="000000" w:themeColor="text1"/>
                <w:sz w:val="24"/>
                <w:rPrChange w:id="608" w:author="Windows 用户" w:date="2018-06-12T20:23:00Z">
                  <w:rPr>
                    <w:rStyle w:val="a8"/>
                    <w:rFonts w:ascii="Times New Roman" w:eastAsia="宋体" w:hAnsi="Times New Roman" w:cs="Times New Roman" w:hint="eastAsia"/>
                    <w:noProof/>
                  </w:rPr>
                </w:rPrChange>
              </w:rPr>
              <w:t>定义但不注册组件</w:t>
            </w:r>
            <w:r w:rsidRPr="00A40625">
              <w:rPr>
                <w:rFonts w:ascii="Times New Roman" w:eastAsia="宋体" w:hAnsi="Times New Roman"/>
                <w:noProof/>
                <w:webHidden/>
                <w:color w:val="000000" w:themeColor="text1"/>
                <w:sz w:val="24"/>
                <w:rPrChange w:id="609" w:author="Windows 用户" w:date="2018-06-12T20:23:00Z">
                  <w:rPr>
                    <w:noProof/>
                    <w:webHidden/>
                  </w:rPr>
                </w:rPrChange>
              </w:rPr>
              <w:tab/>
            </w:r>
            <w:r w:rsidRPr="00A40625">
              <w:rPr>
                <w:rFonts w:ascii="Times New Roman" w:eastAsia="宋体" w:hAnsi="Times New Roman"/>
                <w:noProof/>
                <w:webHidden/>
                <w:color w:val="000000" w:themeColor="text1"/>
                <w:sz w:val="24"/>
                <w:rPrChange w:id="610"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611" w:author="Windows 用户" w:date="2018-06-12T20:23:00Z">
                  <w:rPr>
                    <w:noProof/>
                    <w:webHidden/>
                  </w:rPr>
                </w:rPrChange>
              </w:rPr>
              <w:instrText xml:space="preserve"> PAGEREF _Toc516593060 \h </w:instrText>
            </w:r>
          </w:ins>
          <w:r w:rsidRPr="00A40625">
            <w:rPr>
              <w:rFonts w:ascii="Times New Roman" w:eastAsia="宋体" w:hAnsi="Times New Roman"/>
              <w:noProof/>
              <w:webHidden/>
              <w:color w:val="000000" w:themeColor="text1"/>
              <w:sz w:val="24"/>
              <w:rPrChange w:id="612"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613" w:author="Windows 用户" w:date="2018-06-12T20:23:00Z">
                <w:rPr>
                  <w:noProof/>
                  <w:webHidden/>
                </w:rPr>
              </w:rPrChange>
            </w:rPr>
            <w:fldChar w:fldCharType="separate"/>
          </w:r>
          <w:ins w:id="614" w:author="Windows 用户" w:date="2018-06-12T20:29:00Z">
            <w:r w:rsidR="004B1FC0">
              <w:rPr>
                <w:rFonts w:ascii="Times New Roman" w:eastAsia="宋体" w:hAnsi="Times New Roman"/>
                <w:noProof/>
                <w:webHidden/>
                <w:color w:val="000000" w:themeColor="text1"/>
                <w:sz w:val="24"/>
              </w:rPr>
              <w:t>12</w:t>
            </w:r>
          </w:ins>
          <w:ins w:id="615" w:author="yiyanggui" w:date="2018-06-12T18:55:00Z">
            <w:del w:id="616" w:author="Windows 用户" w:date="2018-06-12T20:11:00Z">
              <w:r w:rsidRPr="00A40625" w:rsidDel="00ED61C2">
                <w:rPr>
                  <w:rFonts w:ascii="Times New Roman" w:eastAsia="宋体" w:hAnsi="Times New Roman"/>
                  <w:noProof/>
                  <w:webHidden/>
                  <w:color w:val="000000" w:themeColor="text1"/>
                  <w:sz w:val="24"/>
                  <w:rPrChange w:id="617" w:author="Windows 用户" w:date="2018-06-12T20:23:00Z">
                    <w:rPr>
                      <w:noProof/>
                      <w:webHidden/>
                    </w:rPr>
                  </w:rPrChange>
                </w:rPr>
                <w:delText>13</w:delText>
              </w:r>
            </w:del>
            <w:r w:rsidRPr="00A40625">
              <w:rPr>
                <w:rFonts w:ascii="Times New Roman" w:eastAsia="宋体" w:hAnsi="Times New Roman"/>
                <w:noProof/>
                <w:webHidden/>
                <w:color w:val="000000" w:themeColor="text1"/>
                <w:sz w:val="24"/>
                <w:rPrChange w:id="618"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619"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620" w:author="yiyanggui" w:date="2018-06-12T18:55:00Z"/>
              <w:rFonts w:ascii="Times New Roman" w:eastAsia="宋体" w:hAnsi="Times New Roman"/>
              <w:noProof/>
              <w:color w:val="000000" w:themeColor="text1"/>
              <w:sz w:val="24"/>
              <w:rPrChange w:id="621" w:author="Windows 用户" w:date="2018-06-12T20:23:00Z">
                <w:rPr>
                  <w:ins w:id="622" w:author="yiyanggui" w:date="2018-06-12T18:55:00Z"/>
                  <w:noProof/>
                </w:rPr>
              </w:rPrChange>
            </w:rPr>
            <w:pPrChange w:id="623" w:author="Windows 用户" w:date="2018-06-12T20:22:00Z">
              <w:pPr>
                <w:pStyle w:val="20"/>
                <w:tabs>
                  <w:tab w:val="right" w:leader="dot" w:pos="9175"/>
                </w:tabs>
              </w:pPr>
            </w:pPrChange>
          </w:pPr>
          <w:ins w:id="624" w:author="yiyanggui" w:date="2018-06-12T18:55:00Z">
            <w:r w:rsidRPr="00A40625">
              <w:rPr>
                <w:rStyle w:val="a8"/>
                <w:rFonts w:ascii="Times New Roman" w:eastAsia="宋体" w:hAnsi="Times New Roman"/>
                <w:noProof/>
                <w:color w:val="000000" w:themeColor="text1"/>
                <w:sz w:val="24"/>
                <w:rPrChange w:id="625"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626"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627" w:author="Windows 用户" w:date="2018-06-12T20:23:00Z">
                  <w:rPr>
                    <w:noProof/>
                  </w:rPr>
                </w:rPrChange>
              </w:rPr>
              <w:instrText>HYPERLINK \l "_Toc516593061"</w:instrText>
            </w:r>
            <w:r w:rsidRPr="00A40625">
              <w:rPr>
                <w:rStyle w:val="a8"/>
                <w:rFonts w:ascii="Times New Roman" w:eastAsia="宋体" w:hAnsi="Times New Roman"/>
                <w:noProof/>
                <w:color w:val="000000" w:themeColor="text1"/>
                <w:sz w:val="24"/>
                <w:rPrChange w:id="628"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629"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630" w:author="Windows 用户" w:date="2018-06-12T20:23:00Z">
                  <w:rPr>
                    <w:rStyle w:val="a8"/>
                    <w:rFonts w:ascii="Times New Roman" w:eastAsia="宋体" w:hAnsi="Times New Roman" w:cs="Times New Roman"/>
                    <w:noProof/>
                  </w:rPr>
                </w:rPrChange>
              </w:rPr>
              <w:t xml:space="preserve">3.4 </w:t>
            </w:r>
            <w:r w:rsidRPr="00A40625">
              <w:rPr>
                <w:rStyle w:val="a8"/>
                <w:rFonts w:ascii="Times New Roman" w:eastAsia="宋体" w:hAnsi="Times New Roman" w:cs="Times New Roman" w:hint="eastAsia"/>
                <w:noProof/>
                <w:color w:val="000000" w:themeColor="text1"/>
                <w:sz w:val="24"/>
                <w:rPrChange w:id="631" w:author="Windows 用户" w:date="2018-06-12T20:23:00Z">
                  <w:rPr>
                    <w:rStyle w:val="a8"/>
                    <w:rFonts w:ascii="Times New Roman" w:eastAsia="宋体" w:hAnsi="Times New Roman" w:cs="Times New Roman" w:hint="eastAsia"/>
                    <w:noProof/>
                  </w:rPr>
                </w:rPrChange>
              </w:rPr>
              <w:t>含有多个</w:t>
            </w:r>
            <w:r w:rsidRPr="00A40625">
              <w:rPr>
                <w:rStyle w:val="a8"/>
                <w:rFonts w:ascii="Times New Roman" w:eastAsia="宋体" w:hAnsi="Times New Roman" w:cs="Times New Roman"/>
                <w:noProof/>
                <w:color w:val="000000" w:themeColor="text1"/>
                <w:sz w:val="24"/>
                <w:rPrChange w:id="632" w:author="Windows 用户" w:date="2018-06-12T20:23:00Z">
                  <w:rPr>
                    <w:rStyle w:val="a8"/>
                    <w:rFonts w:ascii="Times New Roman" w:eastAsia="宋体" w:hAnsi="Times New Roman" w:cs="Times New Roman"/>
                    <w:noProof/>
                  </w:rPr>
                </w:rPrChange>
              </w:rPr>
              <w:t>MainActivity</w:t>
            </w:r>
            <w:r w:rsidRPr="00A40625">
              <w:rPr>
                <w:rFonts w:ascii="Times New Roman" w:eastAsia="宋体" w:hAnsi="Times New Roman"/>
                <w:noProof/>
                <w:webHidden/>
                <w:color w:val="000000" w:themeColor="text1"/>
                <w:sz w:val="24"/>
                <w:rPrChange w:id="633" w:author="Windows 用户" w:date="2018-06-12T20:23:00Z">
                  <w:rPr>
                    <w:noProof/>
                    <w:webHidden/>
                  </w:rPr>
                </w:rPrChange>
              </w:rPr>
              <w:tab/>
            </w:r>
            <w:r w:rsidRPr="00A40625">
              <w:rPr>
                <w:rFonts w:ascii="Times New Roman" w:eastAsia="宋体" w:hAnsi="Times New Roman"/>
                <w:noProof/>
                <w:webHidden/>
                <w:color w:val="000000" w:themeColor="text1"/>
                <w:sz w:val="24"/>
                <w:rPrChange w:id="634"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635" w:author="Windows 用户" w:date="2018-06-12T20:23:00Z">
                  <w:rPr>
                    <w:noProof/>
                    <w:webHidden/>
                  </w:rPr>
                </w:rPrChange>
              </w:rPr>
              <w:instrText xml:space="preserve"> PAGEREF _Toc516593061 \h </w:instrText>
            </w:r>
          </w:ins>
          <w:r w:rsidRPr="00A40625">
            <w:rPr>
              <w:rFonts w:ascii="Times New Roman" w:eastAsia="宋体" w:hAnsi="Times New Roman"/>
              <w:noProof/>
              <w:webHidden/>
              <w:color w:val="000000" w:themeColor="text1"/>
              <w:sz w:val="24"/>
              <w:rPrChange w:id="636"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637" w:author="Windows 用户" w:date="2018-06-12T20:23:00Z">
                <w:rPr>
                  <w:noProof/>
                  <w:webHidden/>
                </w:rPr>
              </w:rPrChange>
            </w:rPr>
            <w:fldChar w:fldCharType="separate"/>
          </w:r>
          <w:ins w:id="638" w:author="Windows 用户" w:date="2018-06-12T20:29:00Z">
            <w:r w:rsidR="004B1FC0">
              <w:rPr>
                <w:rFonts w:ascii="Times New Roman" w:eastAsia="宋体" w:hAnsi="Times New Roman"/>
                <w:noProof/>
                <w:webHidden/>
                <w:color w:val="000000" w:themeColor="text1"/>
                <w:sz w:val="24"/>
              </w:rPr>
              <w:t>13</w:t>
            </w:r>
          </w:ins>
          <w:ins w:id="639" w:author="yiyanggui" w:date="2018-06-12T18:55:00Z">
            <w:del w:id="640" w:author="Windows 用户" w:date="2018-06-12T20:11:00Z">
              <w:r w:rsidRPr="00A40625" w:rsidDel="00ED61C2">
                <w:rPr>
                  <w:rFonts w:ascii="Times New Roman" w:eastAsia="宋体" w:hAnsi="Times New Roman"/>
                  <w:noProof/>
                  <w:webHidden/>
                  <w:color w:val="000000" w:themeColor="text1"/>
                  <w:sz w:val="24"/>
                  <w:rPrChange w:id="641" w:author="Windows 用户" w:date="2018-06-12T20:23:00Z">
                    <w:rPr>
                      <w:noProof/>
                      <w:webHidden/>
                    </w:rPr>
                  </w:rPrChange>
                </w:rPr>
                <w:delText>13</w:delText>
              </w:r>
            </w:del>
            <w:r w:rsidRPr="00A40625">
              <w:rPr>
                <w:rFonts w:ascii="Times New Roman" w:eastAsia="宋体" w:hAnsi="Times New Roman"/>
                <w:noProof/>
                <w:webHidden/>
                <w:color w:val="000000" w:themeColor="text1"/>
                <w:sz w:val="24"/>
                <w:rPrChange w:id="642"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643"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644" w:author="yiyanggui" w:date="2018-06-12T18:55:00Z"/>
              <w:rFonts w:ascii="Times New Roman" w:eastAsia="宋体" w:hAnsi="Times New Roman"/>
              <w:noProof/>
              <w:color w:val="000000" w:themeColor="text1"/>
              <w:sz w:val="24"/>
              <w:rPrChange w:id="645" w:author="Windows 用户" w:date="2018-06-12T20:23:00Z">
                <w:rPr>
                  <w:ins w:id="646" w:author="yiyanggui" w:date="2018-06-12T18:55:00Z"/>
                  <w:noProof/>
                </w:rPr>
              </w:rPrChange>
            </w:rPr>
            <w:pPrChange w:id="647" w:author="Windows 用户" w:date="2018-06-12T20:22:00Z">
              <w:pPr>
                <w:pStyle w:val="10"/>
                <w:tabs>
                  <w:tab w:val="right" w:leader="dot" w:pos="9175"/>
                </w:tabs>
              </w:pPr>
            </w:pPrChange>
          </w:pPr>
          <w:ins w:id="648" w:author="yiyanggui" w:date="2018-06-12T18:55:00Z">
            <w:r w:rsidRPr="00A40625">
              <w:rPr>
                <w:rStyle w:val="a8"/>
                <w:rFonts w:ascii="Times New Roman" w:eastAsia="宋体" w:hAnsi="Times New Roman"/>
                <w:noProof/>
                <w:color w:val="000000" w:themeColor="text1"/>
                <w:sz w:val="24"/>
                <w:rPrChange w:id="649"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650"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651" w:author="Windows 用户" w:date="2018-06-12T20:23:00Z">
                  <w:rPr>
                    <w:noProof/>
                  </w:rPr>
                </w:rPrChange>
              </w:rPr>
              <w:instrText>HYPERLINK \l "_Toc516593062"</w:instrText>
            </w:r>
            <w:r w:rsidRPr="00A40625">
              <w:rPr>
                <w:rStyle w:val="a8"/>
                <w:rFonts w:ascii="Times New Roman" w:eastAsia="宋体" w:hAnsi="Times New Roman"/>
                <w:noProof/>
                <w:color w:val="000000" w:themeColor="text1"/>
                <w:sz w:val="24"/>
                <w:rPrChange w:id="652"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653"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654" w:author="Windows 用户" w:date="2018-06-12T20:24:00Z">
                  <w:rPr>
                    <w:rStyle w:val="a8"/>
                    <w:rFonts w:ascii="Times New Roman" w:eastAsia="黑体" w:hAnsi="Times New Roman" w:cs="Times New Roman"/>
                    <w:noProof/>
                  </w:rPr>
                </w:rPrChange>
              </w:rPr>
              <w:t xml:space="preserve">4 </w:t>
            </w:r>
            <w:r w:rsidRPr="00A40625">
              <w:rPr>
                <w:rStyle w:val="a8"/>
                <w:rFonts w:ascii="Times New Roman" w:eastAsia="宋体" w:hAnsi="Times New Roman" w:cs="Times New Roman" w:hint="eastAsia"/>
                <w:b/>
                <w:noProof/>
                <w:color w:val="000000" w:themeColor="text1"/>
                <w:sz w:val="24"/>
                <w:rPrChange w:id="655" w:author="Windows 用户" w:date="2018-06-12T20:24:00Z">
                  <w:rPr>
                    <w:rStyle w:val="a8"/>
                    <w:rFonts w:ascii="Times New Roman" w:eastAsia="黑体" w:hAnsi="Times New Roman" w:cs="Times New Roman" w:hint="eastAsia"/>
                    <w:noProof/>
                  </w:rPr>
                </w:rPrChange>
              </w:rPr>
              <w:t>应用程序及组件进程分析</w:t>
            </w:r>
            <w:r w:rsidRPr="00A40625">
              <w:rPr>
                <w:rFonts w:ascii="Times New Roman" w:eastAsia="宋体" w:hAnsi="Times New Roman"/>
                <w:noProof/>
                <w:webHidden/>
                <w:color w:val="000000" w:themeColor="text1"/>
                <w:sz w:val="24"/>
                <w:rPrChange w:id="656" w:author="Windows 用户" w:date="2018-06-12T20:23:00Z">
                  <w:rPr>
                    <w:noProof/>
                    <w:webHidden/>
                  </w:rPr>
                </w:rPrChange>
              </w:rPr>
              <w:tab/>
            </w:r>
            <w:r w:rsidRPr="00A40625">
              <w:rPr>
                <w:rFonts w:ascii="Times New Roman" w:eastAsia="宋体" w:hAnsi="Times New Roman"/>
                <w:noProof/>
                <w:webHidden/>
                <w:color w:val="000000" w:themeColor="text1"/>
                <w:sz w:val="24"/>
                <w:rPrChange w:id="657"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658" w:author="Windows 用户" w:date="2018-06-12T20:23:00Z">
                  <w:rPr>
                    <w:noProof/>
                    <w:webHidden/>
                  </w:rPr>
                </w:rPrChange>
              </w:rPr>
              <w:instrText xml:space="preserve"> PAGEREF _Toc516593062 \h </w:instrText>
            </w:r>
          </w:ins>
          <w:r w:rsidRPr="00A40625">
            <w:rPr>
              <w:rFonts w:ascii="Times New Roman" w:eastAsia="宋体" w:hAnsi="Times New Roman"/>
              <w:noProof/>
              <w:webHidden/>
              <w:color w:val="000000" w:themeColor="text1"/>
              <w:sz w:val="24"/>
              <w:rPrChange w:id="659"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660" w:author="Windows 用户" w:date="2018-06-12T20:23:00Z">
                <w:rPr>
                  <w:noProof/>
                  <w:webHidden/>
                </w:rPr>
              </w:rPrChange>
            </w:rPr>
            <w:fldChar w:fldCharType="separate"/>
          </w:r>
          <w:ins w:id="661" w:author="Windows 用户" w:date="2018-06-12T20:29:00Z">
            <w:r w:rsidR="004B1FC0">
              <w:rPr>
                <w:rFonts w:ascii="Times New Roman" w:eastAsia="宋体" w:hAnsi="Times New Roman"/>
                <w:noProof/>
                <w:webHidden/>
                <w:color w:val="000000" w:themeColor="text1"/>
                <w:sz w:val="24"/>
              </w:rPr>
              <w:t>15</w:t>
            </w:r>
          </w:ins>
          <w:ins w:id="662" w:author="yiyanggui" w:date="2018-06-12T18:55:00Z">
            <w:del w:id="663" w:author="Windows 用户" w:date="2018-06-12T20:11:00Z">
              <w:r w:rsidRPr="00A40625" w:rsidDel="00ED61C2">
                <w:rPr>
                  <w:rFonts w:ascii="Times New Roman" w:eastAsia="宋体" w:hAnsi="Times New Roman"/>
                  <w:noProof/>
                  <w:webHidden/>
                  <w:color w:val="000000" w:themeColor="text1"/>
                  <w:sz w:val="24"/>
                  <w:rPrChange w:id="664" w:author="Windows 用户" w:date="2018-06-12T20:23:00Z">
                    <w:rPr>
                      <w:noProof/>
                      <w:webHidden/>
                    </w:rPr>
                  </w:rPrChange>
                </w:rPr>
                <w:delText>15</w:delText>
              </w:r>
            </w:del>
            <w:r w:rsidRPr="00A40625">
              <w:rPr>
                <w:rFonts w:ascii="Times New Roman" w:eastAsia="宋体" w:hAnsi="Times New Roman"/>
                <w:noProof/>
                <w:webHidden/>
                <w:color w:val="000000" w:themeColor="text1"/>
                <w:sz w:val="24"/>
                <w:rPrChange w:id="665"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666"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667" w:author="yiyanggui" w:date="2018-06-12T18:55:00Z"/>
              <w:rFonts w:ascii="Times New Roman" w:eastAsia="宋体" w:hAnsi="Times New Roman"/>
              <w:noProof/>
              <w:color w:val="000000" w:themeColor="text1"/>
              <w:sz w:val="24"/>
              <w:rPrChange w:id="668" w:author="Windows 用户" w:date="2018-06-12T20:23:00Z">
                <w:rPr>
                  <w:ins w:id="669" w:author="yiyanggui" w:date="2018-06-12T18:55:00Z"/>
                  <w:noProof/>
                </w:rPr>
              </w:rPrChange>
            </w:rPr>
            <w:pPrChange w:id="670" w:author="Windows 用户" w:date="2018-06-12T20:22:00Z">
              <w:pPr>
                <w:pStyle w:val="20"/>
                <w:tabs>
                  <w:tab w:val="right" w:leader="dot" w:pos="9175"/>
                </w:tabs>
              </w:pPr>
            </w:pPrChange>
          </w:pPr>
          <w:ins w:id="671" w:author="yiyanggui" w:date="2018-06-12T18:55:00Z">
            <w:r w:rsidRPr="00A40625">
              <w:rPr>
                <w:rStyle w:val="a8"/>
                <w:rFonts w:ascii="Times New Roman" w:eastAsia="宋体" w:hAnsi="Times New Roman"/>
                <w:noProof/>
                <w:color w:val="000000" w:themeColor="text1"/>
                <w:sz w:val="24"/>
                <w:rPrChange w:id="672"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673"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674" w:author="Windows 用户" w:date="2018-06-12T20:23:00Z">
                  <w:rPr>
                    <w:noProof/>
                  </w:rPr>
                </w:rPrChange>
              </w:rPr>
              <w:instrText>HYPERLINK \l "_Toc516593063"</w:instrText>
            </w:r>
            <w:r w:rsidRPr="00A40625">
              <w:rPr>
                <w:rStyle w:val="a8"/>
                <w:rFonts w:ascii="Times New Roman" w:eastAsia="宋体" w:hAnsi="Times New Roman"/>
                <w:noProof/>
                <w:color w:val="000000" w:themeColor="text1"/>
                <w:sz w:val="24"/>
                <w:rPrChange w:id="675"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676"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677" w:author="Windows 用户" w:date="2018-06-12T20:23:00Z">
                  <w:rPr>
                    <w:rStyle w:val="a8"/>
                    <w:rFonts w:ascii="Times New Roman" w:eastAsia="宋体" w:hAnsi="Times New Roman" w:cs="Times New Roman"/>
                    <w:noProof/>
                  </w:rPr>
                </w:rPrChange>
              </w:rPr>
              <w:t>4.1 process</w:t>
            </w:r>
            <w:r w:rsidRPr="00A40625">
              <w:rPr>
                <w:rStyle w:val="a8"/>
                <w:rFonts w:ascii="Times New Roman" w:eastAsia="宋体" w:hAnsi="Times New Roman" w:cs="Times New Roman" w:hint="eastAsia"/>
                <w:noProof/>
                <w:color w:val="000000" w:themeColor="text1"/>
                <w:sz w:val="24"/>
                <w:rPrChange w:id="678" w:author="Windows 用户" w:date="2018-06-12T20:23:00Z">
                  <w:rPr>
                    <w:rStyle w:val="a8"/>
                    <w:rFonts w:ascii="Times New Roman" w:eastAsia="宋体" w:hAnsi="Times New Roman" w:cs="Times New Roman" w:hint="eastAsia"/>
                    <w:noProof/>
                  </w:rPr>
                </w:rPrChange>
              </w:rPr>
              <w:t>的正确格式</w:t>
            </w:r>
            <w:r w:rsidRPr="00A40625">
              <w:rPr>
                <w:rFonts w:ascii="Times New Roman" w:eastAsia="宋体" w:hAnsi="Times New Roman"/>
                <w:noProof/>
                <w:webHidden/>
                <w:color w:val="000000" w:themeColor="text1"/>
                <w:sz w:val="24"/>
                <w:rPrChange w:id="679" w:author="Windows 用户" w:date="2018-06-12T20:23:00Z">
                  <w:rPr>
                    <w:noProof/>
                    <w:webHidden/>
                  </w:rPr>
                </w:rPrChange>
              </w:rPr>
              <w:tab/>
            </w:r>
            <w:r w:rsidRPr="00A40625">
              <w:rPr>
                <w:rFonts w:ascii="Times New Roman" w:eastAsia="宋体" w:hAnsi="Times New Roman"/>
                <w:noProof/>
                <w:webHidden/>
                <w:color w:val="000000" w:themeColor="text1"/>
                <w:sz w:val="24"/>
                <w:rPrChange w:id="680"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681" w:author="Windows 用户" w:date="2018-06-12T20:23:00Z">
                  <w:rPr>
                    <w:noProof/>
                    <w:webHidden/>
                  </w:rPr>
                </w:rPrChange>
              </w:rPr>
              <w:instrText xml:space="preserve"> PAGEREF _Toc516593063 \h </w:instrText>
            </w:r>
          </w:ins>
          <w:r w:rsidRPr="00A40625">
            <w:rPr>
              <w:rFonts w:ascii="Times New Roman" w:eastAsia="宋体" w:hAnsi="Times New Roman"/>
              <w:noProof/>
              <w:webHidden/>
              <w:color w:val="000000" w:themeColor="text1"/>
              <w:sz w:val="24"/>
              <w:rPrChange w:id="682"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683" w:author="Windows 用户" w:date="2018-06-12T20:23:00Z">
                <w:rPr>
                  <w:noProof/>
                  <w:webHidden/>
                </w:rPr>
              </w:rPrChange>
            </w:rPr>
            <w:fldChar w:fldCharType="separate"/>
          </w:r>
          <w:ins w:id="684" w:author="Windows 用户" w:date="2018-06-12T20:29:00Z">
            <w:r w:rsidR="004B1FC0">
              <w:rPr>
                <w:rFonts w:ascii="Times New Roman" w:eastAsia="宋体" w:hAnsi="Times New Roman"/>
                <w:noProof/>
                <w:webHidden/>
                <w:color w:val="000000" w:themeColor="text1"/>
                <w:sz w:val="24"/>
              </w:rPr>
              <w:t>15</w:t>
            </w:r>
          </w:ins>
          <w:ins w:id="685" w:author="yiyanggui" w:date="2018-06-12T18:55:00Z">
            <w:del w:id="686" w:author="Windows 用户" w:date="2018-06-12T20:11:00Z">
              <w:r w:rsidRPr="00A40625" w:rsidDel="00ED61C2">
                <w:rPr>
                  <w:rFonts w:ascii="Times New Roman" w:eastAsia="宋体" w:hAnsi="Times New Roman"/>
                  <w:noProof/>
                  <w:webHidden/>
                  <w:color w:val="000000" w:themeColor="text1"/>
                  <w:sz w:val="24"/>
                  <w:rPrChange w:id="687" w:author="Windows 用户" w:date="2018-06-12T20:23:00Z">
                    <w:rPr>
                      <w:noProof/>
                      <w:webHidden/>
                    </w:rPr>
                  </w:rPrChange>
                </w:rPr>
                <w:delText>15</w:delText>
              </w:r>
            </w:del>
            <w:r w:rsidRPr="00A40625">
              <w:rPr>
                <w:rFonts w:ascii="Times New Roman" w:eastAsia="宋体" w:hAnsi="Times New Roman"/>
                <w:noProof/>
                <w:webHidden/>
                <w:color w:val="000000" w:themeColor="text1"/>
                <w:sz w:val="24"/>
                <w:rPrChange w:id="688"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689"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690" w:author="yiyanggui" w:date="2018-06-12T18:55:00Z"/>
              <w:rFonts w:ascii="Times New Roman" w:eastAsia="宋体" w:hAnsi="Times New Roman"/>
              <w:noProof/>
              <w:color w:val="000000" w:themeColor="text1"/>
              <w:sz w:val="24"/>
              <w:rPrChange w:id="691" w:author="Windows 用户" w:date="2018-06-12T20:23:00Z">
                <w:rPr>
                  <w:ins w:id="692" w:author="yiyanggui" w:date="2018-06-12T18:55:00Z"/>
                  <w:noProof/>
                </w:rPr>
              </w:rPrChange>
            </w:rPr>
            <w:pPrChange w:id="693" w:author="Windows 用户" w:date="2018-06-12T20:22:00Z">
              <w:pPr>
                <w:pStyle w:val="20"/>
                <w:tabs>
                  <w:tab w:val="right" w:leader="dot" w:pos="9175"/>
                </w:tabs>
              </w:pPr>
            </w:pPrChange>
          </w:pPr>
          <w:ins w:id="694" w:author="yiyanggui" w:date="2018-06-12T18:55:00Z">
            <w:r w:rsidRPr="00A40625">
              <w:rPr>
                <w:rStyle w:val="a8"/>
                <w:rFonts w:ascii="Times New Roman" w:eastAsia="宋体" w:hAnsi="Times New Roman"/>
                <w:noProof/>
                <w:color w:val="000000" w:themeColor="text1"/>
                <w:sz w:val="24"/>
                <w:rPrChange w:id="695"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696"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697" w:author="Windows 用户" w:date="2018-06-12T20:23:00Z">
                  <w:rPr>
                    <w:noProof/>
                  </w:rPr>
                </w:rPrChange>
              </w:rPr>
              <w:instrText>HYPERLINK \l "_Toc516593064"</w:instrText>
            </w:r>
            <w:r w:rsidRPr="00A40625">
              <w:rPr>
                <w:rStyle w:val="a8"/>
                <w:rFonts w:ascii="Times New Roman" w:eastAsia="宋体" w:hAnsi="Times New Roman"/>
                <w:noProof/>
                <w:color w:val="000000" w:themeColor="text1"/>
                <w:sz w:val="24"/>
                <w:rPrChange w:id="698"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699"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700" w:author="Windows 用户" w:date="2018-06-12T20:23:00Z">
                  <w:rPr>
                    <w:rStyle w:val="a8"/>
                    <w:rFonts w:ascii="Times New Roman" w:eastAsia="宋体" w:hAnsi="Times New Roman" w:cs="Times New Roman"/>
                    <w:noProof/>
                  </w:rPr>
                </w:rPrChange>
              </w:rPr>
              <w:t xml:space="preserve">4.2 </w:t>
            </w:r>
            <w:r w:rsidRPr="00A40625">
              <w:rPr>
                <w:rStyle w:val="a8"/>
                <w:rFonts w:ascii="Times New Roman" w:eastAsia="宋体" w:hAnsi="Times New Roman" w:cs="Times New Roman" w:hint="eastAsia"/>
                <w:noProof/>
                <w:color w:val="000000" w:themeColor="text1"/>
                <w:sz w:val="24"/>
                <w:rPrChange w:id="701" w:author="Windows 用户" w:date="2018-06-12T20:23:00Z">
                  <w:rPr>
                    <w:rStyle w:val="a8"/>
                    <w:rFonts w:ascii="Times New Roman" w:eastAsia="宋体" w:hAnsi="Times New Roman" w:cs="Times New Roman" w:hint="eastAsia"/>
                    <w:noProof/>
                  </w:rPr>
                </w:rPrChange>
              </w:rPr>
              <w:t>应用程序及其组件的优先级</w:t>
            </w:r>
            <w:r w:rsidRPr="00A40625">
              <w:rPr>
                <w:rFonts w:ascii="Times New Roman" w:eastAsia="宋体" w:hAnsi="Times New Roman"/>
                <w:noProof/>
                <w:webHidden/>
                <w:color w:val="000000" w:themeColor="text1"/>
                <w:sz w:val="24"/>
                <w:rPrChange w:id="702" w:author="Windows 用户" w:date="2018-06-12T20:23:00Z">
                  <w:rPr>
                    <w:noProof/>
                    <w:webHidden/>
                  </w:rPr>
                </w:rPrChange>
              </w:rPr>
              <w:tab/>
            </w:r>
            <w:r w:rsidRPr="00A40625">
              <w:rPr>
                <w:rFonts w:ascii="Times New Roman" w:eastAsia="宋体" w:hAnsi="Times New Roman"/>
                <w:noProof/>
                <w:webHidden/>
                <w:color w:val="000000" w:themeColor="text1"/>
                <w:sz w:val="24"/>
                <w:rPrChange w:id="703"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704" w:author="Windows 用户" w:date="2018-06-12T20:23:00Z">
                  <w:rPr>
                    <w:noProof/>
                    <w:webHidden/>
                  </w:rPr>
                </w:rPrChange>
              </w:rPr>
              <w:instrText xml:space="preserve"> PAGEREF _Toc516593064 \h </w:instrText>
            </w:r>
          </w:ins>
          <w:r w:rsidRPr="00A40625">
            <w:rPr>
              <w:rFonts w:ascii="Times New Roman" w:eastAsia="宋体" w:hAnsi="Times New Roman"/>
              <w:noProof/>
              <w:webHidden/>
              <w:color w:val="000000" w:themeColor="text1"/>
              <w:sz w:val="24"/>
              <w:rPrChange w:id="705"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706" w:author="Windows 用户" w:date="2018-06-12T20:23:00Z">
                <w:rPr>
                  <w:noProof/>
                  <w:webHidden/>
                </w:rPr>
              </w:rPrChange>
            </w:rPr>
            <w:fldChar w:fldCharType="separate"/>
          </w:r>
          <w:ins w:id="707" w:author="Windows 用户" w:date="2018-06-12T20:29:00Z">
            <w:r w:rsidR="004B1FC0">
              <w:rPr>
                <w:rFonts w:ascii="Times New Roman" w:eastAsia="宋体" w:hAnsi="Times New Roman"/>
                <w:noProof/>
                <w:webHidden/>
                <w:color w:val="000000" w:themeColor="text1"/>
                <w:sz w:val="24"/>
              </w:rPr>
              <w:t>16</w:t>
            </w:r>
          </w:ins>
          <w:ins w:id="708" w:author="yiyanggui" w:date="2018-06-12T18:55:00Z">
            <w:del w:id="709" w:author="Windows 用户" w:date="2018-06-12T20:11:00Z">
              <w:r w:rsidRPr="00A40625" w:rsidDel="00ED61C2">
                <w:rPr>
                  <w:rFonts w:ascii="Times New Roman" w:eastAsia="宋体" w:hAnsi="Times New Roman"/>
                  <w:noProof/>
                  <w:webHidden/>
                  <w:color w:val="000000" w:themeColor="text1"/>
                  <w:sz w:val="24"/>
                  <w:rPrChange w:id="710" w:author="Windows 用户" w:date="2018-06-12T20:23:00Z">
                    <w:rPr>
                      <w:noProof/>
                      <w:webHidden/>
                    </w:rPr>
                  </w:rPrChange>
                </w:rPr>
                <w:delText>16</w:delText>
              </w:r>
            </w:del>
            <w:r w:rsidRPr="00A40625">
              <w:rPr>
                <w:rFonts w:ascii="Times New Roman" w:eastAsia="宋体" w:hAnsi="Times New Roman"/>
                <w:noProof/>
                <w:webHidden/>
                <w:color w:val="000000" w:themeColor="text1"/>
                <w:sz w:val="24"/>
                <w:rPrChange w:id="711"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712"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713" w:author="yiyanggui" w:date="2018-06-12T18:55:00Z"/>
              <w:rFonts w:ascii="Times New Roman" w:eastAsia="宋体" w:hAnsi="Times New Roman"/>
              <w:noProof/>
              <w:color w:val="000000" w:themeColor="text1"/>
              <w:sz w:val="24"/>
              <w:rPrChange w:id="714" w:author="Windows 用户" w:date="2018-06-12T20:23:00Z">
                <w:rPr>
                  <w:ins w:id="715" w:author="yiyanggui" w:date="2018-06-12T18:55:00Z"/>
                  <w:noProof/>
                </w:rPr>
              </w:rPrChange>
            </w:rPr>
            <w:pPrChange w:id="716" w:author="Windows 用户" w:date="2018-06-12T20:22:00Z">
              <w:pPr>
                <w:pStyle w:val="20"/>
                <w:tabs>
                  <w:tab w:val="right" w:leader="dot" w:pos="9175"/>
                </w:tabs>
              </w:pPr>
            </w:pPrChange>
          </w:pPr>
          <w:ins w:id="717" w:author="yiyanggui" w:date="2018-06-12T18:55:00Z">
            <w:r w:rsidRPr="00A40625">
              <w:rPr>
                <w:rStyle w:val="a8"/>
                <w:rFonts w:ascii="Times New Roman" w:eastAsia="宋体" w:hAnsi="Times New Roman"/>
                <w:noProof/>
                <w:color w:val="000000" w:themeColor="text1"/>
                <w:sz w:val="24"/>
                <w:rPrChange w:id="718"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719"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720" w:author="Windows 用户" w:date="2018-06-12T20:23:00Z">
                  <w:rPr>
                    <w:noProof/>
                  </w:rPr>
                </w:rPrChange>
              </w:rPr>
              <w:instrText>HYPERLINK \l "_Toc516593065"</w:instrText>
            </w:r>
            <w:r w:rsidRPr="00A40625">
              <w:rPr>
                <w:rStyle w:val="a8"/>
                <w:rFonts w:ascii="Times New Roman" w:eastAsia="宋体" w:hAnsi="Times New Roman"/>
                <w:noProof/>
                <w:color w:val="000000" w:themeColor="text1"/>
                <w:sz w:val="24"/>
                <w:rPrChange w:id="721"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722"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723" w:author="Windows 用户" w:date="2018-06-12T20:23:00Z">
                  <w:rPr>
                    <w:rStyle w:val="a8"/>
                    <w:rFonts w:ascii="Times New Roman" w:eastAsia="宋体" w:hAnsi="Times New Roman" w:cs="Times New Roman"/>
                    <w:noProof/>
                  </w:rPr>
                </w:rPrChange>
              </w:rPr>
              <w:t xml:space="preserve">4.3 </w:t>
            </w:r>
            <w:r w:rsidRPr="00A40625">
              <w:rPr>
                <w:rStyle w:val="a8"/>
                <w:rFonts w:ascii="Times New Roman" w:eastAsia="宋体" w:hAnsi="Times New Roman" w:cs="Times New Roman" w:hint="eastAsia"/>
                <w:noProof/>
                <w:color w:val="000000" w:themeColor="text1"/>
                <w:sz w:val="24"/>
                <w:rPrChange w:id="724" w:author="Windows 用户" w:date="2018-06-12T20:23:00Z">
                  <w:rPr>
                    <w:rStyle w:val="a8"/>
                    <w:rFonts w:ascii="Times New Roman" w:eastAsia="宋体" w:hAnsi="Times New Roman" w:cs="Times New Roman" w:hint="eastAsia"/>
                    <w:noProof/>
                  </w:rPr>
                </w:rPrChange>
              </w:rPr>
              <w:t>将</w:t>
            </w:r>
            <w:r w:rsidRPr="00A40625">
              <w:rPr>
                <w:rStyle w:val="a8"/>
                <w:rFonts w:ascii="Times New Roman" w:eastAsia="宋体" w:hAnsi="Times New Roman" w:cs="Times New Roman"/>
                <w:noProof/>
                <w:color w:val="000000" w:themeColor="text1"/>
                <w:sz w:val="24"/>
                <w:rPrChange w:id="725" w:author="Windows 用户" w:date="2018-06-12T20:23:00Z">
                  <w:rPr>
                    <w:rStyle w:val="a8"/>
                    <w:rFonts w:ascii="Times New Roman" w:eastAsia="宋体" w:hAnsi="Times New Roman" w:cs="Times New Roman"/>
                    <w:noProof/>
                  </w:rPr>
                </w:rPrChange>
              </w:rPr>
              <w:t>component</w:t>
            </w:r>
            <w:r w:rsidRPr="00A40625">
              <w:rPr>
                <w:rStyle w:val="a8"/>
                <w:rFonts w:ascii="Times New Roman" w:eastAsia="宋体" w:hAnsi="Times New Roman" w:cs="Times New Roman" w:hint="eastAsia"/>
                <w:noProof/>
                <w:color w:val="000000" w:themeColor="text1"/>
                <w:sz w:val="24"/>
                <w:rPrChange w:id="726" w:author="Windows 用户" w:date="2018-06-12T20:23:00Z">
                  <w:rPr>
                    <w:rStyle w:val="a8"/>
                    <w:rFonts w:ascii="Times New Roman" w:eastAsia="宋体" w:hAnsi="Times New Roman" w:cs="Times New Roman" w:hint="eastAsia"/>
                    <w:noProof/>
                  </w:rPr>
                </w:rPrChange>
              </w:rPr>
              <w:t>部署到其它进程中</w:t>
            </w:r>
            <w:r w:rsidRPr="00A40625">
              <w:rPr>
                <w:rFonts w:ascii="Times New Roman" w:eastAsia="宋体" w:hAnsi="Times New Roman"/>
                <w:noProof/>
                <w:webHidden/>
                <w:color w:val="000000" w:themeColor="text1"/>
                <w:sz w:val="24"/>
                <w:rPrChange w:id="727" w:author="Windows 用户" w:date="2018-06-12T20:23:00Z">
                  <w:rPr>
                    <w:noProof/>
                    <w:webHidden/>
                  </w:rPr>
                </w:rPrChange>
              </w:rPr>
              <w:tab/>
            </w:r>
            <w:r w:rsidRPr="00A40625">
              <w:rPr>
                <w:rFonts w:ascii="Times New Roman" w:eastAsia="宋体" w:hAnsi="Times New Roman"/>
                <w:noProof/>
                <w:webHidden/>
                <w:color w:val="000000" w:themeColor="text1"/>
                <w:sz w:val="24"/>
                <w:rPrChange w:id="728"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729" w:author="Windows 用户" w:date="2018-06-12T20:23:00Z">
                  <w:rPr>
                    <w:noProof/>
                    <w:webHidden/>
                  </w:rPr>
                </w:rPrChange>
              </w:rPr>
              <w:instrText xml:space="preserve"> PAGEREF _Toc516593065 \h </w:instrText>
            </w:r>
          </w:ins>
          <w:r w:rsidRPr="00A40625">
            <w:rPr>
              <w:rFonts w:ascii="Times New Roman" w:eastAsia="宋体" w:hAnsi="Times New Roman"/>
              <w:noProof/>
              <w:webHidden/>
              <w:color w:val="000000" w:themeColor="text1"/>
              <w:sz w:val="24"/>
              <w:rPrChange w:id="730"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731" w:author="Windows 用户" w:date="2018-06-12T20:23:00Z">
                <w:rPr>
                  <w:noProof/>
                  <w:webHidden/>
                </w:rPr>
              </w:rPrChange>
            </w:rPr>
            <w:fldChar w:fldCharType="separate"/>
          </w:r>
          <w:ins w:id="732" w:author="Windows 用户" w:date="2018-06-12T20:29:00Z">
            <w:r w:rsidR="004B1FC0">
              <w:rPr>
                <w:rFonts w:ascii="Times New Roman" w:eastAsia="宋体" w:hAnsi="Times New Roman"/>
                <w:noProof/>
                <w:webHidden/>
                <w:color w:val="000000" w:themeColor="text1"/>
                <w:sz w:val="24"/>
              </w:rPr>
              <w:t>16</w:t>
            </w:r>
          </w:ins>
          <w:ins w:id="733" w:author="yiyanggui" w:date="2018-06-12T18:55:00Z">
            <w:del w:id="734" w:author="Windows 用户" w:date="2018-06-12T20:11:00Z">
              <w:r w:rsidRPr="00A40625" w:rsidDel="00ED61C2">
                <w:rPr>
                  <w:rFonts w:ascii="Times New Roman" w:eastAsia="宋体" w:hAnsi="Times New Roman"/>
                  <w:noProof/>
                  <w:webHidden/>
                  <w:color w:val="000000" w:themeColor="text1"/>
                  <w:sz w:val="24"/>
                  <w:rPrChange w:id="735" w:author="Windows 用户" w:date="2018-06-12T20:23:00Z">
                    <w:rPr>
                      <w:noProof/>
                      <w:webHidden/>
                    </w:rPr>
                  </w:rPrChange>
                </w:rPr>
                <w:delText>16</w:delText>
              </w:r>
            </w:del>
            <w:r w:rsidRPr="00A40625">
              <w:rPr>
                <w:rFonts w:ascii="Times New Roman" w:eastAsia="宋体" w:hAnsi="Times New Roman"/>
                <w:noProof/>
                <w:webHidden/>
                <w:color w:val="000000" w:themeColor="text1"/>
                <w:sz w:val="24"/>
                <w:rPrChange w:id="736"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737"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738" w:author="yiyanggui" w:date="2018-06-12T18:55:00Z"/>
              <w:rFonts w:ascii="Times New Roman" w:eastAsia="宋体" w:hAnsi="Times New Roman"/>
              <w:noProof/>
              <w:color w:val="000000" w:themeColor="text1"/>
              <w:sz w:val="24"/>
              <w:rPrChange w:id="739" w:author="Windows 用户" w:date="2018-06-12T20:23:00Z">
                <w:rPr>
                  <w:ins w:id="740" w:author="yiyanggui" w:date="2018-06-12T18:55:00Z"/>
                  <w:noProof/>
                </w:rPr>
              </w:rPrChange>
            </w:rPr>
            <w:pPrChange w:id="741" w:author="Windows 用户" w:date="2018-06-12T20:22:00Z">
              <w:pPr>
                <w:pStyle w:val="20"/>
                <w:tabs>
                  <w:tab w:val="right" w:leader="dot" w:pos="9175"/>
                </w:tabs>
              </w:pPr>
            </w:pPrChange>
          </w:pPr>
          <w:ins w:id="742" w:author="yiyanggui" w:date="2018-06-12T18:55:00Z">
            <w:r w:rsidRPr="00A40625">
              <w:rPr>
                <w:rStyle w:val="a8"/>
                <w:rFonts w:ascii="Times New Roman" w:eastAsia="宋体" w:hAnsi="Times New Roman"/>
                <w:noProof/>
                <w:color w:val="000000" w:themeColor="text1"/>
                <w:sz w:val="24"/>
                <w:rPrChange w:id="743"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744"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745" w:author="Windows 用户" w:date="2018-06-12T20:23:00Z">
                  <w:rPr>
                    <w:noProof/>
                  </w:rPr>
                </w:rPrChange>
              </w:rPr>
              <w:instrText>HYPERLINK \l "_Toc516593066"</w:instrText>
            </w:r>
            <w:r w:rsidRPr="00A40625">
              <w:rPr>
                <w:rStyle w:val="a8"/>
                <w:rFonts w:ascii="Times New Roman" w:eastAsia="宋体" w:hAnsi="Times New Roman"/>
                <w:noProof/>
                <w:color w:val="000000" w:themeColor="text1"/>
                <w:sz w:val="24"/>
                <w:rPrChange w:id="746"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747"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748" w:author="Windows 用户" w:date="2018-06-12T20:23:00Z">
                  <w:rPr>
                    <w:rStyle w:val="a8"/>
                    <w:rFonts w:ascii="Times New Roman" w:eastAsia="宋体" w:hAnsi="Times New Roman" w:cs="Times New Roman"/>
                    <w:noProof/>
                  </w:rPr>
                </w:rPrChange>
              </w:rPr>
              <w:t>4.4 exported</w:t>
            </w:r>
            <w:r w:rsidRPr="00A40625">
              <w:rPr>
                <w:rStyle w:val="a8"/>
                <w:rFonts w:ascii="Times New Roman" w:eastAsia="宋体" w:hAnsi="Times New Roman" w:cs="Times New Roman" w:hint="eastAsia"/>
                <w:noProof/>
                <w:color w:val="000000" w:themeColor="text1"/>
                <w:sz w:val="24"/>
                <w:rPrChange w:id="749" w:author="Windows 用户" w:date="2018-06-12T20:23:00Z">
                  <w:rPr>
                    <w:rStyle w:val="a8"/>
                    <w:rFonts w:ascii="Times New Roman" w:eastAsia="宋体" w:hAnsi="Times New Roman" w:cs="Times New Roman" w:hint="eastAsia"/>
                    <w:noProof/>
                  </w:rPr>
                </w:rPrChange>
              </w:rPr>
              <w:t>属性的含义及其缺省值</w:t>
            </w:r>
            <w:r w:rsidRPr="00A40625">
              <w:rPr>
                <w:rFonts w:ascii="Times New Roman" w:eastAsia="宋体" w:hAnsi="Times New Roman"/>
                <w:noProof/>
                <w:webHidden/>
                <w:color w:val="000000" w:themeColor="text1"/>
                <w:sz w:val="24"/>
                <w:rPrChange w:id="750" w:author="Windows 用户" w:date="2018-06-12T20:23:00Z">
                  <w:rPr>
                    <w:noProof/>
                    <w:webHidden/>
                  </w:rPr>
                </w:rPrChange>
              </w:rPr>
              <w:tab/>
            </w:r>
            <w:r w:rsidRPr="00A40625">
              <w:rPr>
                <w:rFonts w:ascii="Times New Roman" w:eastAsia="宋体" w:hAnsi="Times New Roman"/>
                <w:noProof/>
                <w:webHidden/>
                <w:color w:val="000000" w:themeColor="text1"/>
                <w:sz w:val="24"/>
                <w:rPrChange w:id="75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752" w:author="Windows 用户" w:date="2018-06-12T20:23:00Z">
                  <w:rPr>
                    <w:noProof/>
                    <w:webHidden/>
                  </w:rPr>
                </w:rPrChange>
              </w:rPr>
              <w:instrText xml:space="preserve"> PAGEREF _Toc516593066 \h </w:instrText>
            </w:r>
          </w:ins>
          <w:r w:rsidRPr="00A40625">
            <w:rPr>
              <w:rFonts w:ascii="Times New Roman" w:eastAsia="宋体" w:hAnsi="Times New Roman"/>
              <w:noProof/>
              <w:webHidden/>
              <w:color w:val="000000" w:themeColor="text1"/>
              <w:sz w:val="24"/>
              <w:rPrChange w:id="75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754" w:author="Windows 用户" w:date="2018-06-12T20:23:00Z">
                <w:rPr>
                  <w:noProof/>
                  <w:webHidden/>
                </w:rPr>
              </w:rPrChange>
            </w:rPr>
            <w:fldChar w:fldCharType="separate"/>
          </w:r>
          <w:ins w:id="755" w:author="Windows 用户" w:date="2018-06-12T20:29:00Z">
            <w:r w:rsidR="004B1FC0">
              <w:rPr>
                <w:rFonts w:ascii="Times New Roman" w:eastAsia="宋体" w:hAnsi="Times New Roman"/>
                <w:noProof/>
                <w:webHidden/>
                <w:color w:val="000000" w:themeColor="text1"/>
                <w:sz w:val="24"/>
              </w:rPr>
              <w:t>17</w:t>
            </w:r>
          </w:ins>
          <w:ins w:id="756" w:author="yiyanggui" w:date="2018-06-12T18:55:00Z">
            <w:del w:id="757" w:author="Windows 用户" w:date="2018-06-12T20:11:00Z">
              <w:r w:rsidRPr="00A40625" w:rsidDel="00ED61C2">
                <w:rPr>
                  <w:rFonts w:ascii="Times New Roman" w:eastAsia="宋体" w:hAnsi="Times New Roman"/>
                  <w:noProof/>
                  <w:webHidden/>
                  <w:color w:val="000000" w:themeColor="text1"/>
                  <w:sz w:val="24"/>
                  <w:rPrChange w:id="758" w:author="Windows 用户" w:date="2018-06-12T20:23:00Z">
                    <w:rPr>
                      <w:noProof/>
                      <w:webHidden/>
                    </w:rPr>
                  </w:rPrChange>
                </w:rPr>
                <w:delText>17</w:delText>
              </w:r>
            </w:del>
            <w:r w:rsidRPr="00A40625">
              <w:rPr>
                <w:rFonts w:ascii="Times New Roman" w:eastAsia="宋体" w:hAnsi="Times New Roman"/>
                <w:noProof/>
                <w:webHidden/>
                <w:color w:val="000000" w:themeColor="text1"/>
                <w:sz w:val="24"/>
                <w:rPrChange w:id="75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760"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761" w:author="yiyanggui" w:date="2018-06-12T18:55:00Z"/>
              <w:rFonts w:ascii="Times New Roman" w:eastAsia="宋体" w:hAnsi="Times New Roman"/>
              <w:noProof/>
              <w:color w:val="000000" w:themeColor="text1"/>
              <w:sz w:val="24"/>
              <w:rPrChange w:id="762" w:author="Windows 用户" w:date="2018-06-12T20:23:00Z">
                <w:rPr>
                  <w:ins w:id="763" w:author="yiyanggui" w:date="2018-06-12T18:55:00Z"/>
                  <w:noProof/>
                </w:rPr>
              </w:rPrChange>
            </w:rPr>
            <w:pPrChange w:id="764" w:author="Windows 用户" w:date="2018-06-12T20:22:00Z">
              <w:pPr>
                <w:pStyle w:val="20"/>
                <w:tabs>
                  <w:tab w:val="right" w:leader="dot" w:pos="9175"/>
                </w:tabs>
              </w:pPr>
            </w:pPrChange>
          </w:pPr>
          <w:ins w:id="765" w:author="yiyanggui" w:date="2018-06-12T18:55:00Z">
            <w:r w:rsidRPr="00A40625">
              <w:rPr>
                <w:rStyle w:val="a8"/>
                <w:rFonts w:ascii="Times New Roman" w:eastAsia="宋体" w:hAnsi="Times New Roman"/>
                <w:noProof/>
                <w:color w:val="000000" w:themeColor="text1"/>
                <w:sz w:val="24"/>
                <w:rPrChange w:id="766" w:author="Windows 用户" w:date="2018-06-12T20:23:00Z">
                  <w:rPr>
                    <w:rStyle w:val="a8"/>
                    <w:noProof/>
                  </w:rPr>
                </w:rPrChange>
              </w:rPr>
              <w:lastRenderedPageBreak/>
              <w:fldChar w:fldCharType="begin"/>
            </w:r>
            <w:r w:rsidRPr="00A40625">
              <w:rPr>
                <w:rStyle w:val="a8"/>
                <w:rFonts w:ascii="Times New Roman" w:eastAsia="宋体" w:hAnsi="Times New Roman"/>
                <w:noProof/>
                <w:color w:val="000000" w:themeColor="text1"/>
                <w:sz w:val="24"/>
                <w:rPrChange w:id="767"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768" w:author="Windows 用户" w:date="2018-06-12T20:23:00Z">
                  <w:rPr>
                    <w:noProof/>
                  </w:rPr>
                </w:rPrChange>
              </w:rPr>
              <w:instrText>HYPERLINK \l "_Toc516593067"</w:instrText>
            </w:r>
            <w:r w:rsidRPr="00A40625">
              <w:rPr>
                <w:rStyle w:val="a8"/>
                <w:rFonts w:ascii="Times New Roman" w:eastAsia="宋体" w:hAnsi="Times New Roman"/>
                <w:noProof/>
                <w:color w:val="000000" w:themeColor="text1"/>
                <w:sz w:val="24"/>
                <w:rPrChange w:id="769"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770"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771" w:author="Windows 用户" w:date="2018-06-12T20:23:00Z">
                  <w:rPr>
                    <w:rStyle w:val="a8"/>
                    <w:rFonts w:ascii="Times New Roman" w:eastAsia="宋体" w:hAnsi="Times New Roman" w:cs="Times New Roman"/>
                    <w:noProof/>
                  </w:rPr>
                </w:rPrChange>
              </w:rPr>
              <w:t>4.5 multiprocess</w:t>
            </w:r>
            <w:r w:rsidRPr="00A40625">
              <w:rPr>
                <w:rStyle w:val="a8"/>
                <w:rFonts w:ascii="Times New Roman" w:eastAsia="宋体" w:hAnsi="Times New Roman" w:cs="Times New Roman" w:hint="eastAsia"/>
                <w:noProof/>
                <w:color w:val="000000" w:themeColor="text1"/>
                <w:sz w:val="24"/>
                <w:rPrChange w:id="772" w:author="Windows 用户" w:date="2018-06-12T20:23:00Z">
                  <w:rPr>
                    <w:rStyle w:val="a8"/>
                    <w:rFonts w:ascii="Times New Roman" w:eastAsia="宋体" w:hAnsi="Times New Roman" w:cs="Times New Roman" w:hint="eastAsia"/>
                    <w:noProof/>
                  </w:rPr>
                </w:rPrChange>
              </w:rPr>
              <w:t>属性与组件实例化分析</w:t>
            </w:r>
            <w:r w:rsidRPr="00A40625">
              <w:rPr>
                <w:rFonts w:ascii="Times New Roman" w:eastAsia="宋体" w:hAnsi="Times New Roman"/>
                <w:noProof/>
                <w:webHidden/>
                <w:color w:val="000000" w:themeColor="text1"/>
                <w:sz w:val="24"/>
                <w:rPrChange w:id="773" w:author="Windows 用户" w:date="2018-06-12T20:23:00Z">
                  <w:rPr>
                    <w:noProof/>
                    <w:webHidden/>
                  </w:rPr>
                </w:rPrChange>
              </w:rPr>
              <w:tab/>
            </w:r>
            <w:r w:rsidRPr="00A40625">
              <w:rPr>
                <w:rFonts w:ascii="Times New Roman" w:eastAsia="宋体" w:hAnsi="Times New Roman"/>
                <w:noProof/>
                <w:webHidden/>
                <w:color w:val="000000" w:themeColor="text1"/>
                <w:sz w:val="24"/>
                <w:rPrChange w:id="774"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775" w:author="Windows 用户" w:date="2018-06-12T20:23:00Z">
                  <w:rPr>
                    <w:noProof/>
                    <w:webHidden/>
                  </w:rPr>
                </w:rPrChange>
              </w:rPr>
              <w:instrText xml:space="preserve"> PAGEREF _Toc516593067 \h </w:instrText>
            </w:r>
          </w:ins>
          <w:r w:rsidRPr="00A40625">
            <w:rPr>
              <w:rFonts w:ascii="Times New Roman" w:eastAsia="宋体" w:hAnsi="Times New Roman"/>
              <w:noProof/>
              <w:webHidden/>
              <w:color w:val="000000" w:themeColor="text1"/>
              <w:sz w:val="24"/>
              <w:rPrChange w:id="776"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777" w:author="Windows 用户" w:date="2018-06-12T20:23:00Z">
                <w:rPr>
                  <w:noProof/>
                  <w:webHidden/>
                </w:rPr>
              </w:rPrChange>
            </w:rPr>
            <w:fldChar w:fldCharType="separate"/>
          </w:r>
          <w:ins w:id="778" w:author="Windows 用户" w:date="2018-06-12T20:29:00Z">
            <w:r w:rsidR="004B1FC0">
              <w:rPr>
                <w:rFonts w:ascii="Times New Roman" w:eastAsia="宋体" w:hAnsi="Times New Roman"/>
                <w:noProof/>
                <w:webHidden/>
                <w:color w:val="000000" w:themeColor="text1"/>
                <w:sz w:val="24"/>
              </w:rPr>
              <w:t>19</w:t>
            </w:r>
          </w:ins>
          <w:ins w:id="779" w:author="yiyanggui" w:date="2018-06-12T18:55:00Z">
            <w:del w:id="780" w:author="Windows 用户" w:date="2018-06-12T20:11:00Z">
              <w:r w:rsidRPr="00A40625" w:rsidDel="00ED61C2">
                <w:rPr>
                  <w:rFonts w:ascii="Times New Roman" w:eastAsia="宋体" w:hAnsi="Times New Roman"/>
                  <w:noProof/>
                  <w:webHidden/>
                  <w:color w:val="000000" w:themeColor="text1"/>
                  <w:sz w:val="24"/>
                  <w:rPrChange w:id="781" w:author="Windows 用户" w:date="2018-06-12T20:23:00Z">
                    <w:rPr>
                      <w:noProof/>
                      <w:webHidden/>
                    </w:rPr>
                  </w:rPrChange>
                </w:rPr>
                <w:delText>19</w:delText>
              </w:r>
            </w:del>
            <w:r w:rsidRPr="00A40625">
              <w:rPr>
                <w:rFonts w:ascii="Times New Roman" w:eastAsia="宋体" w:hAnsi="Times New Roman"/>
                <w:noProof/>
                <w:webHidden/>
                <w:color w:val="000000" w:themeColor="text1"/>
                <w:sz w:val="24"/>
                <w:rPrChange w:id="782"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783"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784" w:author="yiyanggui" w:date="2018-06-12T18:55:00Z"/>
              <w:rFonts w:ascii="Times New Roman" w:eastAsia="宋体" w:hAnsi="Times New Roman"/>
              <w:noProof/>
              <w:color w:val="000000" w:themeColor="text1"/>
              <w:sz w:val="24"/>
              <w:rPrChange w:id="785" w:author="Windows 用户" w:date="2018-06-12T20:23:00Z">
                <w:rPr>
                  <w:ins w:id="786" w:author="yiyanggui" w:date="2018-06-12T18:55:00Z"/>
                  <w:noProof/>
                </w:rPr>
              </w:rPrChange>
            </w:rPr>
            <w:pPrChange w:id="787" w:author="Windows 用户" w:date="2018-06-12T20:22:00Z">
              <w:pPr>
                <w:pStyle w:val="30"/>
                <w:tabs>
                  <w:tab w:val="right" w:leader="dot" w:pos="9175"/>
                </w:tabs>
              </w:pPr>
            </w:pPrChange>
          </w:pPr>
          <w:ins w:id="788" w:author="yiyanggui" w:date="2018-06-12T18:55:00Z">
            <w:r w:rsidRPr="00A40625">
              <w:rPr>
                <w:rStyle w:val="a8"/>
                <w:rFonts w:ascii="Times New Roman" w:eastAsia="宋体" w:hAnsi="Times New Roman"/>
                <w:noProof/>
                <w:color w:val="000000" w:themeColor="text1"/>
                <w:sz w:val="24"/>
                <w:rPrChange w:id="789"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790"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791" w:author="Windows 用户" w:date="2018-06-12T20:23:00Z">
                  <w:rPr>
                    <w:noProof/>
                  </w:rPr>
                </w:rPrChange>
              </w:rPr>
              <w:instrText>HYPERLINK \l "_Toc516593068"</w:instrText>
            </w:r>
            <w:r w:rsidRPr="00A40625">
              <w:rPr>
                <w:rStyle w:val="a8"/>
                <w:rFonts w:ascii="Times New Roman" w:eastAsia="宋体" w:hAnsi="Times New Roman"/>
                <w:noProof/>
                <w:color w:val="000000" w:themeColor="text1"/>
                <w:sz w:val="24"/>
                <w:rPrChange w:id="792"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793"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794" w:author="Windows 用户" w:date="2018-06-12T20:23:00Z">
                  <w:rPr>
                    <w:rStyle w:val="a8"/>
                    <w:rFonts w:ascii="Times New Roman" w:eastAsia="宋体" w:hAnsi="Times New Roman" w:cs="Times New Roman"/>
                    <w:noProof/>
                  </w:rPr>
                </w:rPrChange>
              </w:rPr>
              <w:t xml:space="preserve">4.5.1 </w:t>
            </w:r>
            <w:r w:rsidRPr="00A40625">
              <w:rPr>
                <w:rStyle w:val="a8"/>
                <w:rFonts w:ascii="Times New Roman" w:eastAsia="宋体" w:hAnsi="Times New Roman" w:cs="Times New Roman" w:hint="eastAsia"/>
                <w:noProof/>
                <w:color w:val="000000" w:themeColor="text1"/>
                <w:sz w:val="24"/>
                <w:rPrChange w:id="795" w:author="Windows 用户" w:date="2018-06-12T20:23:00Z">
                  <w:rPr>
                    <w:rStyle w:val="a8"/>
                    <w:rFonts w:ascii="Times New Roman" w:eastAsia="宋体" w:hAnsi="Times New Roman" w:cs="Times New Roman" w:hint="eastAsia"/>
                    <w:noProof/>
                  </w:rPr>
                </w:rPrChange>
              </w:rPr>
              <w:t>启动和被启动的</w:t>
            </w:r>
            <w:r w:rsidRPr="00A40625">
              <w:rPr>
                <w:rStyle w:val="a8"/>
                <w:rFonts w:ascii="Times New Roman" w:eastAsia="宋体" w:hAnsi="Times New Roman" w:cs="Times New Roman"/>
                <w:noProof/>
                <w:color w:val="000000" w:themeColor="text1"/>
                <w:sz w:val="24"/>
                <w:rPrChange w:id="796" w:author="Windows 用户" w:date="2018-06-12T20:23:00Z">
                  <w:rPr>
                    <w:rStyle w:val="a8"/>
                    <w:rFonts w:ascii="Times New Roman" w:eastAsia="宋体" w:hAnsi="Times New Roman" w:cs="Times New Roman"/>
                    <w:noProof/>
                  </w:rPr>
                </w:rPrChange>
              </w:rPr>
              <w:t>activity</w:t>
            </w:r>
            <w:r w:rsidRPr="00A40625">
              <w:rPr>
                <w:rStyle w:val="a8"/>
                <w:rFonts w:ascii="Times New Roman" w:eastAsia="宋体" w:hAnsi="Times New Roman" w:cs="Times New Roman" w:hint="eastAsia"/>
                <w:noProof/>
                <w:color w:val="000000" w:themeColor="text1"/>
                <w:sz w:val="24"/>
                <w:rPrChange w:id="797" w:author="Windows 用户" w:date="2018-06-12T20:23:00Z">
                  <w:rPr>
                    <w:rStyle w:val="a8"/>
                    <w:rFonts w:ascii="Times New Roman" w:eastAsia="宋体" w:hAnsi="Times New Roman" w:cs="Times New Roman" w:hint="eastAsia"/>
                    <w:noProof/>
                  </w:rPr>
                </w:rPrChange>
              </w:rPr>
              <w:t>在同一</w:t>
            </w:r>
            <w:r w:rsidRPr="00A40625">
              <w:rPr>
                <w:rStyle w:val="a8"/>
                <w:rFonts w:ascii="Times New Roman" w:eastAsia="宋体" w:hAnsi="Times New Roman" w:cs="Times New Roman"/>
                <w:noProof/>
                <w:color w:val="000000" w:themeColor="text1"/>
                <w:sz w:val="24"/>
                <w:rPrChange w:id="798" w:author="Windows 用户" w:date="2018-06-12T20:23:00Z">
                  <w:rPr>
                    <w:rStyle w:val="a8"/>
                    <w:rFonts w:ascii="Times New Roman" w:eastAsia="宋体" w:hAnsi="Times New Roman" w:cs="Times New Roman"/>
                    <w:noProof/>
                  </w:rPr>
                </w:rPrChange>
              </w:rPr>
              <w:t>App</w:t>
            </w:r>
            <w:r w:rsidRPr="00A40625">
              <w:rPr>
                <w:rStyle w:val="a8"/>
                <w:rFonts w:ascii="Times New Roman" w:eastAsia="宋体" w:hAnsi="Times New Roman" w:cs="Times New Roman" w:hint="eastAsia"/>
                <w:noProof/>
                <w:color w:val="000000" w:themeColor="text1"/>
                <w:sz w:val="24"/>
                <w:rPrChange w:id="799" w:author="Windows 用户" w:date="2018-06-12T20:23:00Z">
                  <w:rPr>
                    <w:rStyle w:val="a8"/>
                    <w:rFonts w:ascii="Times New Roman" w:eastAsia="宋体" w:hAnsi="Times New Roman" w:cs="Times New Roman" w:hint="eastAsia"/>
                    <w:noProof/>
                  </w:rPr>
                </w:rPrChange>
              </w:rPr>
              <w:t>中</w:t>
            </w:r>
            <w:r w:rsidRPr="00A40625">
              <w:rPr>
                <w:rFonts w:ascii="Times New Roman" w:eastAsia="宋体" w:hAnsi="Times New Roman"/>
                <w:noProof/>
                <w:webHidden/>
                <w:color w:val="000000" w:themeColor="text1"/>
                <w:sz w:val="24"/>
                <w:rPrChange w:id="800" w:author="Windows 用户" w:date="2018-06-12T20:23:00Z">
                  <w:rPr>
                    <w:noProof/>
                    <w:webHidden/>
                  </w:rPr>
                </w:rPrChange>
              </w:rPr>
              <w:tab/>
            </w:r>
            <w:r w:rsidRPr="00A40625">
              <w:rPr>
                <w:rFonts w:ascii="Times New Roman" w:eastAsia="宋体" w:hAnsi="Times New Roman"/>
                <w:noProof/>
                <w:webHidden/>
                <w:color w:val="000000" w:themeColor="text1"/>
                <w:sz w:val="24"/>
                <w:rPrChange w:id="80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802" w:author="Windows 用户" w:date="2018-06-12T20:23:00Z">
                  <w:rPr>
                    <w:noProof/>
                    <w:webHidden/>
                  </w:rPr>
                </w:rPrChange>
              </w:rPr>
              <w:instrText xml:space="preserve"> PAGEREF _Toc516593068 \h </w:instrText>
            </w:r>
          </w:ins>
          <w:r w:rsidRPr="00A40625">
            <w:rPr>
              <w:rFonts w:ascii="Times New Roman" w:eastAsia="宋体" w:hAnsi="Times New Roman"/>
              <w:noProof/>
              <w:webHidden/>
              <w:color w:val="000000" w:themeColor="text1"/>
              <w:sz w:val="24"/>
              <w:rPrChange w:id="80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804" w:author="Windows 用户" w:date="2018-06-12T20:23:00Z">
                <w:rPr>
                  <w:noProof/>
                  <w:webHidden/>
                </w:rPr>
              </w:rPrChange>
            </w:rPr>
            <w:fldChar w:fldCharType="separate"/>
          </w:r>
          <w:ins w:id="805" w:author="Windows 用户" w:date="2018-06-12T20:29:00Z">
            <w:r w:rsidR="004B1FC0">
              <w:rPr>
                <w:rFonts w:ascii="Times New Roman" w:eastAsia="宋体" w:hAnsi="Times New Roman"/>
                <w:noProof/>
                <w:webHidden/>
                <w:color w:val="000000" w:themeColor="text1"/>
                <w:sz w:val="24"/>
              </w:rPr>
              <w:t>19</w:t>
            </w:r>
          </w:ins>
          <w:ins w:id="806" w:author="yiyanggui" w:date="2018-06-12T18:55:00Z">
            <w:del w:id="807" w:author="Windows 用户" w:date="2018-06-12T20:11:00Z">
              <w:r w:rsidRPr="00A40625" w:rsidDel="00ED61C2">
                <w:rPr>
                  <w:rFonts w:ascii="Times New Roman" w:eastAsia="宋体" w:hAnsi="Times New Roman"/>
                  <w:noProof/>
                  <w:webHidden/>
                  <w:color w:val="000000" w:themeColor="text1"/>
                  <w:sz w:val="24"/>
                  <w:rPrChange w:id="808" w:author="Windows 用户" w:date="2018-06-12T20:23:00Z">
                    <w:rPr>
                      <w:noProof/>
                      <w:webHidden/>
                    </w:rPr>
                  </w:rPrChange>
                </w:rPr>
                <w:delText>20</w:delText>
              </w:r>
            </w:del>
            <w:r w:rsidRPr="00A40625">
              <w:rPr>
                <w:rFonts w:ascii="Times New Roman" w:eastAsia="宋体" w:hAnsi="Times New Roman"/>
                <w:noProof/>
                <w:webHidden/>
                <w:color w:val="000000" w:themeColor="text1"/>
                <w:sz w:val="24"/>
                <w:rPrChange w:id="80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810"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811" w:author="yiyanggui" w:date="2018-06-12T18:55:00Z"/>
              <w:rFonts w:ascii="Times New Roman" w:eastAsia="宋体" w:hAnsi="Times New Roman"/>
              <w:noProof/>
              <w:color w:val="000000" w:themeColor="text1"/>
              <w:sz w:val="24"/>
              <w:rPrChange w:id="812" w:author="Windows 用户" w:date="2018-06-12T20:23:00Z">
                <w:rPr>
                  <w:ins w:id="813" w:author="yiyanggui" w:date="2018-06-12T18:55:00Z"/>
                  <w:noProof/>
                </w:rPr>
              </w:rPrChange>
            </w:rPr>
            <w:pPrChange w:id="814" w:author="Windows 用户" w:date="2018-06-12T20:22:00Z">
              <w:pPr>
                <w:pStyle w:val="30"/>
                <w:tabs>
                  <w:tab w:val="right" w:leader="dot" w:pos="9175"/>
                </w:tabs>
              </w:pPr>
            </w:pPrChange>
          </w:pPr>
          <w:ins w:id="815" w:author="yiyanggui" w:date="2018-06-12T18:55:00Z">
            <w:r w:rsidRPr="00A40625">
              <w:rPr>
                <w:rStyle w:val="a8"/>
                <w:rFonts w:ascii="Times New Roman" w:eastAsia="宋体" w:hAnsi="Times New Roman"/>
                <w:noProof/>
                <w:color w:val="000000" w:themeColor="text1"/>
                <w:sz w:val="24"/>
                <w:rPrChange w:id="816"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817"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818" w:author="Windows 用户" w:date="2018-06-12T20:23:00Z">
                  <w:rPr>
                    <w:noProof/>
                  </w:rPr>
                </w:rPrChange>
              </w:rPr>
              <w:instrText>HYPERLINK \l "_Toc516593069"</w:instrText>
            </w:r>
            <w:r w:rsidRPr="00A40625">
              <w:rPr>
                <w:rStyle w:val="a8"/>
                <w:rFonts w:ascii="Times New Roman" w:eastAsia="宋体" w:hAnsi="Times New Roman"/>
                <w:noProof/>
                <w:color w:val="000000" w:themeColor="text1"/>
                <w:sz w:val="24"/>
                <w:rPrChange w:id="819"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820"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821" w:author="Windows 用户" w:date="2018-06-12T20:23:00Z">
                  <w:rPr>
                    <w:rStyle w:val="a8"/>
                    <w:rFonts w:ascii="Times New Roman" w:eastAsia="宋体" w:hAnsi="Times New Roman" w:cs="Times New Roman"/>
                    <w:noProof/>
                  </w:rPr>
                </w:rPrChange>
              </w:rPr>
              <w:t xml:space="preserve">4.5.2 </w:t>
            </w:r>
            <w:r w:rsidRPr="00A40625">
              <w:rPr>
                <w:rStyle w:val="a8"/>
                <w:rFonts w:ascii="Times New Roman" w:eastAsia="宋体" w:hAnsi="Times New Roman" w:cs="Times New Roman" w:hint="eastAsia"/>
                <w:noProof/>
                <w:color w:val="000000" w:themeColor="text1"/>
                <w:sz w:val="24"/>
                <w:rPrChange w:id="822" w:author="Windows 用户" w:date="2018-06-12T20:23:00Z">
                  <w:rPr>
                    <w:rStyle w:val="a8"/>
                    <w:rFonts w:ascii="Times New Roman" w:eastAsia="宋体" w:hAnsi="Times New Roman" w:cs="Times New Roman" w:hint="eastAsia"/>
                    <w:noProof/>
                  </w:rPr>
                </w:rPrChange>
              </w:rPr>
              <w:t>启动和被启动的</w:t>
            </w:r>
            <w:r w:rsidRPr="00A40625">
              <w:rPr>
                <w:rStyle w:val="a8"/>
                <w:rFonts w:ascii="Times New Roman" w:eastAsia="宋体" w:hAnsi="Times New Roman" w:cs="Times New Roman"/>
                <w:noProof/>
                <w:color w:val="000000" w:themeColor="text1"/>
                <w:sz w:val="24"/>
                <w:rPrChange w:id="823" w:author="Windows 用户" w:date="2018-06-12T20:23:00Z">
                  <w:rPr>
                    <w:rStyle w:val="a8"/>
                    <w:rFonts w:ascii="Times New Roman" w:eastAsia="宋体" w:hAnsi="Times New Roman" w:cs="Times New Roman"/>
                    <w:noProof/>
                  </w:rPr>
                </w:rPrChange>
              </w:rPr>
              <w:t>activity</w:t>
            </w:r>
            <w:r w:rsidRPr="00A40625">
              <w:rPr>
                <w:rStyle w:val="a8"/>
                <w:rFonts w:ascii="Times New Roman" w:eastAsia="宋体" w:hAnsi="Times New Roman" w:cs="Times New Roman" w:hint="eastAsia"/>
                <w:noProof/>
                <w:color w:val="000000" w:themeColor="text1"/>
                <w:sz w:val="24"/>
                <w:rPrChange w:id="824" w:author="Windows 用户" w:date="2018-06-12T20:23:00Z">
                  <w:rPr>
                    <w:rStyle w:val="a8"/>
                    <w:rFonts w:ascii="Times New Roman" w:eastAsia="宋体" w:hAnsi="Times New Roman" w:cs="Times New Roman" w:hint="eastAsia"/>
                    <w:noProof/>
                  </w:rPr>
                </w:rPrChange>
              </w:rPr>
              <w:t>不在同一</w:t>
            </w:r>
            <w:r w:rsidRPr="00A40625">
              <w:rPr>
                <w:rStyle w:val="a8"/>
                <w:rFonts w:ascii="Times New Roman" w:eastAsia="宋体" w:hAnsi="Times New Roman" w:cs="Times New Roman"/>
                <w:noProof/>
                <w:color w:val="000000" w:themeColor="text1"/>
                <w:sz w:val="24"/>
                <w:rPrChange w:id="825" w:author="Windows 用户" w:date="2018-06-12T20:23:00Z">
                  <w:rPr>
                    <w:rStyle w:val="a8"/>
                    <w:rFonts w:ascii="Times New Roman" w:eastAsia="宋体" w:hAnsi="Times New Roman" w:cs="Times New Roman"/>
                    <w:noProof/>
                  </w:rPr>
                </w:rPrChange>
              </w:rPr>
              <w:t>App</w:t>
            </w:r>
            <w:r w:rsidRPr="00A40625">
              <w:rPr>
                <w:rStyle w:val="a8"/>
                <w:rFonts w:ascii="Times New Roman" w:eastAsia="宋体" w:hAnsi="Times New Roman" w:cs="Times New Roman" w:hint="eastAsia"/>
                <w:noProof/>
                <w:color w:val="000000" w:themeColor="text1"/>
                <w:sz w:val="24"/>
                <w:rPrChange w:id="826" w:author="Windows 用户" w:date="2018-06-12T20:23:00Z">
                  <w:rPr>
                    <w:rStyle w:val="a8"/>
                    <w:rFonts w:ascii="Times New Roman" w:eastAsia="宋体" w:hAnsi="Times New Roman" w:cs="Times New Roman" w:hint="eastAsia"/>
                    <w:noProof/>
                  </w:rPr>
                </w:rPrChange>
              </w:rPr>
              <w:t>中（签名不同）</w:t>
            </w:r>
            <w:r w:rsidRPr="00A40625">
              <w:rPr>
                <w:rFonts w:ascii="Times New Roman" w:eastAsia="宋体" w:hAnsi="Times New Roman"/>
                <w:noProof/>
                <w:webHidden/>
                <w:color w:val="000000" w:themeColor="text1"/>
                <w:sz w:val="24"/>
                <w:rPrChange w:id="827" w:author="Windows 用户" w:date="2018-06-12T20:23:00Z">
                  <w:rPr>
                    <w:noProof/>
                    <w:webHidden/>
                  </w:rPr>
                </w:rPrChange>
              </w:rPr>
              <w:tab/>
            </w:r>
            <w:r w:rsidRPr="00A40625">
              <w:rPr>
                <w:rFonts w:ascii="Times New Roman" w:eastAsia="宋体" w:hAnsi="Times New Roman"/>
                <w:noProof/>
                <w:webHidden/>
                <w:color w:val="000000" w:themeColor="text1"/>
                <w:sz w:val="24"/>
                <w:rPrChange w:id="828"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829" w:author="Windows 用户" w:date="2018-06-12T20:23:00Z">
                  <w:rPr>
                    <w:noProof/>
                    <w:webHidden/>
                  </w:rPr>
                </w:rPrChange>
              </w:rPr>
              <w:instrText xml:space="preserve"> PAGEREF _Toc516593069 \h </w:instrText>
            </w:r>
          </w:ins>
          <w:r w:rsidRPr="00A40625">
            <w:rPr>
              <w:rFonts w:ascii="Times New Roman" w:eastAsia="宋体" w:hAnsi="Times New Roman"/>
              <w:noProof/>
              <w:webHidden/>
              <w:color w:val="000000" w:themeColor="text1"/>
              <w:sz w:val="24"/>
              <w:rPrChange w:id="830"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831" w:author="Windows 用户" w:date="2018-06-12T20:23:00Z">
                <w:rPr>
                  <w:noProof/>
                  <w:webHidden/>
                </w:rPr>
              </w:rPrChange>
            </w:rPr>
            <w:fldChar w:fldCharType="separate"/>
          </w:r>
          <w:ins w:id="832" w:author="Windows 用户" w:date="2018-06-12T20:29:00Z">
            <w:r w:rsidR="004B1FC0">
              <w:rPr>
                <w:rFonts w:ascii="Times New Roman" w:eastAsia="宋体" w:hAnsi="Times New Roman"/>
                <w:noProof/>
                <w:webHidden/>
                <w:color w:val="000000" w:themeColor="text1"/>
                <w:sz w:val="24"/>
              </w:rPr>
              <w:t>21</w:t>
            </w:r>
          </w:ins>
          <w:ins w:id="833" w:author="yiyanggui" w:date="2018-06-12T18:55:00Z">
            <w:del w:id="834" w:author="Windows 用户" w:date="2018-06-12T20:11:00Z">
              <w:r w:rsidRPr="00A40625" w:rsidDel="00ED61C2">
                <w:rPr>
                  <w:rFonts w:ascii="Times New Roman" w:eastAsia="宋体" w:hAnsi="Times New Roman"/>
                  <w:noProof/>
                  <w:webHidden/>
                  <w:color w:val="000000" w:themeColor="text1"/>
                  <w:sz w:val="24"/>
                  <w:rPrChange w:id="835" w:author="Windows 用户" w:date="2018-06-12T20:23:00Z">
                    <w:rPr>
                      <w:noProof/>
                      <w:webHidden/>
                    </w:rPr>
                  </w:rPrChange>
                </w:rPr>
                <w:delText>21</w:delText>
              </w:r>
            </w:del>
            <w:r w:rsidRPr="00A40625">
              <w:rPr>
                <w:rFonts w:ascii="Times New Roman" w:eastAsia="宋体" w:hAnsi="Times New Roman"/>
                <w:noProof/>
                <w:webHidden/>
                <w:color w:val="000000" w:themeColor="text1"/>
                <w:sz w:val="24"/>
                <w:rPrChange w:id="836"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837" w:author="Windows 用户" w:date="2018-06-12T20:23:00Z">
                  <w:rPr>
                    <w:rStyle w:val="a8"/>
                    <w:noProof/>
                  </w:rPr>
                </w:rPrChange>
              </w:rPr>
              <w:fldChar w:fldCharType="end"/>
            </w:r>
          </w:ins>
        </w:p>
        <w:p w:rsidR="0061737B" w:rsidRPr="00A40625" w:rsidRDefault="0061737B">
          <w:pPr>
            <w:pStyle w:val="30"/>
            <w:tabs>
              <w:tab w:val="right" w:leader="dot" w:pos="9175"/>
            </w:tabs>
            <w:spacing w:line="360" w:lineRule="auto"/>
            <w:rPr>
              <w:ins w:id="838" w:author="yiyanggui" w:date="2018-06-12T18:55:00Z"/>
              <w:rFonts w:ascii="Times New Roman" w:eastAsia="宋体" w:hAnsi="Times New Roman"/>
              <w:noProof/>
              <w:color w:val="000000" w:themeColor="text1"/>
              <w:sz w:val="24"/>
              <w:rPrChange w:id="839" w:author="Windows 用户" w:date="2018-06-12T20:23:00Z">
                <w:rPr>
                  <w:ins w:id="840" w:author="yiyanggui" w:date="2018-06-12T18:55:00Z"/>
                  <w:noProof/>
                </w:rPr>
              </w:rPrChange>
            </w:rPr>
            <w:pPrChange w:id="841" w:author="Windows 用户" w:date="2018-06-12T20:22:00Z">
              <w:pPr>
                <w:pStyle w:val="30"/>
                <w:tabs>
                  <w:tab w:val="right" w:leader="dot" w:pos="9175"/>
                </w:tabs>
              </w:pPr>
            </w:pPrChange>
          </w:pPr>
          <w:ins w:id="842" w:author="yiyanggui" w:date="2018-06-12T18:55:00Z">
            <w:r w:rsidRPr="00A40625">
              <w:rPr>
                <w:rStyle w:val="a8"/>
                <w:rFonts w:ascii="Times New Roman" w:eastAsia="宋体" w:hAnsi="Times New Roman"/>
                <w:noProof/>
                <w:color w:val="000000" w:themeColor="text1"/>
                <w:sz w:val="24"/>
                <w:rPrChange w:id="843"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844"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845" w:author="Windows 用户" w:date="2018-06-12T20:23:00Z">
                  <w:rPr>
                    <w:noProof/>
                  </w:rPr>
                </w:rPrChange>
              </w:rPr>
              <w:instrText>HYPERLINK \l "_Toc516593070"</w:instrText>
            </w:r>
            <w:r w:rsidRPr="00A40625">
              <w:rPr>
                <w:rStyle w:val="a8"/>
                <w:rFonts w:ascii="Times New Roman" w:eastAsia="宋体" w:hAnsi="Times New Roman"/>
                <w:noProof/>
                <w:color w:val="000000" w:themeColor="text1"/>
                <w:sz w:val="24"/>
                <w:rPrChange w:id="846"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847"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848" w:author="Windows 用户" w:date="2018-06-12T20:23:00Z">
                  <w:rPr>
                    <w:rStyle w:val="a8"/>
                    <w:rFonts w:ascii="Times New Roman" w:eastAsia="宋体" w:hAnsi="Times New Roman" w:cs="Times New Roman"/>
                    <w:noProof/>
                  </w:rPr>
                </w:rPrChange>
              </w:rPr>
              <w:t xml:space="preserve">4.5.3 </w:t>
            </w:r>
            <w:r w:rsidRPr="00A40625">
              <w:rPr>
                <w:rStyle w:val="a8"/>
                <w:rFonts w:ascii="Times New Roman" w:eastAsia="宋体" w:hAnsi="Times New Roman" w:cs="Times New Roman" w:hint="eastAsia"/>
                <w:noProof/>
                <w:color w:val="000000" w:themeColor="text1"/>
                <w:sz w:val="24"/>
                <w:rPrChange w:id="849" w:author="Windows 用户" w:date="2018-06-12T20:23:00Z">
                  <w:rPr>
                    <w:rStyle w:val="a8"/>
                    <w:rFonts w:ascii="Times New Roman" w:eastAsia="宋体" w:hAnsi="Times New Roman" w:cs="Times New Roman" w:hint="eastAsia"/>
                    <w:noProof/>
                  </w:rPr>
                </w:rPrChange>
              </w:rPr>
              <w:t>启动和被启动的</w:t>
            </w:r>
            <w:r w:rsidRPr="00A40625">
              <w:rPr>
                <w:rStyle w:val="a8"/>
                <w:rFonts w:ascii="Times New Roman" w:eastAsia="宋体" w:hAnsi="Times New Roman" w:cs="Times New Roman"/>
                <w:noProof/>
                <w:color w:val="000000" w:themeColor="text1"/>
                <w:sz w:val="24"/>
                <w:rPrChange w:id="850" w:author="Windows 用户" w:date="2018-06-12T20:23:00Z">
                  <w:rPr>
                    <w:rStyle w:val="a8"/>
                    <w:rFonts w:ascii="Times New Roman" w:eastAsia="宋体" w:hAnsi="Times New Roman" w:cs="Times New Roman"/>
                    <w:noProof/>
                  </w:rPr>
                </w:rPrChange>
              </w:rPr>
              <w:t>activity</w:t>
            </w:r>
            <w:r w:rsidRPr="00A40625">
              <w:rPr>
                <w:rStyle w:val="a8"/>
                <w:rFonts w:ascii="Times New Roman" w:eastAsia="宋体" w:hAnsi="Times New Roman" w:cs="Times New Roman" w:hint="eastAsia"/>
                <w:noProof/>
                <w:color w:val="000000" w:themeColor="text1"/>
                <w:sz w:val="24"/>
                <w:rPrChange w:id="851" w:author="Windows 用户" w:date="2018-06-12T20:23:00Z">
                  <w:rPr>
                    <w:rStyle w:val="a8"/>
                    <w:rFonts w:ascii="Times New Roman" w:eastAsia="宋体" w:hAnsi="Times New Roman" w:cs="Times New Roman" w:hint="eastAsia"/>
                    <w:noProof/>
                  </w:rPr>
                </w:rPrChange>
              </w:rPr>
              <w:t>不在同一</w:t>
            </w:r>
            <w:r w:rsidRPr="00A40625">
              <w:rPr>
                <w:rStyle w:val="a8"/>
                <w:rFonts w:ascii="Times New Roman" w:eastAsia="宋体" w:hAnsi="Times New Roman" w:cs="Times New Roman"/>
                <w:noProof/>
                <w:color w:val="000000" w:themeColor="text1"/>
                <w:sz w:val="24"/>
                <w:rPrChange w:id="852" w:author="Windows 用户" w:date="2018-06-12T20:23:00Z">
                  <w:rPr>
                    <w:rStyle w:val="a8"/>
                    <w:rFonts w:ascii="Times New Roman" w:eastAsia="宋体" w:hAnsi="Times New Roman" w:cs="Times New Roman"/>
                    <w:noProof/>
                  </w:rPr>
                </w:rPrChange>
              </w:rPr>
              <w:t>App</w:t>
            </w:r>
            <w:r w:rsidRPr="00A40625">
              <w:rPr>
                <w:rStyle w:val="a8"/>
                <w:rFonts w:ascii="Times New Roman" w:eastAsia="宋体" w:hAnsi="Times New Roman" w:cs="Times New Roman" w:hint="eastAsia"/>
                <w:noProof/>
                <w:color w:val="000000" w:themeColor="text1"/>
                <w:sz w:val="24"/>
                <w:rPrChange w:id="853" w:author="Windows 用户" w:date="2018-06-12T20:23:00Z">
                  <w:rPr>
                    <w:rStyle w:val="a8"/>
                    <w:rFonts w:ascii="Times New Roman" w:eastAsia="宋体" w:hAnsi="Times New Roman" w:cs="Times New Roman" w:hint="eastAsia"/>
                    <w:noProof/>
                  </w:rPr>
                </w:rPrChange>
              </w:rPr>
              <w:t>中（签名相同）</w:t>
            </w:r>
            <w:r w:rsidRPr="00A40625">
              <w:rPr>
                <w:rFonts w:ascii="Times New Roman" w:eastAsia="宋体" w:hAnsi="Times New Roman"/>
                <w:noProof/>
                <w:webHidden/>
                <w:color w:val="000000" w:themeColor="text1"/>
                <w:sz w:val="24"/>
                <w:rPrChange w:id="854" w:author="Windows 用户" w:date="2018-06-12T20:23:00Z">
                  <w:rPr>
                    <w:noProof/>
                    <w:webHidden/>
                  </w:rPr>
                </w:rPrChange>
              </w:rPr>
              <w:tab/>
            </w:r>
            <w:r w:rsidRPr="00A40625">
              <w:rPr>
                <w:rFonts w:ascii="Times New Roman" w:eastAsia="宋体" w:hAnsi="Times New Roman"/>
                <w:noProof/>
                <w:webHidden/>
                <w:color w:val="000000" w:themeColor="text1"/>
                <w:sz w:val="24"/>
                <w:rPrChange w:id="855"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856" w:author="Windows 用户" w:date="2018-06-12T20:23:00Z">
                  <w:rPr>
                    <w:noProof/>
                    <w:webHidden/>
                  </w:rPr>
                </w:rPrChange>
              </w:rPr>
              <w:instrText xml:space="preserve"> PAGEREF _Toc516593070 \h </w:instrText>
            </w:r>
          </w:ins>
          <w:r w:rsidRPr="00A40625">
            <w:rPr>
              <w:rFonts w:ascii="Times New Roman" w:eastAsia="宋体" w:hAnsi="Times New Roman"/>
              <w:noProof/>
              <w:webHidden/>
              <w:color w:val="000000" w:themeColor="text1"/>
              <w:sz w:val="24"/>
              <w:rPrChange w:id="857"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858" w:author="Windows 用户" w:date="2018-06-12T20:23:00Z">
                <w:rPr>
                  <w:noProof/>
                  <w:webHidden/>
                </w:rPr>
              </w:rPrChange>
            </w:rPr>
            <w:fldChar w:fldCharType="separate"/>
          </w:r>
          <w:ins w:id="859" w:author="Windows 用户" w:date="2018-06-12T20:29:00Z">
            <w:r w:rsidR="004B1FC0">
              <w:rPr>
                <w:rFonts w:ascii="Times New Roman" w:eastAsia="宋体" w:hAnsi="Times New Roman"/>
                <w:noProof/>
                <w:webHidden/>
                <w:color w:val="000000" w:themeColor="text1"/>
                <w:sz w:val="24"/>
              </w:rPr>
              <w:t>22</w:t>
            </w:r>
          </w:ins>
          <w:ins w:id="860" w:author="yiyanggui" w:date="2018-06-12T18:55:00Z">
            <w:del w:id="861" w:author="Windows 用户" w:date="2018-06-12T20:11:00Z">
              <w:r w:rsidRPr="00A40625" w:rsidDel="00ED61C2">
                <w:rPr>
                  <w:rFonts w:ascii="Times New Roman" w:eastAsia="宋体" w:hAnsi="Times New Roman"/>
                  <w:noProof/>
                  <w:webHidden/>
                  <w:color w:val="000000" w:themeColor="text1"/>
                  <w:sz w:val="24"/>
                  <w:rPrChange w:id="862" w:author="Windows 用户" w:date="2018-06-12T20:23:00Z">
                    <w:rPr>
                      <w:noProof/>
                      <w:webHidden/>
                    </w:rPr>
                  </w:rPrChange>
                </w:rPr>
                <w:delText>23</w:delText>
              </w:r>
            </w:del>
            <w:r w:rsidRPr="00A40625">
              <w:rPr>
                <w:rFonts w:ascii="Times New Roman" w:eastAsia="宋体" w:hAnsi="Times New Roman"/>
                <w:noProof/>
                <w:webHidden/>
                <w:color w:val="000000" w:themeColor="text1"/>
                <w:sz w:val="24"/>
                <w:rPrChange w:id="863"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864"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865" w:author="yiyanggui" w:date="2018-06-12T18:55:00Z"/>
              <w:rFonts w:ascii="Times New Roman" w:eastAsia="宋体" w:hAnsi="Times New Roman"/>
              <w:noProof/>
              <w:color w:val="000000" w:themeColor="text1"/>
              <w:sz w:val="24"/>
              <w:rPrChange w:id="866" w:author="Windows 用户" w:date="2018-06-12T20:23:00Z">
                <w:rPr>
                  <w:ins w:id="867" w:author="yiyanggui" w:date="2018-06-12T18:55:00Z"/>
                  <w:noProof/>
                </w:rPr>
              </w:rPrChange>
            </w:rPr>
            <w:pPrChange w:id="868" w:author="Windows 用户" w:date="2018-06-12T20:22:00Z">
              <w:pPr>
                <w:pStyle w:val="10"/>
                <w:tabs>
                  <w:tab w:val="right" w:leader="dot" w:pos="9175"/>
                </w:tabs>
              </w:pPr>
            </w:pPrChange>
          </w:pPr>
          <w:ins w:id="869" w:author="yiyanggui" w:date="2018-06-12T18:55:00Z">
            <w:r w:rsidRPr="00A40625">
              <w:rPr>
                <w:rStyle w:val="a8"/>
                <w:rFonts w:ascii="Times New Roman" w:eastAsia="宋体" w:hAnsi="Times New Roman"/>
                <w:noProof/>
                <w:color w:val="000000" w:themeColor="text1"/>
                <w:sz w:val="24"/>
                <w:rPrChange w:id="870"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871"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872" w:author="Windows 用户" w:date="2018-06-12T20:23:00Z">
                  <w:rPr>
                    <w:noProof/>
                  </w:rPr>
                </w:rPrChange>
              </w:rPr>
              <w:instrText>HYPERLINK \l "_Toc516593071"</w:instrText>
            </w:r>
            <w:r w:rsidRPr="00A40625">
              <w:rPr>
                <w:rStyle w:val="a8"/>
                <w:rFonts w:ascii="Times New Roman" w:eastAsia="宋体" w:hAnsi="Times New Roman"/>
                <w:noProof/>
                <w:color w:val="000000" w:themeColor="text1"/>
                <w:sz w:val="24"/>
                <w:rPrChange w:id="873"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874"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875" w:author="Windows 用户" w:date="2018-06-12T20:24:00Z">
                  <w:rPr>
                    <w:rStyle w:val="a8"/>
                    <w:rFonts w:ascii="Times New Roman" w:eastAsia="黑体" w:hAnsi="Times New Roman" w:cs="Times New Roman"/>
                    <w:noProof/>
                  </w:rPr>
                </w:rPrChange>
              </w:rPr>
              <w:t xml:space="preserve">5 </w:t>
            </w:r>
            <w:r w:rsidRPr="00A40625">
              <w:rPr>
                <w:rStyle w:val="a8"/>
                <w:rFonts w:ascii="Times New Roman" w:eastAsia="宋体" w:hAnsi="Times New Roman" w:cs="Times New Roman" w:hint="eastAsia"/>
                <w:b/>
                <w:noProof/>
                <w:color w:val="000000" w:themeColor="text1"/>
                <w:sz w:val="24"/>
                <w:rPrChange w:id="876" w:author="Windows 用户" w:date="2018-06-12T20:24:00Z">
                  <w:rPr>
                    <w:rStyle w:val="a8"/>
                    <w:rFonts w:ascii="Times New Roman" w:eastAsia="黑体" w:hAnsi="Times New Roman" w:cs="Times New Roman" w:hint="eastAsia"/>
                    <w:noProof/>
                  </w:rPr>
                </w:rPrChange>
              </w:rPr>
              <w:t>应用程序和组件权限配置研究</w:t>
            </w:r>
            <w:r w:rsidRPr="00A40625">
              <w:rPr>
                <w:rFonts w:ascii="Times New Roman" w:eastAsia="宋体" w:hAnsi="Times New Roman"/>
                <w:noProof/>
                <w:webHidden/>
                <w:color w:val="000000" w:themeColor="text1"/>
                <w:sz w:val="24"/>
                <w:rPrChange w:id="877" w:author="Windows 用户" w:date="2018-06-12T20:23:00Z">
                  <w:rPr>
                    <w:noProof/>
                    <w:webHidden/>
                  </w:rPr>
                </w:rPrChange>
              </w:rPr>
              <w:tab/>
            </w:r>
            <w:r w:rsidRPr="00A40625">
              <w:rPr>
                <w:rFonts w:ascii="Times New Roman" w:eastAsia="宋体" w:hAnsi="Times New Roman"/>
                <w:noProof/>
                <w:webHidden/>
                <w:color w:val="000000" w:themeColor="text1"/>
                <w:sz w:val="24"/>
                <w:rPrChange w:id="878"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879" w:author="Windows 用户" w:date="2018-06-12T20:23:00Z">
                  <w:rPr>
                    <w:noProof/>
                    <w:webHidden/>
                  </w:rPr>
                </w:rPrChange>
              </w:rPr>
              <w:instrText xml:space="preserve"> PAGEREF _Toc516593071 \h </w:instrText>
            </w:r>
          </w:ins>
          <w:r w:rsidRPr="00A40625">
            <w:rPr>
              <w:rFonts w:ascii="Times New Roman" w:eastAsia="宋体" w:hAnsi="Times New Roman"/>
              <w:noProof/>
              <w:webHidden/>
              <w:color w:val="000000" w:themeColor="text1"/>
              <w:sz w:val="24"/>
              <w:rPrChange w:id="880"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881" w:author="Windows 用户" w:date="2018-06-12T20:23:00Z">
                <w:rPr>
                  <w:noProof/>
                  <w:webHidden/>
                </w:rPr>
              </w:rPrChange>
            </w:rPr>
            <w:fldChar w:fldCharType="separate"/>
          </w:r>
          <w:ins w:id="882" w:author="Windows 用户" w:date="2018-06-12T20:29:00Z">
            <w:r w:rsidR="004B1FC0">
              <w:rPr>
                <w:rFonts w:ascii="Times New Roman" w:eastAsia="宋体" w:hAnsi="Times New Roman"/>
                <w:noProof/>
                <w:webHidden/>
                <w:color w:val="000000" w:themeColor="text1"/>
                <w:sz w:val="24"/>
              </w:rPr>
              <w:t>25</w:t>
            </w:r>
          </w:ins>
          <w:ins w:id="883" w:author="yiyanggui" w:date="2018-06-12T18:55:00Z">
            <w:del w:id="884" w:author="Windows 用户" w:date="2018-06-12T20:11:00Z">
              <w:r w:rsidRPr="00A40625" w:rsidDel="00ED61C2">
                <w:rPr>
                  <w:rFonts w:ascii="Times New Roman" w:eastAsia="宋体" w:hAnsi="Times New Roman"/>
                  <w:noProof/>
                  <w:webHidden/>
                  <w:color w:val="000000" w:themeColor="text1"/>
                  <w:sz w:val="24"/>
                  <w:rPrChange w:id="885" w:author="Windows 用户" w:date="2018-06-12T20:23:00Z">
                    <w:rPr>
                      <w:noProof/>
                      <w:webHidden/>
                    </w:rPr>
                  </w:rPrChange>
                </w:rPr>
                <w:delText>26</w:delText>
              </w:r>
            </w:del>
            <w:r w:rsidRPr="00A40625">
              <w:rPr>
                <w:rFonts w:ascii="Times New Roman" w:eastAsia="宋体" w:hAnsi="Times New Roman"/>
                <w:noProof/>
                <w:webHidden/>
                <w:color w:val="000000" w:themeColor="text1"/>
                <w:sz w:val="24"/>
                <w:rPrChange w:id="886"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887"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888" w:author="yiyanggui" w:date="2018-06-12T18:55:00Z"/>
              <w:rFonts w:ascii="Times New Roman" w:eastAsia="宋体" w:hAnsi="Times New Roman"/>
              <w:noProof/>
              <w:color w:val="000000" w:themeColor="text1"/>
              <w:sz w:val="24"/>
              <w:rPrChange w:id="889" w:author="Windows 用户" w:date="2018-06-12T20:23:00Z">
                <w:rPr>
                  <w:ins w:id="890" w:author="yiyanggui" w:date="2018-06-12T18:55:00Z"/>
                  <w:noProof/>
                </w:rPr>
              </w:rPrChange>
            </w:rPr>
            <w:pPrChange w:id="891" w:author="Windows 用户" w:date="2018-06-12T20:22:00Z">
              <w:pPr>
                <w:pStyle w:val="20"/>
                <w:tabs>
                  <w:tab w:val="right" w:leader="dot" w:pos="9175"/>
                </w:tabs>
              </w:pPr>
            </w:pPrChange>
          </w:pPr>
          <w:ins w:id="892" w:author="yiyanggui" w:date="2018-06-12T18:55:00Z">
            <w:r w:rsidRPr="00A40625">
              <w:rPr>
                <w:rStyle w:val="a8"/>
                <w:rFonts w:ascii="Times New Roman" w:eastAsia="宋体" w:hAnsi="Times New Roman"/>
                <w:noProof/>
                <w:color w:val="000000" w:themeColor="text1"/>
                <w:sz w:val="24"/>
                <w:rPrChange w:id="893"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894"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895" w:author="Windows 用户" w:date="2018-06-12T20:23:00Z">
                  <w:rPr>
                    <w:noProof/>
                  </w:rPr>
                </w:rPrChange>
              </w:rPr>
              <w:instrText>HYPERLINK \l "_Toc516593072"</w:instrText>
            </w:r>
            <w:r w:rsidRPr="00A40625">
              <w:rPr>
                <w:rStyle w:val="a8"/>
                <w:rFonts w:ascii="Times New Roman" w:eastAsia="宋体" w:hAnsi="Times New Roman"/>
                <w:noProof/>
                <w:color w:val="000000" w:themeColor="text1"/>
                <w:sz w:val="24"/>
                <w:rPrChange w:id="896"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897"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898" w:author="Windows 用户" w:date="2018-06-12T20:23:00Z">
                  <w:rPr>
                    <w:rStyle w:val="a8"/>
                    <w:rFonts w:ascii="Times New Roman" w:eastAsia="宋体" w:hAnsi="Times New Roman" w:cs="Times New Roman"/>
                    <w:noProof/>
                  </w:rPr>
                </w:rPrChange>
              </w:rPr>
              <w:t xml:space="preserve">5.1 </w:t>
            </w:r>
            <w:r w:rsidRPr="00A40625">
              <w:rPr>
                <w:rStyle w:val="a8"/>
                <w:rFonts w:ascii="Times New Roman" w:eastAsia="宋体" w:hAnsi="Times New Roman" w:cs="Times New Roman" w:hint="eastAsia"/>
                <w:noProof/>
                <w:color w:val="000000" w:themeColor="text1"/>
                <w:sz w:val="24"/>
                <w:rPrChange w:id="899" w:author="Windows 用户" w:date="2018-06-12T20:23:00Z">
                  <w:rPr>
                    <w:rStyle w:val="a8"/>
                    <w:rFonts w:ascii="Times New Roman" w:eastAsia="宋体" w:hAnsi="Times New Roman" w:cs="Times New Roman" w:hint="eastAsia"/>
                    <w:noProof/>
                  </w:rPr>
                </w:rPrChange>
              </w:rPr>
              <w:t>共享用户间</w:t>
            </w:r>
            <w:r w:rsidRPr="00A40625">
              <w:rPr>
                <w:rStyle w:val="a8"/>
                <w:rFonts w:ascii="Times New Roman" w:eastAsia="宋体" w:hAnsi="Times New Roman" w:cs="Times New Roman"/>
                <w:noProof/>
                <w:color w:val="000000" w:themeColor="text1"/>
                <w:sz w:val="24"/>
                <w:rPrChange w:id="900" w:author="Windows 用户" w:date="2018-06-12T20:23:00Z">
                  <w:rPr>
                    <w:rStyle w:val="a8"/>
                    <w:rFonts w:ascii="Times New Roman" w:eastAsia="宋体" w:hAnsi="Times New Roman" w:cs="Times New Roman"/>
                    <w:noProof/>
                  </w:rPr>
                </w:rPrChange>
              </w:rPr>
              <w:t>APP</w:t>
            </w:r>
            <w:r w:rsidRPr="00A40625">
              <w:rPr>
                <w:rStyle w:val="a8"/>
                <w:rFonts w:ascii="Times New Roman" w:eastAsia="宋体" w:hAnsi="Times New Roman" w:cs="Times New Roman" w:hint="eastAsia"/>
                <w:noProof/>
                <w:color w:val="000000" w:themeColor="text1"/>
                <w:sz w:val="24"/>
                <w:rPrChange w:id="901" w:author="Windows 用户" w:date="2018-06-12T20:23:00Z">
                  <w:rPr>
                    <w:rStyle w:val="a8"/>
                    <w:rFonts w:ascii="Times New Roman" w:eastAsia="宋体" w:hAnsi="Times New Roman" w:cs="Times New Roman" w:hint="eastAsia"/>
                    <w:noProof/>
                  </w:rPr>
                </w:rPrChange>
              </w:rPr>
              <w:t>的权限集合</w:t>
            </w:r>
            <w:r w:rsidRPr="00A40625">
              <w:rPr>
                <w:rFonts w:ascii="Times New Roman" w:eastAsia="宋体" w:hAnsi="Times New Roman"/>
                <w:noProof/>
                <w:webHidden/>
                <w:color w:val="000000" w:themeColor="text1"/>
                <w:sz w:val="24"/>
                <w:rPrChange w:id="902" w:author="Windows 用户" w:date="2018-06-12T20:23:00Z">
                  <w:rPr>
                    <w:noProof/>
                    <w:webHidden/>
                  </w:rPr>
                </w:rPrChange>
              </w:rPr>
              <w:tab/>
            </w:r>
            <w:r w:rsidRPr="00A40625">
              <w:rPr>
                <w:rFonts w:ascii="Times New Roman" w:eastAsia="宋体" w:hAnsi="Times New Roman"/>
                <w:noProof/>
                <w:webHidden/>
                <w:color w:val="000000" w:themeColor="text1"/>
                <w:sz w:val="24"/>
                <w:rPrChange w:id="903"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904" w:author="Windows 用户" w:date="2018-06-12T20:23:00Z">
                  <w:rPr>
                    <w:noProof/>
                    <w:webHidden/>
                  </w:rPr>
                </w:rPrChange>
              </w:rPr>
              <w:instrText xml:space="preserve"> PAGEREF _Toc516593072 \h </w:instrText>
            </w:r>
          </w:ins>
          <w:r w:rsidRPr="00A40625">
            <w:rPr>
              <w:rFonts w:ascii="Times New Roman" w:eastAsia="宋体" w:hAnsi="Times New Roman"/>
              <w:noProof/>
              <w:webHidden/>
              <w:color w:val="000000" w:themeColor="text1"/>
              <w:sz w:val="24"/>
              <w:rPrChange w:id="905"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906" w:author="Windows 用户" w:date="2018-06-12T20:23:00Z">
                <w:rPr>
                  <w:noProof/>
                  <w:webHidden/>
                </w:rPr>
              </w:rPrChange>
            </w:rPr>
            <w:fldChar w:fldCharType="separate"/>
          </w:r>
          <w:ins w:id="907" w:author="Windows 用户" w:date="2018-06-12T20:29:00Z">
            <w:r w:rsidR="004B1FC0">
              <w:rPr>
                <w:rFonts w:ascii="Times New Roman" w:eastAsia="宋体" w:hAnsi="Times New Roman"/>
                <w:noProof/>
                <w:webHidden/>
                <w:color w:val="000000" w:themeColor="text1"/>
                <w:sz w:val="24"/>
              </w:rPr>
              <w:t>25</w:t>
            </w:r>
          </w:ins>
          <w:ins w:id="908" w:author="yiyanggui" w:date="2018-06-12T18:55:00Z">
            <w:del w:id="909" w:author="Windows 用户" w:date="2018-06-12T20:11:00Z">
              <w:r w:rsidRPr="00A40625" w:rsidDel="00ED61C2">
                <w:rPr>
                  <w:rFonts w:ascii="Times New Roman" w:eastAsia="宋体" w:hAnsi="Times New Roman"/>
                  <w:noProof/>
                  <w:webHidden/>
                  <w:color w:val="000000" w:themeColor="text1"/>
                  <w:sz w:val="24"/>
                  <w:rPrChange w:id="910" w:author="Windows 用户" w:date="2018-06-12T20:23:00Z">
                    <w:rPr>
                      <w:noProof/>
                      <w:webHidden/>
                    </w:rPr>
                  </w:rPrChange>
                </w:rPr>
                <w:delText>26</w:delText>
              </w:r>
            </w:del>
            <w:r w:rsidRPr="00A40625">
              <w:rPr>
                <w:rFonts w:ascii="Times New Roman" w:eastAsia="宋体" w:hAnsi="Times New Roman"/>
                <w:noProof/>
                <w:webHidden/>
                <w:color w:val="000000" w:themeColor="text1"/>
                <w:sz w:val="24"/>
                <w:rPrChange w:id="911"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912"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913" w:author="yiyanggui" w:date="2018-06-12T18:55:00Z"/>
              <w:rFonts w:ascii="Times New Roman" w:eastAsia="宋体" w:hAnsi="Times New Roman"/>
              <w:noProof/>
              <w:color w:val="000000" w:themeColor="text1"/>
              <w:sz w:val="24"/>
              <w:rPrChange w:id="914" w:author="Windows 用户" w:date="2018-06-12T20:23:00Z">
                <w:rPr>
                  <w:ins w:id="915" w:author="yiyanggui" w:date="2018-06-12T18:55:00Z"/>
                  <w:noProof/>
                </w:rPr>
              </w:rPrChange>
            </w:rPr>
            <w:pPrChange w:id="916" w:author="Windows 用户" w:date="2018-06-12T20:22:00Z">
              <w:pPr>
                <w:pStyle w:val="20"/>
                <w:tabs>
                  <w:tab w:val="right" w:leader="dot" w:pos="9175"/>
                </w:tabs>
              </w:pPr>
            </w:pPrChange>
          </w:pPr>
          <w:ins w:id="917" w:author="yiyanggui" w:date="2018-06-12T18:55:00Z">
            <w:r w:rsidRPr="00A40625">
              <w:rPr>
                <w:rStyle w:val="a8"/>
                <w:rFonts w:ascii="Times New Roman" w:eastAsia="宋体" w:hAnsi="Times New Roman"/>
                <w:noProof/>
                <w:color w:val="000000" w:themeColor="text1"/>
                <w:sz w:val="24"/>
                <w:rPrChange w:id="918"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919"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920" w:author="Windows 用户" w:date="2018-06-12T20:23:00Z">
                  <w:rPr>
                    <w:noProof/>
                  </w:rPr>
                </w:rPrChange>
              </w:rPr>
              <w:instrText>HYPERLINK \l "_Toc516593073"</w:instrText>
            </w:r>
            <w:r w:rsidRPr="00A40625">
              <w:rPr>
                <w:rStyle w:val="a8"/>
                <w:rFonts w:ascii="Times New Roman" w:eastAsia="宋体" w:hAnsi="Times New Roman"/>
                <w:noProof/>
                <w:color w:val="000000" w:themeColor="text1"/>
                <w:sz w:val="24"/>
                <w:rPrChange w:id="921"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922"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923" w:author="Windows 用户" w:date="2018-06-12T20:23:00Z">
                  <w:rPr>
                    <w:rStyle w:val="a8"/>
                    <w:rFonts w:ascii="Times New Roman" w:eastAsia="宋体" w:hAnsi="Times New Roman" w:cs="Times New Roman"/>
                    <w:noProof/>
                  </w:rPr>
                </w:rPrChange>
              </w:rPr>
              <w:t>5.2 enforced</w:t>
            </w:r>
            <w:r w:rsidRPr="00A40625">
              <w:rPr>
                <w:rStyle w:val="a8"/>
                <w:rFonts w:ascii="Times New Roman" w:eastAsia="宋体" w:hAnsi="Times New Roman" w:cs="Times New Roman" w:hint="eastAsia"/>
                <w:noProof/>
                <w:color w:val="000000" w:themeColor="text1"/>
                <w:sz w:val="24"/>
                <w:rPrChange w:id="924" w:author="Windows 用户" w:date="2018-06-12T20:23:00Z">
                  <w:rPr>
                    <w:rStyle w:val="a8"/>
                    <w:rFonts w:ascii="Times New Roman" w:eastAsia="宋体" w:hAnsi="Times New Roman" w:cs="Times New Roman" w:hint="eastAsia"/>
                    <w:noProof/>
                  </w:rPr>
                </w:rPrChange>
              </w:rPr>
              <w:t>权限的继承</w:t>
            </w:r>
            <w:r w:rsidRPr="00A40625">
              <w:rPr>
                <w:rFonts w:ascii="Times New Roman" w:eastAsia="宋体" w:hAnsi="Times New Roman"/>
                <w:noProof/>
                <w:webHidden/>
                <w:color w:val="000000" w:themeColor="text1"/>
                <w:sz w:val="24"/>
                <w:rPrChange w:id="925" w:author="Windows 用户" w:date="2018-06-12T20:23:00Z">
                  <w:rPr>
                    <w:noProof/>
                    <w:webHidden/>
                  </w:rPr>
                </w:rPrChange>
              </w:rPr>
              <w:tab/>
            </w:r>
            <w:r w:rsidRPr="00A40625">
              <w:rPr>
                <w:rFonts w:ascii="Times New Roman" w:eastAsia="宋体" w:hAnsi="Times New Roman"/>
                <w:noProof/>
                <w:webHidden/>
                <w:color w:val="000000" w:themeColor="text1"/>
                <w:sz w:val="24"/>
                <w:rPrChange w:id="926"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927" w:author="Windows 用户" w:date="2018-06-12T20:23:00Z">
                  <w:rPr>
                    <w:noProof/>
                    <w:webHidden/>
                  </w:rPr>
                </w:rPrChange>
              </w:rPr>
              <w:instrText xml:space="preserve"> PAGEREF _Toc516593073 \h </w:instrText>
            </w:r>
          </w:ins>
          <w:r w:rsidRPr="00A40625">
            <w:rPr>
              <w:rFonts w:ascii="Times New Roman" w:eastAsia="宋体" w:hAnsi="Times New Roman"/>
              <w:noProof/>
              <w:webHidden/>
              <w:color w:val="000000" w:themeColor="text1"/>
              <w:sz w:val="24"/>
              <w:rPrChange w:id="928"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929" w:author="Windows 用户" w:date="2018-06-12T20:23:00Z">
                <w:rPr>
                  <w:noProof/>
                  <w:webHidden/>
                </w:rPr>
              </w:rPrChange>
            </w:rPr>
            <w:fldChar w:fldCharType="separate"/>
          </w:r>
          <w:ins w:id="930" w:author="Windows 用户" w:date="2018-06-12T20:29:00Z">
            <w:r w:rsidR="004B1FC0">
              <w:rPr>
                <w:rFonts w:ascii="Times New Roman" w:eastAsia="宋体" w:hAnsi="Times New Roman"/>
                <w:noProof/>
                <w:webHidden/>
                <w:color w:val="000000" w:themeColor="text1"/>
                <w:sz w:val="24"/>
              </w:rPr>
              <w:t>26</w:t>
            </w:r>
          </w:ins>
          <w:ins w:id="931" w:author="yiyanggui" w:date="2018-06-12T18:55:00Z">
            <w:del w:id="932" w:author="Windows 用户" w:date="2018-06-12T20:11:00Z">
              <w:r w:rsidRPr="00A40625" w:rsidDel="00ED61C2">
                <w:rPr>
                  <w:rFonts w:ascii="Times New Roman" w:eastAsia="宋体" w:hAnsi="Times New Roman"/>
                  <w:noProof/>
                  <w:webHidden/>
                  <w:color w:val="000000" w:themeColor="text1"/>
                  <w:sz w:val="24"/>
                  <w:rPrChange w:id="933" w:author="Windows 用户" w:date="2018-06-12T20:23:00Z">
                    <w:rPr>
                      <w:noProof/>
                      <w:webHidden/>
                    </w:rPr>
                  </w:rPrChange>
                </w:rPr>
                <w:delText>27</w:delText>
              </w:r>
            </w:del>
            <w:r w:rsidRPr="00A40625">
              <w:rPr>
                <w:rFonts w:ascii="Times New Roman" w:eastAsia="宋体" w:hAnsi="Times New Roman"/>
                <w:noProof/>
                <w:webHidden/>
                <w:color w:val="000000" w:themeColor="text1"/>
                <w:sz w:val="24"/>
                <w:rPrChange w:id="934"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935"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936" w:author="yiyanggui" w:date="2018-06-12T18:55:00Z"/>
              <w:rFonts w:ascii="Times New Roman" w:eastAsia="宋体" w:hAnsi="Times New Roman"/>
              <w:noProof/>
              <w:color w:val="000000" w:themeColor="text1"/>
              <w:sz w:val="24"/>
              <w:rPrChange w:id="937" w:author="Windows 用户" w:date="2018-06-12T20:23:00Z">
                <w:rPr>
                  <w:ins w:id="938" w:author="yiyanggui" w:date="2018-06-12T18:55:00Z"/>
                  <w:noProof/>
                </w:rPr>
              </w:rPrChange>
            </w:rPr>
            <w:pPrChange w:id="939" w:author="Windows 用户" w:date="2018-06-12T20:22:00Z">
              <w:pPr>
                <w:pStyle w:val="20"/>
                <w:tabs>
                  <w:tab w:val="right" w:leader="dot" w:pos="9175"/>
                </w:tabs>
              </w:pPr>
            </w:pPrChange>
          </w:pPr>
          <w:ins w:id="940" w:author="yiyanggui" w:date="2018-06-12T18:55:00Z">
            <w:r w:rsidRPr="00A40625">
              <w:rPr>
                <w:rStyle w:val="a8"/>
                <w:rFonts w:ascii="Times New Roman" w:eastAsia="宋体" w:hAnsi="Times New Roman"/>
                <w:noProof/>
                <w:color w:val="000000" w:themeColor="text1"/>
                <w:sz w:val="24"/>
                <w:rPrChange w:id="941"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942"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943" w:author="Windows 用户" w:date="2018-06-12T20:23:00Z">
                  <w:rPr>
                    <w:noProof/>
                  </w:rPr>
                </w:rPrChange>
              </w:rPr>
              <w:instrText>HYPERLINK \l "_Toc516593074"</w:instrText>
            </w:r>
            <w:r w:rsidRPr="00A40625">
              <w:rPr>
                <w:rStyle w:val="a8"/>
                <w:rFonts w:ascii="Times New Roman" w:eastAsia="宋体" w:hAnsi="Times New Roman"/>
                <w:noProof/>
                <w:color w:val="000000" w:themeColor="text1"/>
                <w:sz w:val="24"/>
                <w:rPrChange w:id="944"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945"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946" w:author="Windows 用户" w:date="2018-06-12T20:23:00Z">
                  <w:rPr>
                    <w:rStyle w:val="a8"/>
                    <w:rFonts w:ascii="Times New Roman" w:eastAsia="宋体" w:hAnsi="Times New Roman" w:cs="Times New Roman"/>
                    <w:noProof/>
                  </w:rPr>
                </w:rPrChange>
              </w:rPr>
              <w:t xml:space="preserve">5.3 </w:t>
            </w:r>
            <w:r w:rsidRPr="00A40625">
              <w:rPr>
                <w:rStyle w:val="a8"/>
                <w:rFonts w:ascii="Times New Roman" w:eastAsia="宋体" w:hAnsi="Times New Roman" w:cs="Times New Roman" w:hint="eastAsia"/>
                <w:noProof/>
                <w:color w:val="000000" w:themeColor="text1"/>
                <w:sz w:val="24"/>
                <w:rPrChange w:id="947" w:author="Windows 用户" w:date="2018-06-12T20:23:00Z">
                  <w:rPr>
                    <w:rStyle w:val="a8"/>
                    <w:rFonts w:ascii="Times New Roman" w:eastAsia="宋体" w:hAnsi="Times New Roman" w:cs="Times New Roman" w:hint="eastAsia"/>
                    <w:noProof/>
                  </w:rPr>
                </w:rPrChange>
              </w:rPr>
              <w:t>本章小结</w:t>
            </w:r>
            <w:r w:rsidRPr="00A40625">
              <w:rPr>
                <w:rFonts w:ascii="Times New Roman" w:eastAsia="宋体" w:hAnsi="Times New Roman"/>
                <w:noProof/>
                <w:webHidden/>
                <w:color w:val="000000" w:themeColor="text1"/>
                <w:sz w:val="24"/>
                <w:rPrChange w:id="948" w:author="Windows 用户" w:date="2018-06-12T20:23:00Z">
                  <w:rPr>
                    <w:noProof/>
                    <w:webHidden/>
                  </w:rPr>
                </w:rPrChange>
              </w:rPr>
              <w:tab/>
            </w:r>
            <w:r w:rsidRPr="00A40625">
              <w:rPr>
                <w:rFonts w:ascii="Times New Roman" w:eastAsia="宋体" w:hAnsi="Times New Roman"/>
                <w:noProof/>
                <w:webHidden/>
                <w:color w:val="000000" w:themeColor="text1"/>
                <w:sz w:val="24"/>
                <w:rPrChange w:id="949"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950" w:author="Windows 用户" w:date="2018-06-12T20:23:00Z">
                  <w:rPr>
                    <w:noProof/>
                    <w:webHidden/>
                  </w:rPr>
                </w:rPrChange>
              </w:rPr>
              <w:instrText xml:space="preserve"> PAGEREF _Toc516593074 \h </w:instrText>
            </w:r>
          </w:ins>
          <w:r w:rsidRPr="00A40625">
            <w:rPr>
              <w:rFonts w:ascii="Times New Roman" w:eastAsia="宋体" w:hAnsi="Times New Roman"/>
              <w:noProof/>
              <w:webHidden/>
              <w:color w:val="000000" w:themeColor="text1"/>
              <w:sz w:val="24"/>
              <w:rPrChange w:id="951"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952" w:author="Windows 用户" w:date="2018-06-12T20:23:00Z">
                <w:rPr>
                  <w:noProof/>
                  <w:webHidden/>
                </w:rPr>
              </w:rPrChange>
            </w:rPr>
            <w:fldChar w:fldCharType="separate"/>
          </w:r>
          <w:ins w:id="953" w:author="Windows 用户" w:date="2018-06-12T20:29:00Z">
            <w:r w:rsidR="004B1FC0">
              <w:rPr>
                <w:rFonts w:ascii="Times New Roman" w:eastAsia="宋体" w:hAnsi="Times New Roman"/>
                <w:noProof/>
                <w:webHidden/>
                <w:color w:val="000000" w:themeColor="text1"/>
                <w:sz w:val="24"/>
              </w:rPr>
              <w:t>29</w:t>
            </w:r>
          </w:ins>
          <w:ins w:id="954" w:author="yiyanggui" w:date="2018-06-12T18:55:00Z">
            <w:del w:id="955" w:author="Windows 用户" w:date="2018-06-12T20:11:00Z">
              <w:r w:rsidRPr="00A40625" w:rsidDel="00ED61C2">
                <w:rPr>
                  <w:rFonts w:ascii="Times New Roman" w:eastAsia="宋体" w:hAnsi="Times New Roman"/>
                  <w:noProof/>
                  <w:webHidden/>
                  <w:color w:val="000000" w:themeColor="text1"/>
                  <w:sz w:val="24"/>
                  <w:rPrChange w:id="956" w:author="Windows 用户" w:date="2018-06-12T20:23:00Z">
                    <w:rPr>
                      <w:noProof/>
                      <w:webHidden/>
                    </w:rPr>
                  </w:rPrChange>
                </w:rPr>
                <w:delText>30</w:delText>
              </w:r>
            </w:del>
            <w:r w:rsidRPr="00A40625">
              <w:rPr>
                <w:rFonts w:ascii="Times New Roman" w:eastAsia="宋体" w:hAnsi="Times New Roman"/>
                <w:noProof/>
                <w:webHidden/>
                <w:color w:val="000000" w:themeColor="text1"/>
                <w:sz w:val="24"/>
                <w:rPrChange w:id="957"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958"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959" w:author="yiyanggui" w:date="2018-06-12T18:55:00Z"/>
              <w:rFonts w:ascii="Times New Roman" w:eastAsia="宋体" w:hAnsi="Times New Roman"/>
              <w:noProof/>
              <w:color w:val="000000" w:themeColor="text1"/>
              <w:sz w:val="24"/>
              <w:rPrChange w:id="960" w:author="Windows 用户" w:date="2018-06-12T20:23:00Z">
                <w:rPr>
                  <w:ins w:id="961" w:author="yiyanggui" w:date="2018-06-12T18:55:00Z"/>
                  <w:noProof/>
                </w:rPr>
              </w:rPrChange>
            </w:rPr>
            <w:pPrChange w:id="962" w:author="Windows 用户" w:date="2018-06-12T20:22:00Z">
              <w:pPr>
                <w:pStyle w:val="10"/>
                <w:tabs>
                  <w:tab w:val="right" w:leader="dot" w:pos="9175"/>
                </w:tabs>
              </w:pPr>
            </w:pPrChange>
          </w:pPr>
          <w:ins w:id="963" w:author="yiyanggui" w:date="2018-06-12T18:55:00Z">
            <w:r w:rsidRPr="00A40625">
              <w:rPr>
                <w:rStyle w:val="a8"/>
                <w:rFonts w:ascii="Times New Roman" w:eastAsia="宋体" w:hAnsi="Times New Roman"/>
                <w:noProof/>
                <w:color w:val="000000" w:themeColor="text1"/>
                <w:sz w:val="24"/>
                <w:rPrChange w:id="964"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965"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966" w:author="Windows 用户" w:date="2018-06-12T20:23:00Z">
                  <w:rPr>
                    <w:noProof/>
                  </w:rPr>
                </w:rPrChange>
              </w:rPr>
              <w:instrText>HYPERLINK \l "_Toc516593075"</w:instrText>
            </w:r>
            <w:r w:rsidRPr="00A40625">
              <w:rPr>
                <w:rStyle w:val="a8"/>
                <w:rFonts w:ascii="Times New Roman" w:eastAsia="宋体" w:hAnsi="Times New Roman"/>
                <w:noProof/>
                <w:color w:val="000000" w:themeColor="text1"/>
                <w:sz w:val="24"/>
                <w:rPrChange w:id="967"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968"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969" w:author="Windows 用户" w:date="2018-06-12T20:24:00Z">
                  <w:rPr>
                    <w:rStyle w:val="a8"/>
                    <w:rFonts w:ascii="Times New Roman" w:eastAsia="黑体" w:hAnsi="Times New Roman" w:cs="Times New Roman"/>
                    <w:noProof/>
                  </w:rPr>
                </w:rPrChange>
              </w:rPr>
              <w:t xml:space="preserve">6 </w:t>
            </w:r>
            <w:r w:rsidRPr="00A40625">
              <w:rPr>
                <w:rStyle w:val="a8"/>
                <w:rFonts w:ascii="Times New Roman" w:eastAsia="宋体" w:hAnsi="Times New Roman" w:cs="Times New Roman" w:hint="eastAsia"/>
                <w:b/>
                <w:noProof/>
                <w:color w:val="000000" w:themeColor="text1"/>
                <w:sz w:val="24"/>
                <w:rPrChange w:id="970" w:author="Windows 用户" w:date="2018-06-12T20:24:00Z">
                  <w:rPr>
                    <w:rStyle w:val="a8"/>
                    <w:rFonts w:ascii="Times New Roman" w:eastAsia="黑体" w:hAnsi="Times New Roman" w:cs="Times New Roman" w:hint="eastAsia"/>
                    <w:noProof/>
                  </w:rPr>
                </w:rPrChange>
              </w:rPr>
              <w:t>组件间通信的权限分析</w:t>
            </w:r>
            <w:r w:rsidRPr="00A40625">
              <w:rPr>
                <w:rFonts w:ascii="Times New Roman" w:eastAsia="宋体" w:hAnsi="Times New Roman"/>
                <w:noProof/>
                <w:webHidden/>
                <w:color w:val="000000" w:themeColor="text1"/>
                <w:sz w:val="24"/>
                <w:rPrChange w:id="971" w:author="Windows 用户" w:date="2018-06-12T20:23:00Z">
                  <w:rPr>
                    <w:noProof/>
                    <w:webHidden/>
                  </w:rPr>
                </w:rPrChange>
              </w:rPr>
              <w:tab/>
            </w:r>
            <w:r w:rsidRPr="00A40625">
              <w:rPr>
                <w:rFonts w:ascii="Times New Roman" w:eastAsia="宋体" w:hAnsi="Times New Roman"/>
                <w:noProof/>
                <w:webHidden/>
                <w:color w:val="000000" w:themeColor="text1"/>
                <w:sz w:val="24"/>
                <w:rPrChange w:id="972"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973" w:author="Windows 用户" w:date="2018-06-12T20:23:00Z">
                  <w:rPr>
                    <w:noProof/>
                    <w:webHidden/>
                  </w:rPr>
                </w:rPrChange>
              </w:rPr>
              <w:instrText xml:space="preserve"> PAGEREF _Toc516593075 \h </w:instrText>
            </w:r>
          </w:ins>
          <w:r w:rsidRPr="00A40625">
            <w:rPr>
              <w:rFonts w:ascii="Times New Roman" w:eastAsia="宋体" w:hAnsi="Times New Roman"/>
              <w:noProof/>
              <w:webHidden/>
              <w:color w:val="000000" w:themeColor="text1"/>
              <w:sz w:val="24"/>
              <w:rPrChange w:id="974"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975" w:author="Windows 用户" w:date="2018-06-12T20:23:00Z">
                <w:rPr>
                  <w:noProof/>
                  <w:webHidden/>
                </w:rPr>
              </w:rPrChange>
            </w:rPr>
            <w:fldChar w:fldCharType="separate"/>
          </w:r>
          <w:ins w:id="976" w:author="Windows 用户" w:date="2018-06-12T20:29:00Z">
            <w:r w:rsidR="004B1FC0">
              <w:rPr>
                <w:rFonts w:ascii="Times New Roman" w:eastAsia="宋体" w:hAnsi="Times New Roman"/>
                <w:noProof/>
                <w:webHidden/>
                <w:color w:val="000000" w:themeColor="text1"/>
                <w:sz w:val="24"/>
              </w:rPr>
              <w:t>30</w:t>
            </w:r>
          </w:ins>
          <w:ins w:id="977" w:author="yiyanggui" w:date="2018-06-12T18:55:00Z">
            <w:del w:id="978" w:author="Windows 用户" w:date="2018-06-12T20:11:00Z">
              <w:r w:rsidRPr="00A40625" w:rsidDel="00ED61C2">
                <w:rPr>
                  <w:rFonts w:ascii="Times New Roman" w:eastAsia="宋体" w:hAnsi="Times New Roman"/>
                  <w:noProof/>
                  <w:webHidden/>
                  <w:color w:val="000000" w:themeColor="text1"/>
                  <w:sz w:val="24"/>
                  <w:rPrChange w:id="979" w:author="Windows 用户" w:date="2018-06-12T20:23:00Z">
                    <w:rPr>
                      <w:noProof/>
                      <w:webHidden/>
                    </w:rPr>
                  </w:rPrChange>
                </w:rPr>
                <w:delText>31</w:delText>
              </w:r>
            </w:del>
            <w:r w:rsidRPr="00A40625">
              <w:rPr>
                <w:rFonts w:ascii="Times New Roman" w:eastAsia="宋体" w:hAnsi="Times New Roman"/>
                <w:noProof/>
                <w:webHidden/>
                <w:color w:val="000000" w:themeColor="text1"/>
                <w:sz w:val="24"/>
                <w:rPrChange w:id="980"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981"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982" w:author="yiyanggui" w:date="2018-06-12T18:55:00Z"/>
              <w:rFonts w:ascii="Times New Roman" w:eastAsia="宋体" w:hAnsi="Times New Roman"/>
              <w:noProof/>
              <w:color w:val="000000" w:themeColor="text1"/>
              <w:sz w:val="24"/>
              <w:rPrChange w:id="983" w:author="Windows 用户" w:date="2018-06-12T20:23:00Z">
                <w:rPr>
                  <w:ins w:id="984" w:author="yiyanggui" w:date="2018-06-12T18:55:00Z"/>
                  <w:noProof/>
                </w:rPr>
              </w:rPrChange>
            </w:rPr>
            <w:pPrChange w:id="985" w:author="Windows 用户" w:date="2018-06-12T20:22:00Z">
              <w:pPr>
                <w:pStyle w:val="20"/>
                <w:tabs>
                  <w:tab w:val="right" w:leader="dot" w:pos="9175"/>
                </w:tabs>
              </w:pPr>
            </w:pPrChange>
          </w:pPr>
          <w:ins w:id="986" w:author="yiyanggui" w:date="2018-06-12T18:55:00Z">
            <w:r w:rsidRPr="00A40625">
              <w:rPr>
                <w:rStyle w:val="a8"/>
                <w:rFonts w:ascii="Times New Roman" w:eastAsia="宋体" w:hAnsi="Times New Roman"/>
                <w:noProof/>
                <w:color w:val="000000" w:themeColor="text1"/>
                <w:sz w:val="24"/>
                <w:rPrChange w:id="987"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988"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989" w:author="Windows 用户" w:date="2018-06-12T20:23:00Z">
                  <w:rPr>
                    <w:noProof/>
                  </w:rPr>
                </w:rPrChange>
              </w:rPr>
              <w:instrText>HYPERLINK \l "_Toc516593076"</w:instrText>
            </w:r>
            <w:r w:rsidRPr="00A40625">
              <w:rPr>
                <w:rStyle w:val="a8"/>
                <w:rFonts w:ascii="Times New Roman" w:eastAsia="宋体" w:hAnsi="Times New Roman"/>
                <w:noProof/>
                <w:color w:val="000000" w:themeColor="text1"/>
                <w:sz w:val="24"/>
                <w:rPrChange w:id="990"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991"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992" w:author="Windows 用户" w:date="2018-06-12T20:23:00Z">
                  <w:rPr>
                    <w:rStyle w:val="a8"/>
                    <w:rFonts w:ascii="Times New Roman" w:eastAsia="宋体" w:hAnsi="Times New Roman" w:cs="Times New Roman"/>
                    <w:noProof/>
                  </w:rPr>
                </w:rPrChange>
              </w:rPr>
              <w:t>6.1 Intent</w:t>
            </w:r>
            <w:r w:rsidRPr="00A40625">
              <w:rPr>
                <w:rStyle w:val="a8"/>
                <w:rFonts w:ascii="Times New Roman" w:eastAsia="宋体" w:hAnsi="Times New Roman" w:cs="Times New Roman" w:hint="eastAsia"/>
                <w:noProof/>
                <w:color w:val="000000" w:themeColor="text1"/>
                <w:sz w:val="24"/>
                <w:rPrChange w:id="993" w:author="Windows 用户" w:date="2018-06-12T20:23:00Z">
                  <w:rPr>
                    <w:rStyle w:val="a8"/>
                    <w:rFonts w:ascii="Times New Roman" w:eastAsia="宋体" w:hAnsi="Times New Roman" w:cs="Times New Roman" w:hint="eastAsia"/>
                    <w:noProof/>
                  </w:rPr>
                </w:rPrChange>
              </w:rPr>
              <w:t>的隐式启动</w:t>
            </w:r>
            <w:r w:rsidRPr="00A40625">
              <w:rPr>
                <w:rFonts w:ascii="Times New Roman" w:eastAsia="宋体" w:hAnsi="Times New Roman"/>
                <w:noProof/>
                <w:webHidden/>
                <w:color w:val="000000" w:themeColor="text1"/>
                <w:sz w:val="24"/>
                <w:rPrChange w:id="994" w:author="Windows 用户" w:date="2018-06-12T20:23:00Z">
                  <w:rPr>
                    <w:noProof/>
                    <w:webHidden/>
                  </w:rPr>
                </w:rPrChange>
              </w:rPr>
              <w:tab/>
            </w:r>
            <w:r w:rsidRPr="00A40625">
              <w:rPr>
                <w:rFonts w:ascii="Times New Roman" w:eastAsia="宋体" w:hAnsi="Times New Roman"/>
                <w:noProof/>
                <w:webHidden/>
                <w:color w:val="000000" w:themeColor="text1"/>
                <w:sz w:val="24"/>
                <w:rPrChange w:id="995"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996" w:author="Windows 用户" w:date="2018-06-12T20:23:00Z">
                  <w:rPr>
                    <w:noProof/>
                    <w:webHidden/>
                  </w:rPr>
                </w:rPrChange>
              </w:rPr>
              <w:instrText xml:space="preserve"> PAGEREF _Toc516593076 \h </w:instrText>
            </w:r>
          </w:ins>
          <w:r w:rsidRPr="00A40625">
            <w:rPr>
              <w:rFonts w:ascii="Times New Roman" w:eastAsia="宋体" w:hAnsi="Times New Roman"/>
              <w:noProof/>
              <w:webHidden/>
              <w:color w:val="000000" w:themeColor="text1"/>
              <w:sz w:val="24"/>
              <w:rPrChange w:id="997"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998" w:author="Windows 用户" w:date="2018-06-12T20:23:00Z">
                <w:rPr>
                  <w:noProof/>
                  <w:webHidden/>
                </w:rPr>
              </w:rPrChange>
            </w:rPr>
            <w:fldChar w:fldCharType="separate"/>
          </w:r>
          <w:ins w:id="999" w:author="Windows 用户" w:date="2018-06-12T20:29:00Z">
            <w:r w:rsidR="004B1FC0">
              <w:rPr>
                <w:rFonts w:ascii="Times New Roman" w:eastAsia="宋体" w:hAnsi="Times New Roman"/>
                <w:noProof/>
                <w:webHidden/>
                <w:color w:val="000000" w:themeColor="text1"/>
                <w:sz w:val="24"/>
              </w:rPr>
              <w:t>30</w:t>
            </w:r>
          </w:ins>
          <w:ins w:id="1000" w:author="yiyanggui" w:date="2018-06-12T18:55:00Z">
            <w:del w:id="1001" w:author="Windows 用户" w:date="2018-06-12T20:11:00Z">
              <w:r w:rsidRPr="00A40625" w:rsidDel="00ED61C2">
                <w:rPr>
                  <w:rFonts w:ascii="Times New Roman" w:eastAsia="宋体" w:hAnsi="Times New Roman"/>
                  <w:noProof/>
                  <w:webHidden/>
                  <w:color w:val="000000" w:themeColor="text1"/>
                  <w:sz w:val="24"/>
                  <w:rPrChange w:id="1002" w:author="Windows 用户" w:date="2018-06-12T20:23:00Z">
                    <w:rPr>
                      <w:noProof/>
                      <w:webHidden/>
                    </w:rPr>
                  </w:rPrChange>
                </w:rPr>
                <w:delText>31</w:delText>
              </w:r>
            </w:del>
            <w:r w:rsidRPr="00A40625">
              <w:rPr>
                <w:rFonts w:ascii="Times New Roman" w:eastAsia="宋体" w:hAnsi="Times New Roman"/>
                <w:noProof/>
                <w:webHidden/>
                <w:color w:val="000000" w:themeColor="text1"/>
                <w:sz w:val="24"/>
                <w:rPrChange w:id="1003"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004"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1005" w:author="yiyanggui" w:date="2018-06-12T18:55:00Z"/>
              <w:rFonts w:ascii="Times New Roman" w:eastAsia="宋体" w:hAnsi="Times New Roman"/>
              <w:noProof/>
              <w:color w:val="000000" w:themeColor="text1"/>
              <w:sz w:val="24"/>
              <w:rPrChange w:id="1006" w:author="Windows 用户" w:date="2018-06-12T20:23:00Z">
                <w:rPr>
                  <w:ins w:id="1007" w:author="yiyanggui" w:date="2018-06-12T18:55:00Z"/>
                  <w:noProof/>
                </w:rPr>
              </w:rPrChange>
            </w:rPr>
            <w:pPrChange w:id="1008" w:author="Windows 用户" w:date="2018-06-12T20:22:00Z">
              <w:pPr>
                <w:pStyle w:val="20"/>
                <w:tabs>
                  <w:tab w:val="right" w:leader="dot" w:pos="9175"/>
                </w:tabs>
              </w:pPr>
            </w:pPrChange>
          </w:pPr>
          <w:ins w:id="1009" w:author="yiyanggui" w:date="2018-06-12T18:55:00Z">
            <w:r w:rsidRPr="00A40625">
              <w:rPr>
                <w:rStyle w:val="a8"/>
                <w:rFonts w:ascii="Times New Roman" w:eastAsia="宋体" w:hAnsi="Times New Roman"/>
                <w:noProof/>
                <w:color w:val="000000" w:themeColor="text1"/>
                <w:sz w:val="24"/>
                <w:rPrChange w:id="1010"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011"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012" w:author="Windows 用户" w:date="2018-06-12T20:23:00Z">
                  <w:rPr>
                    <w:noProof/>
                  </w:rPr>
                </w:rPrChange>
              </w:rPr>
              <w:instrText>HYPERLINK \l "_Toc516593077"</w:instrText>
            </w:r>
            <w:r w:rsidRPr="00A40625">
              <w:rPr>
                <w:rStyle w:val="a8"/>
                <w:rFonts w:ascii="Times New Roman" w:eastAsia="宋体" w:hAnsi="Times New Roman"/>
                <w:noProof/>
                <w:color w:val="000000" w:themeColor="text1"/>
                <w:sz w:val="24"/>
                <w:rPrChange w:id="1013"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014"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1015" w:author="Windows 用户" w:date="2018-06-12T20:23:00Z">
                  <w:rPr>
                    <w:rStyle w:val="a8"/>
                    <w:rFonts w:ascii="Times New Roman" w:eastAsia="宋体" w:hAnsi="Times New Roman" w:cs="Times New Roman"/>
                    <w:noProof/>
                  </w:rPr>
                </w:rPrChange>
              </w:rPr>
              <w:t>6.2</w:t>
            </w:r>
            <w:r w:rsidRPr="00A40625">
              <w:rPr>
                <w:rStyle w:val="a8"/>
                <w:rFonts w:ascii="Times New Roman" w:eastAsia="宋体" w:hAnsi="Times New Roman" w:cs="Times New Roman" w:hint="eastAsia"/>
                <w:noProof/>
                <w:color w:val="000000" w:themeColor="text1"/>
                <w:sz w:val="24"/>
                <w:rPrChange w:id="1016" w:author="Windows 用户" w:date="2018-06-12T20:23:00Z">
                  <w:rPr>
                    <w:rStyle w:val="a8"/>
                    <w:rFonts w:ascii="Times New Roman" w:eastAsia="宋体" w:hAnsi="Times New Roman" w:cs="Times New Roman" w:hint="eastAsia"/>
                    <w:noProof/>
                  </w:rPr>
                </w:rPrChange>
              </w:rPr>
              <w:t>由</w:t>
            </w:r>
            <w:r w:rsidRPr="00A40625">
              <w:rPr>
                <w:rStyle w:val="a8"/>
                <w:rFonts w:ascii="Times New Roman" w:eastAsia="宋体" w:hAnsi="Times New Roman" w:cs="Times New Roman"/>
                <w:noProof/>
                <w:color w:val="000000" w:themeColor="text1"/>
                <w:sz w:val="24"/>
                <w:rPrChange w:id="1017" w:author="Windows 用户" w:date="2018-06-12T20:23:00Z">
                  <w:rPr>
                    <w:rStyle w:val="a8"/>
                    <w:rFonts w:ascii="Times New Roman" w:eastAsia="宋体" w:hAnsi="Times New Roman" w:cs="Times New Roman"/>
                    <w:noProof/>
                  </w:rPr>
                </w:rPrChange>
              </w:rPr>
              <w:t>Intent action</w:t>
            </w:r>
            <w:r w:rsidRPr="00A40625">
              <w:rPr>
                <w:rStyle w:val="a8"/>
                <w:rFonts w:ascii="Times New Roman" w:eastAsia="宋体" w:hAnsi="Times New Roman" w:cs="Times New Roman" w:hint="eastAsia"/>
                <w:noProof/>
                <w:color w:val="000000" w:themeColor="text1"/>
                <w:sz w:val="24"/>
                <w:rPrChange w:id="1018" w:author="Windows 用户" w:date="2018-06-12T20:23:00Z">
                  <w:rPr>
                    <w:rStyle w:val="a8"/>
                    <w:rFonts w:ascii="Times New Roman" w:eastAsia="宋体" w:hAnsi="Times New Roman" w:cs="Times New Roman" w:hint="eastAsia"/>
                    <w:noProof/>
                  </w:rPr>
                </w:rPrChange>
              </w:rPr>
              <w:t>所施加的权限</w:t>
            </w:r>
            <w:r w:rsidRPr="00A40625">
              <w:rPr>
                <w:rFonts w:ascii="Times New Roman" w:eastAsia="宋体" w:hAnsi="Times New Roman"/>
                <w:noProof/>
                <w:webHidden/>
                <w:color w:val="000000" w:themeColor="text1"/>
                <w:sz w:val="24"/>
                <w:rPrChange w:id="1019" w:author="Windows 用户" w:date="2018-06-12T20:23:00Z">
                  <w:rPr>
                    <w:noProof/>
                    <w:webHidden/>
                  </w:rPr>
                </w:rPrChange>
              </w:rPr>
              <w:tab/>
            </w:r>
            <w:r w:rsidRPr="00A40625">
              <w:rPr>
                <w:rFonts w:ascii="Times New Roman" w:eastAsia="宋体" w:hAnsi="Times New Roman"/>
                <w:noProof/>
                <w:webHidden/>
                <w:color w:val="000000" w:themeColor="text1"/>
                <w:sz w:val="24"/>
                <w:rPrChange w:id="1020"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021" w:author="Windows 用户" w:date="2018-06-12T20:23:00Z">
                  <w:rPr>
                    <w:noProof/>
                    <w:webHidden/>
                  </w:rPr>
                </w:rPrChange>
              </w:rPr>
              <w:instrText xml:space="preserve"> PAGEREF _Toc516593077 \h </w:instrText>
            </w:r>
          </w:ins>
          <w:r w:rsidRPr="00A40625">
            <w:rPr>
              <w:rFonts w:ascii="Times New Roman" w:eastAsia="宋体" w:hAnsi="Times New Roman"/>
              <w:noProof/>
              <w:webHidden/>
              <w:color w:val="000000" w:themeColor="text1"/>
              <w:sz w:val="24"/>
              <w:rPrChange w:id="1022"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023" w:author="Windows 用户" w:date="2018-06-12T20:23:00Z">
                <w:rPr>
                  <w:noProof/>
                  <w:webHidden/>
                </w:rPr>
              </w:rPrChange>
            </w:rPr>
            <w:fldChar w:fldCharType="separate"/>
          </w:r>
          <w:ins w:id="1024" w:author="Windows 用户" w:date="2018-06-12T20:29:00Z">
            <w:r w:rsidR="004B1FC0">
              <w:rPr>
                <w:rFonts w:ascii="Times New Roman" w:eastAsia="宋体" w:hAnsi="Times New Roman"/>
                <w:noProof/>
                <w:webHidden/>
                <w:color w:val="000000" w:themeColor="text1"/>
                <w:sz w:val="24"/>
              </w:rPr>
              <w:t>30</w:t>
            </w:r>
          </w:ins>
          <w:ins w:id="1025" w:author="yiyanggui" w:date="2018-06-12T18:55:00Z">
            <w:del w:id="1026" w:author="Windows 用户" w:date="2018-06-12T20:11:00Z">
              <w:r w:rsidRPr="00A40625" w:rsidDel="00ED61C2">
                <w:rPr>
                  <w:rFonts w:ascii="Times New Roman" w:eastAsia="宋体" w:hAnsi="Times New Roman"/>
                  <w:noProof/>
                  <w:webHidden/>
                  <w:color w:val="000000" w:themeColor="text1"/>
                  <w:sz w:val="24"/>
                  <w:rPrChange w:id="1027" w:author="Windows 用户" w:date="2018-06-12T20:23:00Z">
                    <w:rPr>
                      <w:noProof/>
                      <w:webHidden/>
                    </w:rPr>
                  </w:rPrChange>
                </w:rPr>
                <w:delText>31</w:delText>
              </w:r>
            </w:del>
            <w:r w:rsidRPr="00A40625">
              <w:rPr>
                <w:rFonts w:ascii="Times New Roman" w:eastAsia="宋体" w:hAnsi="Times New Roman"/>
                <w:noProof/>
                <w:webHidden/>
                <w:color w:val="000000" w:themeColor="text1"/>
                <w:sz w:val="24"/>
                <w:rPrChange w:id="1028"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029" w:author="Windows 用户" w:date="2018-06-12T20:23:00Z">
                  <w:rPr>
                    <w:rStyle w:val="a8"/>
                    <w:noProof/>
                  </w:rPr>
                </w:rPrChange>
              </w:rPr>
              <w:fldChar w:fldCharType="end"/>
            </w:r>
          </w:ins>
        </w:p>
        <w:p w:rsidR="0061737B" w:rsidRPr="00A40625" w:rsidRDefault="0061737B">
          <w:pPr>
            <w:pStyle w:val="20"/>
            <w:tabs>
              <w:tab w:val="right" w:leader="dot" w:pos="9175"/>
            </w:tabs>
            <w:spacing w:line="360" w:lineRule="auto"/>
            <w:rPr>
              <w:ins w:id="1030" w:author="yiyanggui" w:date="2018-06-12T18:55:00Z"/>
              <w:rFonts w:ascii="Times New Roman" w:eastAsia="宋体" w:hAnsi="Times New Roman"/>
              <w:noProof/>
              <w:color w:val="000000" w:themeColor="text1"/>
              <w:sz w:val="24"/>
              <w:rPrChange w:id="1031" w:author="Windows 用户" w:date="2018-06-12T20:23:00Z">
                <w:rPr>
                  <w:ins w:id="1032" w:author="yiyanggui" w:date="2018-06-12T18:55:00Z"/>
                  <w:noProof/>
                </w:rPr>
              </w:rPrChange>
            </w:rPr>
            <w:pPrChange w:id="1033" w:author="Windows 用户" w:date="2018-06-12T20:22:00Z">
              <w:pPr>
                <w:pStyle w:val="20"/>
                <w:tabs>
                  <w:tab w:val="right" w:leader="dot" w:pos="9175"/>
                </w:tabs>
              </w:pPr>
            </w:pPrChange>
          </w:pPr>
          <w:ins w:id="1034" w:author="yiyanggui" w:date="2018-06-12T18:55:00Z">
            <w:r w:rsidRPr="00A40625">
              <w:rPr>
                <w:rStyle w:val="a8"/>
                <w:rFonts w:ascii="Times New Roman" w:eastAsia="宋体" w:hAnsi="Times New Roman"/>
                <w:noProof/>
                <w:color w:val="000000" w:themeColor="text1"/>
                <w:sz w:val="24"/>
                <w:rPrChange w:id="1035"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036"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037" w:author="Windows 用户" w:date="2018-06-12T20:23:00Z">
                  <w:rPr>
                    <w:noProof/>
                  </w:rPr>
                </w:rPrChange>
              </w:rPr>
              <w:instrText>HYPERLINK \l "_Toc516593078"</w:instrText>
            </w:r>
            <w:r w:rsidRPr="00A40625">
              <w:rPr>
                <w:rStyle w:val="a8"/>
                <w:rFonts w:ascii="Times New Roman" w:eastAsia="宋体" w:hAnsi="Times New Roman"/>
                <w:noProof/>
                <w:color w:val="000000" w:themeColor="text1"/>
                <w:sz w:val="24"/>
                <w:rPrChange w:id="1038"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039" w:author="Windows 用户" w:date="2018-06-12T20:23:00Z">
                  <w:rPr>
                    <w:rStyle w:val="a8"/>
                    <w:noProof/>
                  </w:rPr>
                </w:rPrChange>
              </w:rPr>
              <w:fldChar w:fldCharType="separate"/>
            </w:r>
            <w:r w:rsidRPr="00A40625">
              <w:rPr>
                <w:rStyle w:val="a8"/>
                <w:rFonts w:ascii="Times New Roman" w:eastAsia="宋体" w:hAnsi="Times New Roman" w:cs="Times New Roman"/>
                <w:noProof/>
                <w:color w:val="000000" w:themeColor="text1"/>
                <w:sz w:val="24"/>
                <w:rPrChange w:id="1040" w:author="Windows 用户" w:date="2018-06-12T20:23:00Z">
                  <w:rPr>
                    <w:rStyle w:val="a8"/>
                    <w:rFonts w:ascii="Times New Roman" w:eastAsia="宋体" w:hAnsi="Times New Roman" w:cs="Times New Roman"/>
                    <w:noProof/>
                  </w:rPr>
                </w:rPrChange>
              </w:rPr>
              <w:t xml:space="preserve">6.3 </w:t>
            </w:r>
            <w:r w:rsidRPr="00A40625">
              <w:rPr>
                <w:rStyle w:val="a8"/>
                <w:rFonts w:ascii="Times New Roman" w:eastAsia="宋体" w:hAnsi="Times New Roman" w:cs="Times New Roman" w:hint="eastAsia"/>
                <w:noProof/>
                <w:color w:val="000000" w:themeColor="text1"/>
                <w:sz w:val="24"/>
                <w:rPrChange w:id="1041" w:author="Windows 用户" w:date="2018-06-12T20:23:00Z">
                  <w:rPr>
                    <w:rStyle w:val="a8"/>
                    <w:rFonts w:ascii="Times New Roman" w:eastAsia="宋体" w:hAnsi="Times New Roman" w:cs="Times New Roman" w:hint="eastAsia"/>
                    <w:noProof/>
                  </w:rPr>
                </w:rPrChange>
              </w:rPr>
              <w:t>本章小节</w:t>
            </w:r>
            <w:r w:rsidRPr="00A40625">
              <w:rPr>
                <w:rFonts w:ascii="Times New Roman" w:eastAsia="宋体" w:hAnsi="Times New Roman"/>
                <w:noProof/>
                <w:webHidden/>
                <w:color w:val="000000" w:themeColor="text1"/>
                <w:sz w:val="24"/>
                <w:rPrChange w:id="1042" w:author="Windows 用户" w:date="2018-06-12T20:23:00Z">
                  <w:rPr>
                    <w:noProof/>
                    <w:webHidden/>
                  </w:rPr>
                </w:rPrChange>
              </w:rPr>
              <w:tab/>
            </w:r>
            <w:r w:rsidRPr="00A40625">
              <w:rPr>
                <w:rFonts w:ascii="Times New Roman" w:eastAsia="宋体" w:hAnsi="Times New Roman"/>
                <w:noProof/>
                <w:webHidden/>
                <w:color w:val="000000" w:themeColor="text1"/>
                <w:sz w:val="24"/>
                <w:rPrChange w:id="1043"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044" w:author="Windows 用户" w:date="2018-06-12T20:23:00Z">
                  <w:rPr>
                    <w:noProof/>
                    <w:webHidden/>
                  </w:rPr>
                </w:rPrChange>
              </w:rPr>
              <w:instrText xml:space="preserve"> PAGEREF _Toc516593078 \h </w:instrText>
            </w:r>
          </w:ins>
          <w:r w:rsidRPr="00A40625">
            <w:rPr>
              <w:rFonts w:ascii="Times New Roman" w:eastAsia="宋体" w:hAnsi="Times New Roman"/>
              <w:noProof/>
              <w:webHidden/>
              <w:color w:val="000000" w:themeColor="text1"/>
              <w:sz w:val="24"/>
              <w:rPrChange w:id="1045"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046" w:author="Windows 用户" w:date="2018-06-12T20:23:00Z">
                <w:rPr>
                  <w:noProof/>
                  <w:webHidden/>
                </w:rPr>
              </w:rPrChange>
            </w:rPr>
            <w:fldChar w:fldCharType="separate"/>
          </w:r>
          <w:ins w:id="1047" w:author="Windows 用户" w:date="2018-06-12T20:29:00Z">
            <w:r w:rsidR="004B1FC0">
              <w:rPr>
                <w:rFonts w:ascii="Times New Roman" w:eastAsia="宋体" w:hAnsi="Times New Roman"/>
                <w:noProof/>
                <w:webHidden/>
                <w:color w:val="000000" w:themeColor="text1"/>
                <w:sz w:val="24"/>
              </w:rPr>
              <w:t>31</w:t>
            </w:r>
          </w:ins>
          <w:ins w:id="1048" w:author="yiyanggui" w:date="2018-06-12T18:55:00Z">
            <w:del w:id="1049" w:author="Windows 用户" w:date="2018-06-12T20:11:00Z">
              <w:r w:rsidRPr="00A40625" w:rsidDel="00ED61C2">
                <w:rPr>
                  <w:rFonts w:ascii="Times New Roman" w:eastAsia="宋体" w:hAnsi="Times New Roman"/>
                  <w:noProof/>
                  <w:webHidden/>
                  <w:color w:val="000000" w:themeColor="text1"/>
                  <w:sz w:val="24"/>
                  <w:rPrChange w:id="1050" w:author="Windows 用户" w:date="2018-06-12T20:23:00Z">
                    <w:rPr>
                      <w:noProof/>
                      <w:webHidden/>
                    </w:rPr>
                  </w:rPrChange>
                </w:rPr>
                <w:delText>32</w:delText>
              </w:r>
            </w:del>
            <w:r w:rsidRPr="00A40625">
              <w:rPr>
                <w:rFonts w:ascii="Times New Roman" w:eastAsia="宋体" w:hAnsi="Times New Roman"/>
                <w:noProof/>
                <w:webHidden/>
                <w:color w:val="000000" w:themeColor="text1"/>
                <w:sz w:val="24"/>
                <w:rPrChange w:id="1051"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052"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1053" w:author="yiyanggui" w:date="2018-06-12T18:55:00Z"/>
              <w:rFonts w:ascii="Times New Roman" w:eastAsia="宋体" w:hAnsi="Times New Roman"/>
              <w:noProof/>
              <w:color w:val="000000" w:themeColor="text1"/>
              <w:sz w:val="24"/>
              <w:rPrChange w:id="1054" w:author="Windows 用户" w:date="2018-06-12T20:23:00Z">
                <w:rPr>
                  <w:ins w:id="1055" w:author="yiyanggui" w:date="2018-06-12T18:55:00Z"/>
                  <w:noProof/>
                </w:rPr>
              </w:rPrChange>
            </w:rPr>
            <w:pPrChange w:id="1056" w:author="Windows 用户" w:date="2018-06-12T20:22:00Z">
              <w:pPr>
                <w:pStyle w:val="10"/>
                <w:tabs>
                  <w:tab w:val="right" w:leader="dot" w:pos="9175"/>
                </w:tabs>
              </w:pPr>
            </w:pPrChange>
          </w:pPr>
          <w:ins w:id="1057" w:author="yiyanggui" w:date="2018-06-12T18:55:00Z">
            <w:r w:rsidRPr="00A40625">
              <w:rPr>
                <w:rStyle w:val="a8"/>
                <w:rFonts w:ascii="Times New Roman" w:eastAsia="宋体" w:hAnsi="Times New Roman"/>
                <w:noProof/>
                <w:color w:val="000000" w:themeColor="text1"/>
                <w:sz w:val="24"/>
                <w:rPrChange w:id="1058"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059"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060" w:author="Windows 用户" w:date="2018-06-12T20:23:00Z">
                  <w:rPr>
                    <w:noProof/>
                  </w:rPr>
                </w:rPrChange>
              </w:rPr>
              <w:instrText>HYPERLINK \l "_Toc516593079"</w:instrText>
            </w:r>
            <w:r w:rsidRPr="00A40625">
              <w:rPr>
                <w:rStyle w:val="a8"/>
                <w:rFonts w:ascii="Times New Roman" w:eastAsia="宋体" w:hAnsi="Times New Roman"/>
                <w:noProof/>
                <w:color w:val="000000" w:themeColor="text1"/>
                <w:sz w:val="24"/>
                <w:rPrChange w:id="1061"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062" w:author="Windows 用户" w:date="2018-06-12T20:23:00Z">
                  <w:rPr>
                    <w:rStyle w:val="a8"/>
                    <w:noProof/>
                  </w:rPr>
                </w:rPrChange>
              </w:rPr>
              <w:fldChar w:fldCharType="separate"/>
            </w:r>
            <w:r w:rsidRPr="00A40625">
              <w:rPr>
                <w:rStyle w:val="a8"/>
                <w:rFonts w:ascii="Times New Roman" w:eastAsia="宋体" w:hAnsi="Times New Roman" w:cs="Times New Roman"/>
                <w:b/>
                <w:noProof/>
                <w:color w:val="000000" w:themeColor="text1"/>
                <w:sz w:val="24"/>
                <w:rPrChange w:id="1063" w:author="Windows 用户" w:date="2018-06-12T20:24:00Z">
                  <w:rPr>
                    <w:rStyle w:val="a8"/>
                    <w:rFonts w:ascii="Times New Roman" w:eastAsia="黑体" w:hAnsi="Times New Roman" w:cs="Times New Roman"/>
                    <w:noProof/>
                  </w:rPr>
                </w:rPrChange>
              </w:rPr>
              <w:t xml:space="preserve">7 </w:t>
            </w:r>
            <w:r w:rsidRPr="00A40625">
              <w:rPr>
                <w:rStyle w:val="a8"/>
                <w:rFonts w:ascii="Times New Roman" w:eastAsia="宋体" w:hAnsi="Times New Roman" w:cs="Times New Roman" w:hint="eastAsia"/>
                <w:b/>
                <w:noProof/>
                <w:color w:val="000000" w:themeColor="text1"/>
                <w:sz w:val="24"/>
                <w:rPrChange w:id="1064" w:author="Windows 用户" w:date="2018-06-12T20:24:00Z">
                  <w:rPr>
                    <w:rStyle w:val="a8"/>
                    <w:rFonts w:ascii="Times New Roman" w:eastAsia="黑体" w:hAnsi="Times New Roman" w:cs="Times New Roman" w:hint="eastAsia"/>
                    <w:noProof/>
                  </w:rPr>
                </w:rPrChange>
              </w:rPr>
              <w:t>总结</w:t>
            </w:r>
            <w:r w:rsidRPr="00A40625">
              <w:rPr>
                <w:rFonts w:ascii="Times New Roman" w:eastAsia="宋体" w:hAnsi="Times New Roman"/>
                <w:noProof/>
                <w:webHidden/>
                <w:color w:val="000000" w:themeColor="text1"/>
                <w:sz w:val="24"/>
                <w:rPrChange w:id="1065" w:author="Windows 用户" w:date="2018-06-12T20:23:00Z">
                  <w:rPr>
                    <w:noProof/>
                    <w:webHidden/>
                  </w:rPr>
                </w:rPrChange>
              </w:rPr>
              <w:tab/>
            </w:r>
            <w:r w:rsidRPr="00A40625">
              <w:rPr>
                <w:rFonts w:ascii="Times New Roman" w:eastAsia="宋体" w:hAnsi="Times New Roman"/>
                <w:noProof/>
                <w:webHidden/>
                <w:color w:val="000000" w:themeColor="text1"/>
                <w:sz w:val="24"/>
                <w:rPrChange w:id="1066"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067" w:author="Windows 用户" w:date="2018-06-12T20:23:00Z">
                  <w:rPr>
                    <w:noProof/>
                    <w:webHidden/>
                  </w:rPr>
                </w:rPrChange>
              </w:rPr>
              <w:instrText xml:space="preserve"> PAGEREF _Toc516593079 \h </w:instrText>
            </w:r>
          </w:ins>
          <w:r w:rsidRPr="00A40625">
            <w:rPr>
              <w:rFonts w:ascii="Times New Roman" w:eastAsia="宋体" w:hAnsi="Times New Roman"/>
              <w:noProof/>
              <w:webHidden/>
              <w:color w:val="000000" w:themeColor="text1"/>
              <w:sz w:val="24"/>
              <w:rPrChange w:id="1068"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069" w:author="Windows 用户" w:date="2018-06-12T20:23:00Z">
                <w:rPr>
                  <w:noProof/>
                  <w:webHidden/>
                </w:rPr>
              </w:rPrChange>
            </w:rPr>
            <w:fldChar w:fldCharType="separate"/>
          </w:r>
          <w:ins w:id="1070" w:author="Windows 用户" w:date="2018-06-12T20:29:00Z">
            <w:r w:rsidR="004B1FC0">
              <w:rPr>
                <w:rFonts w:ascii="Times New Roman" w:eastAsia="宋体" w:hAnsi="Times New Roman"/>
                <w:noProof/>
                <w:webHidden/>
                <w:color w:val="000000" w:themeColor="text1"/>
                <w:sz w:val="24"/>
              </w:rPr>
              <w:t>32</w:t>
            </w:r>
          </w:ins>
          <w:ins w:id="1071" w:author="yiyanggui" w:date="2018-06-12T18:55:00Z">
            <w:del w:id="1072" w:author="Windows 用户" w:date="2018-06-12T20:11:00Z">
              <w:r w:rsidRPr="00A40625" w:rsidDel="00ED61C2">
                <w:rPr>
                  <w:rFonts w:ascii="Times New Roman" w:eastAsia="宋体" w:hAnsi="Times New Roman"/>
                  <w:noProof/>
                  <w:webHidden/>
                  <w:color w:val="000000" w:themeColor="text1"/>
                  <w:sz w:val="24"/>
                  <w:rPrChange w:id="1073" w:author="Windows 用户" w:date="2018-06-12T20:23:00Z">
                    <w:rPr>
                      <w:noProof/>
                      <w:webHidden/>
                    </w:rPr>
                  </w:rPrChange>
                </w:rPr>
                <w:delText>33</w:delText>
              </w:r>
            </w:del>
            <w:r w:rsidRPr="00A40625">
              <w:rPr>
                <w:rFonts w:ascii="Times New Roman" w:eastAsia="宋体" w:hAnsi="Times New Roman"/>
                <w:noProof/>
                <w:webHidden/>
                <w:color w:val="000000" w:themeColor="text1"/>
                <w:sz w:val="24"/>
                <w:rPrChange w:id="1074"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075" w:author="Windows 用户" w:date="2018-06-12T20:23:00Z">
                  <w:rPr>
                    <w:rStyle w:val="a8"/>
                    <w:noProof/>
                  </w:rPr>
                </w:rPrChange>
              </w:rPr>
              <w:fldChar w:fldCharType="end"/>
            </w:r>
          </w:ins>
        </w:p>
        <w:p w:rsidR="0061737B" w:rsidRPr="00A40625" w:rsidRDefault="0061737B">
          <w:pPr>
            <w:pStyle w:val="10"/>
            <w:tabs>
              <w:tab w:val="right" w:leader="dot" w:pos="9175"/>
            </w:tabs>
            <w:spacing w:line="360" w:lineRule="auto"/>
            <w:rPr>
              <w:ins w:id="1076" w:author="yiyanggui" w:date="2018-06-12T18:55:00Z"/>
              <w:rFonts w:ascii="Times New Roman" w:eastAsia="宋体" w:hAnsi="Times New Roman"/>
              <w:noProof/>
              <w:color w:val="000000" w:themeColor="text1"/>
              <w:sz w:val="24"/>
              <w:rPrChange w:id="1077" w:author="Windows 用户" w:date="2018-06-12T20:23:00Z">
                <w:rPr>
                  <w:ins w:id="1078" w:author="yiyanggui" w:date="2018-06-12T18:55:00Z"/>
                  <w:noProof/>
                </w:rPr>
              </w:rPrChange>
            </w:rPr>
            <w:pPrChange w:id="1079" w:author="Windows 用户" w:date="2018-06-12T20:22:00Z">
              <w:pPr>
                <w:pStyle w:val="10"/>
                <w:tabs>
                  <w:tab w:val="right" w:leader="dot" w:pos="9175"/>
                </w:tabs>
              </w:pPr>
            </w:pPrChange>
          </w:pPr>
          <w:ins w:id="1080" w:author="yiyanggui" w:date="2018-06-12T18:55:00Z">
            <w:r w:rsidRPr="00A40625">
              <w:rPr>
                <w:rStyle w:val="a8"/>
                <w:rFonts w:ascii="Times New Roman" w:eastAsia="宋体" w:hAnsi="Times New Roman"/>
                <w:noProof/>
                <w:color w:val="000000" w:themeColor="text1"/>
                <w:sz w:val="24"/>
                <w:rPrChange w:id="1081"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082"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083" w:author="Windows 用户" w:date="2018-06-12T20:23:00Z">
                  <w:rPr>
                    <w:noProof/>
                  </w:rPr>
                </w:rPrChange>
              </w:rPr>
              <w:instrText>HYPERLINK \l "_Toc516593080"</w:instrText>
            </w:r>
            <w:r w:rsidRPr="00A40625">
              <w:rPr>
                <w:rStyle w:val="a8"/>
                <w:rFonts w:ascii="Times New Roman" w:eastAsia="宋体" w:hAnsi="Times New Roman"/>
                <w:noProof/>
                <w:color w:val="000000" w:themeColor="text1"/>
                <w:sz w:val="24"/>
                <w:rPrChange w:id="1084"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085" w:author="Windows 用户" w:date="2018-06-12T20:23:00Z">
                  <w:rPr>
                    <w:rStyle w:val="a8"/>
                    <w:noProof/>
                  </w:rPr>
                </w:rPrChange>
              </w:rPr>
              <w:fldChar w:fldCharType="separate"/>
            </w:r>
            <w:r w:rsidRPr="00A40625">
              <w:rPr>
                <w:rStyle w:val="a8"/>
                <w:rFonts w:ascii="Times New Roman" w:eastAsia="宋体" w:hAnsi="Times New Roman" w:cs="Times New Roman" w:hint="eastAsia"/>
                <w:b/>
                <w:noProof/>
                <w:color w:val="000000" w:themeColor="text1"/>
                <w:sz w:val="24"/>
                <w:rPrChange w:id="1086" w:author="Windows 用户" w:date="2018-06-12T20:24:00Z">
                  <w:rPr>
                    <w:rStyle w:val="a8"/>
                    <w:rFonts w:ascii="Times New Roman" w:eastAsia="黑体" w:hAnsi="Times New Roman" w:cs="Times New Roman" w:hint="eastAsia"/>
                    <w:noProof/>
                  </w:rPr>
                </w:rPrChange>
              </w:rPr>
              <w:t>致</w:t>
            </w:r>
            <w:del w:id="1087" w:author="Windows 用户" w:date="2018-06-12T20:24:00Z">
              <w:r w:rsidRPr="00A40625" w:rsidDel="00A40625">
                <w:rPr>
                  <w:rStyle w:val="a8"/>
                  <w:rFonts w:ascii="Times New Roman" w:eastAsia="宋体" w:hAnsi="Times New Roman" w:cs="Times New Roman"/>
                  <w:b/>
                  <w:noProof/>
                  <w:color w:val="000000" w:themeColor="text1"/>
                  <w:sz w:val="24"/>
                  <w:rPrChange w:id="1088" w:author="Windows 用户" w:date="2018-06-12T20:24:00Z">
                    <w:rPr>
                      <w:rStyle w:val="a8"/>
                      <w:rFonts w:ascii="Times New Roman" w:eastAsia="黑体" w:hAnsi="Times New Roman" w:cs="Times New Roman"/>
                      <w:noProof/>
                    </w:rPr>
                  </w:rPrChange>
                </w:rPr>
                <w:delText xml:space="preserve">  </w:delText>
              </w:r>
            </w:del>
            <w:r w:rsidRPr="00A40625">
              <w:rPr>
                <w:rStyle w:val="a8"/>
                <w:rFonts w:ascii="Times New Roman" w:eastAsia="宋体" w:hAnsi="Times New Roman" w:cs="Times New Roman" w:hint="eastAsia"/>
                <w:b/>
                <w:noProof/>
                <w:color w:val="000000" w:themeColor="text1"/>
                <w:sz w:val="24"/>
                <w:rPrChange w:id="1089" w:author="Windows 用户" w:date="2018-06-12T20:24:00Z">
                  <w:rPr>
                    <w:rStyle w:val="a8"/>
                    <w:rFonts w:ascii="Times New Roman" w:eastAsia="黑体" w:hAnsi="Times New Roman" w:cs="Times New Roman" w:hint="eastAsia"/>
                    <w:noProof/>
                  </w:rPr>
                </w:rPrChange>
              </w:rPr>
              <w:t>谢</w:t>
            </w:r>
            <w:r w:rsidRPr="00A40625">
              <w:rPr>
                <w:rFonts w:ascii="Times New Roman" w:eastAsia="宋体" w:hAnsi="Times New Roman"/>
                <w:noProof/>
                <w:webHidden/>
                <w:color w:val="000000" w:themeColor="text1"/>
                <w:sz w:val="24"/>
                <w:rPrChange w:id="1090" w:author="Windows 用户" w:date="2018-06-12T20:23:00Z">
                  <w:rPr>
                    <w:noProof/>
                    <w:webHidden/>
                  </w:rPr>
                </w:rPrChange>
              </w:rPr>
              <w:tab/>
            </w:r>
            <w:r w:rsidRPr="00A40625">
              <w:rPr>
                <w:rFonts w:ascii="Times New Roman" w:eastAsia="宋体" w:hAnsi="Times New Roman"/>
                <w:noProof/>
                <w:webHidden/>
                <w:color w:val="000000" w:themeColor="text1"/>
                <w:sz w:val="24"/>
                <w:rPrChange w:id="109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092" w:author="Windows 用户" w:date="2018-06-12T20:23:00Z">
                  <w:rPr>
                    <w:noProof/>
                    <w:webHidden/>
                  </w:rPr>
                </w:rPrChange>
              </w:rPr>
              <w:instrText xml:space="preserve"> PAGEREF _Toc516593080 \h </w:instrText>
            </w:r>
          </w:ins>
          <w:r w:rsidRPr="00A40625">
            <w:rPr>
              <w:rFonts w:ascii="Times New Roman" w:eastAsia="宋体" w:hAnsi="Times New Roman"/>
              <w:noProof/>
              <w:webHidden/>
              <w:color w:val="000000" w:themeColor="text1"/>
              <w:sz w:val="24"/>
              <w:rPrChange w:id="109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094" w:author="Windows 用户" w:date="2018-06-12T20:23:00Z">
                <w:rPr>
                  <w:noProof/>
                  <w:webHidden/>
                </w:rPr>
              </w:rPrChange>
            </w:rPr>
            <w:fldChar w:fldCharType="separate"/>
          </w:r>
          <w:ins w:id="1095" w:author="Windows 用户" w:date="2018-06-12T20:29:00Z">
            <w:r w:rsidR="004B1FC0">
              <w:rPr>
                <w:rFonts w:ascii="Times New Roman" w:eastAsia="宋体" w:hAnsi="Times New Roman"/>
                <w:noProof/>
                <w:webHidden/>
                <w:color w:val="000000" w:themeColor="text1"/>
                <w:sz w:val="24"/>
              </w:rPr>
              <w:t>33</w:t>
            </w:r>
          </w:ins>
          <w:ins w:id="1096" w:author="yiyanggui" w:date="2018-06-12T18:55:00Z">
            <w:del w:id="1097" w:author="Windows 用户" w:date="2018-06-12T20:11:00Z">
              <w:r w:rsidRPr="00A40625" w:rsidDel="00ED61C2">
                <w:rPr>
                  <w:rFonts w:ascii="Times New Roman" w:eastAsia="宋体" w:hAnsi="Times New Roman"/>
                  <w:noProof/>
                  <w:webHidden/>
                  <w:color w:val="000000" w:themeColor="text1"/>
                  <w:sz w:val="24"/>
                  <w:rPrChange w:id="1098" w:author="Windows 用户" w:date="2018-06-12T20:23:00Z">
                    <w:rPr>
                      <w:noProof/>
                      <w:webHidden/>
                    </w:rPr>
                  </w:rPrChange>
                </w:rPr>
                <w:delText>34</w:delText>
              </w:r>
            </w:del>
            <w:r w:rsidRPr="00A40625">
              <w:rPr>
                <w:rFonts w:ascii="Times New Roman" w:eastAsia="宋体" w:hAnsi="Times New Roman"/>
                <w:noProof/>
                <w:webHidden/>
                <w:color w:val="000000" w:themeColor="text1"/>
                <w:sz w:val="24"/>
                <w:rPrChange w:id="109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100" w:author="Windows 用户" w:date="2018-06-12T20:23:00Z">
                  <w:rPr>
                    <w:rStyle w:val="a8"/>
                    <w:noProof/>
                  </w:rPr>
                </w:rPrChange>
              </w:rPr>
              <w:fldChar w:fldCharType="end"/>
            </w:r>
          </w:ins>
        </w:p>
        <w:p w:rsidR="0061737B" w:rsidRDefault="0061737B">
          <w:pPr>
            <w:pStyle w:val="10"/>
            <w:tabs>
              <w:tab w:val="right" w:leader="dot" w:pos="9175"/>
            </w:tabs>
            <w:spacing w:line="360" w:lineRule="auto"/>
            <w:rPr>
              <w:ins w:id="1101" w:author="yiyanggui" w:date="2018-06-12T18:55:00Z"/>
              <w:noProof/>
            </w:rPr>
            <w:pPrChange w:id="1102" w:author="Windows 用户" w:date="2018-06-12T20:22:00Z">
              <w:pPr>
                <w:pStyle w:val="10"/>
                <w:tabs>
                  <w:tab w:val="right" w:leader="dot" w:pos="9175"/>
                </w:tabs>
              </w:pPr>
            </w:pPrChange>
          </w:pPr>
          <w:ins w:id="1103" w:author="yiyanggui" w:date="2018-06-12T18:55:00Z">
            <w:r w:rsidRPr="00A40625">
              <w:rPr>
                <w:rStyle w:val="a8"/>
                <w:rFonts w:ascii="Times New Roman" w:eastAsia="宋体" w:hAnsi="Times New Roman"/>
                <w:noProof/>
                <w:color w:val="000000" w:themeColor="text1"/>
                <w:sz w:val="24"/>
                <w:rPrChange w:id="1104" w:author="Windows 用户" w:date="2018-06-12T20:23:00Z">
                  <w:rPr>
                    <w:rStyle w:val="a8"/>
                    <w:noProof/>
                  </w:rPr>
                </w:rPrChange>
              </w:rPr>
              <w:fldChar w:fldCharType="begin"/>
            </w:r>
            <w:r w:rsidRPr="00A40625">
              <w:rPr>
                <w:rStyle w:val="a8"/>
                <w:rFonts w:ascii="Times New Roman" w:eastAsia="宋体" w:hAnsi="Times New Roman"/>
                <w:noProof/>
                <w:color w:val="000000" w:themeColor="text1"/>
                <w:sz w:val="24"/>
                <w:rPrChange w:id="1105" w:author="Windows 用户" w:date="2018-06-12T20:23:00Z">
                  <w:rPr>
                    <w:rStyle w:val="a8"/>
                    <w:noProof/>
                  </w:rPr>
                </w:rPrChange>
              </w:rPr>
              <w:instrText xml:space="preserve"> </w:instrText>
            </w:r>
            <w:r w:rsidRPr="00A40625">
              <w:rPr>
                <w:rFonts w:ascii="Times New Roman" w:eastAsia="宋体" w:hAnsi="Times New Roman"/>
                <w:noProof/>
                <w:color w:val="000000" w:themeColor="text1"/>
                <w:sz w:val="24"/>
                <w:rPrChange w:id="1106" w:author="Windows 用户" w:date="2018-06-12T20:23:00Z">
                  <w:rPr>
                    <w:noProof/>
                  </w:rPr>
                </w:rPrChange>
              </w:rPr>
              <w:instrText>HYPERLINK \l "_Toc516593081"</w:instrText>
            </w:r>
            <w:r w:rsidRPr="00A40625">
              <w:rPr>
                <w:rStyle w:val="a8"/>
                <w:rFonts w:ascii="Times New Roman" w:eastAsia="宋体" w:hAnsi="Times New Roman"/>
                <w:noProof/>
                <w:color w:val="000000" w:themeColor="text1"/>
                <w:sz w:val="24"/>
                <w:rPrChange w:id="1107" w:author="Windows 用户" w:date="2018-06-12T20:23:00Z">
                  <w:rPr>
                    <w:rStyle w:val="a8"/>
                    <w:noProof/>
                  </w:rPr>
                </w:rPrChange>
              </w:rPr>
              <w:instrText xml:space="preserve"> </w:instrText>
            </w:r>
            <w:r w:rsidRPr="00A40625">
              <w:rPr>
                <w:rStyle w:val="a8"/>
                <w:rFonts w:ascii="Times New Roman" w:eastAsia="宋体" w:hAnsi="Times New Roman"/>
                <w:noProof/>
                <w:color w:val="000000" w:themeColor="text1"/>
                <w:sz w:val="24"/>
                <w:rPrChange w:id="1108" w:author="Windows 用户" w:date="2018-06-12T20:23:00Z">
                  <w:rPr>
                    <w:rStyle w:val="a8"/>
                    <w:noProof/>
                  </w:rPr>
                </w:rPrChange>
              </w:rPr>
              <w:fldChar w:fldCharType="separate"/>
            </w:r>
            <w:r w:rsidRPr="00A40625">
              <w:rPr>
                <w:rStyle w:val="a8"/>
                <w:rFonts w:ascii="Times New Roman" w:eastAsia="宋体" w:hAnsi="Times New Roman" w:cs="Times New Roman" w:hint="eastAsia"/>
                <w:b/>
                <w:bCs/>
                <w:noProof/>
                <w:color w:val="000000" w:themeColor="text1"/>
                <w:kern w:val="44"/>
                <w:sz w:val="24"/>
                <w:rPrChange w:id="1109" w:author="Windows 用户" w:date="2018-06-12T20:24:00Z">
                  <w:rPr>
                    <w:rStyle w:val="a8"/>
                    <w:rFonts w:ascii="Times New Roman" w:eastAsia="黑体" w:hAnsi="Times New Roman" w:cs="Times New Roman" w:hint="eastAsia"/>
                    <w:b/>
                    <w:bCs/>
                    <w:noProof/>
                    <w:kern w:val="44"/>
                  </w:rPr>
                </w:rPrChange>
              </w:rPr>
              <w:t>参考文献</w:t>
            </w:r>
            <w:r w:rsidRPr="00A40625">
              <w:rPr>
                <w:rFonts w:ascii="Times New Roman" w:eastAsia="宋体" w:hAnsi="Times New Roman"/>
                <w:noProof/>
                <w:webHidden/>
                <w:color w:val="000000" w:themeColor="text1"/>
                <w:sz w:val="24"/>
                <w:rPrChange w:id="1110" w:author="Windows 用户" w:date="2018-06-12T20:23:00Z">
                  <w:rPr>
                    <w:noProof/>
                    <w:webHidden/>
                  </w:rPr>
                </w:rPrChange>
              </w:rPr>
              <w:tab/>
            </w:r>
            <w:r w:rsidRPr="00A40625">
              <w:rPr>
                <w:rFonts w:ascii="Times New Roman" w:eastAsia="宋体" w:hAnsi="Times New Roman"/>
                <w:noProof/>
                <w:webHidden/>
                <w:color w:val="000000" w:themeColor="text1"/>
                <w:sz w:val="24"/>
                <w:rPrChange w:id="1111" w:author="Windows 用户" w:date="2018-06-12T20:23:00Z">
                  <w:rPr>
                    <w:noProof/>
                    <w:webHidden/>
                  </w:rPr>
                </w:rPrChange>
              </w:rPr>
              <w:fldChar w:fldCharType="begin"/>
            </w:r>
            <w:r w:rsidRPr="00A40625">
              <w:rPr>
                <w:rFonts w:ascii="Times New Roman" w:eastAsia="宋体" w:hAnsi="Times New Roman"/>
                <w:noProof/>
                <w:webHidden/>
                <w:color w:val="000000" w:themeColor="text1"/>
                <w:sz w:val="24"/>
                <w:rPrChange w:id="1112" w:author="Windows 用户" w:date="2018-06-12T20:23:00Z">
                  <w:rPr>
                    <w:noProof/>
                    <w:webHidden/>
                  </w:rPr>
                </w:rPrChange>
              </w:rPr>
              <w:instrText xml:space="preserve"> PAGEREF _Toc516593081 \h </w:instrText>
            </w:r>
          </w:ins>
          <w:r w:rsidRPr="00A40625">
            <w:rPr>
              <w:rFonts w:ascii="Times New Roman" w:eastAsia="宋体" w:hAnsi="Times New Roman"/>
              <w:noProof/>
              <w:webHidden/>
              <w:color w:val="000000" w:themeColor="text1"/>
              <w:sz w:val="24"/>
              <w:rPrChange w:id="1113" w:author="Windows 用户" w:date="2018-06-12T20:23:00Z">
                <w:rPr>
                  <w:rFonts w:ascii="Times New Roman" w:eastAsia="宋体" w:hAnsi="Times New Roman"/>
                  <w:noProof/>
                  <w:webHidden/>
                  <w:color w:val="000000" w:themeColor="text1"/>
                  <w:sz w:val="24"/>
                </w:rPr>
              </w:rPrChange>
            </w:rPr>
          </w:r>
          <w:r w:rsidRPr="00A40625">
            <w:rPr>
              <w:rFonts w:ascii="Times New Roman" w:eastAsia="宋体" w:hAnsi="Times New Roman"/>
              <w:noProof/>
              <w:webHidden/>
              <w:color w:val="000000" w:themeColor="text1"/>
              <w:sz w:val="24"/>
              <w:rPrChange w:id="1114" w:author="Windows 用户" w:date="2018-06-12T20:23:00Z">
                <w:rPr>
                  <w:noProof/>
                  <w:webHidden/>
                </w:rPr>
              </w:rPrChange>
            </w:rPr>
            <w:fldChar w:fldCharType="separate"/>
          </w:r>
          <w:ins w:id="1115" w:author="Windows 用户" w:date="2018-06-12T20:29:00Z">
            <w:r w:rsidR="004B1FC0">
              <w:rPr>
                <w:rFonts w:ascii="Times New Roman" w:eastAsia="宋体" w:hAnsi="Times New Roman"/>
                <w:noProof/>
                <w:webHidden/>
                <w:color w:val="000000" w:themeColor="text1"/>
                <w:sz w:val="24"/>
              </w:rPr>
              <w:t>34</w:t>
            </w:r>
          </w:ins>
          <w:ins w:id="1116" w:author="yiyanggui" w:date="2018-06-12T18:55:00Z">
            <w:del w:id="1117" w:author="Windows 用户" w:date="2018-06-12T20:11:00Z">
              <w:r w:rsidRPr="00A40625" w:rsidDel="00ED61C2">
                <w:rPr>
                  <w:rFonts w:ascii="Times New Roman" w:eastAsia="宋体" w:hAnsi="Times New Roman"/>
                  <w:noProof/>
                  <w:webHidden/>
                  <w:color w:val="000000" w:themeColor="text1"/>
                  <w:sz w:val="24"/>
                  <w:rPrChange w:id="1118" w:author="Windows 用户" w:date="2018-06-12T20:23:00Z">
                    <w:rPr>
                      <w:noProof/>
                      <w:webHidden/>
                    </w:rPr>
                  </w:rPrChange>
                </w:rPr>
                <w:delText>35</w:delText>
              </w:r>
            </w:del>
            <w:r w:rsidRPr="00A40625">
              <w:rPr>
                <w:rFonts w:ascii="Times New Roman" w:eastAsia="宋体" w:hAnsi="Times New Roman"/>
                <w:noProof/>
                <w:webHidden/>
                <w:color w:val="000000" w:themeColor="text1"/>
                <w:sz w:val="24"/>
                <w:rPrChange w:id="1119" w:author="Windows 用户" w:date="2018-06-12T20:23:00Z">
                  <w:rPr>
                    <w:noProof/>
                    <w:webHidden/>
                  </w:rPr>
                </w:rPrChange>
              </w:rPr>
              <w:fldChar w:fldCharType="end"/>
            </w:r>
            <w:r w:rsidRPr="00A40625">
              <w:rPr>
                <w:rStyle w:val="a8"/>
                <w:rFonts w:ascii="Times New Roman" w:eastAsia="宋体" w:hAnsi="Times New Roman"/>
                <w:noProof/>
                <w:color w:val="000000" w:themeColor="text1"/>
                <w:sz w:val="24"/>
                <w:rPrChange w:id="1120" w:author="Windows 用户" w:date="2018-06-12T20:23:00Z">
                  <w:rPr>
                    <w:rStyle w:val="a8"/>
                    <w:noProof/>
                  </w:rPr>
                </w:rPrChange>
              </w:rPr>
              <w:fldChar w:fldCharType="end"/>
            </w:r>
          </w:ins>
        </w:p>
        <w:p w:rsidR="00616D39" w:rsidDel="0061737B" w:rsidRDefault="00616D39">
          <w:pPr>
            <w:pStyle w:val="10"/>
            <w:tabs>
              <w:tab w:val="right" w:leader="dot" w:pos="9175"/>
            </w:tabs>
            <w:spacing w:line="360" w:lineRule="auto"/>
            <w:rPr>
              <w:del w:id="1121" w:author="yiyanggui" w:date="2018-06-12T18:55:00Z"/>
              <w:noProof/>
            </w:rPr>
            <w:pPrChange w:id="1122" w:author="Windows 用户" w:date="2018-06-12T20:22:00Z">
              <w:pPr>
                <w:pStyle w:val="10"/>
                <w:tabs>
                  <w:tab w:val="right" w:leader="dot" w:pos="9175"/>
                </w:tabs>
              </w:pPr>
            </w:pPrChange>
          </w:pPr>
          <w:del w:id="1123" w:author="yiyanggui" w:date="2018-06-12T18:55:00Z">
            <w:r w:rsidRPr="0061737B" w:rsidDel="0061737B">
              <w:rPr>
                <w:rStyle w:val="a8"/>
                <w:rFonts w:ascii="Times New Roman" w:eastAsia="黑体" w:hAnsi="Times New Roman" w:cs="Times New Roman"/>
                <w:noProof/>
              </w:rPr>
              <w:delText xml:space="preserve">1 </w:delText>
            </w:r>
            <w:r w:rsidRPr="0061737B" w:rsidDel="0061737B">
              <w:rPr>
                <w:rStyle w:val="a8"/>
                <w:rFonts w:ascii="Times New Roman" w:eastAsia="黑体" w:hAnsi="Times New Roman" w:cs="Times New Roman" w:hint="eastAsia"/>
                <w:noProof/>
              </w:rPr>
              <w:delText>绪</w:delText>
            </w:r>
            <w:r w:rsidRPr="0061737B" w:rsidDel="0061737B">
              <w:rPr>
                <w:rStyle w:val="a8"/>
                <w:rFonts w:ascii="Times New Roman" w:eastAsia="黑体" w:hAnsi="Times New Roman" w:cs="Times New Roman"/>
                <w:noProof/>
              </w:rPr>
              <w:delText xml:space="preserve">  </w:delText>
            </w:r>
            <w:r w:rsidRPr="0061737B" w:rsidDel="0061737B">
              <w:rPr>
                <w:rStyle w:val="a8"/>
                <w:rFonts w:ascii="Times New Roman" w:eastAsia="黑体" w:hAnsi="Times New Roman" w:cs="Times New Roman" w:hint="eastAsia"/>
                <w:noProof/>
              </w:rPr>
              <w:delText>论</w:delText>
            </w:r>
            <w:r w:rsidDel="0061737B">
              <w:rPr>
                <w:noProof/>
                <w:webHidden/>
              </w:rPr>
              <w:tab/>
              <w:delText>- 1 -</w:delText>
            </w:r>
          </w:del>
        </w:p>
        <w:p w:rsidR="00616D39" w:rsidDel="0061737B" w:rsidRDefault="00616D39">
          <w:pPr>
            <w:pStyle w:val="20"/>
            <w:tabs>
              <w:tab w:val="right" w:leader="dot" w:pos="9175"/>
            </w:tabs>
            <w:spacing w:line="360" w:lineRule="auto"/>
            <w:rPr>
              <w:del w:id="1124" w:author="yiyanggui" w:date="2018-06-12T18:55:00Z"/>
              <w:noProof/>
            </w:rPr>
            <w:pPrChange w:id="1125" w:author="Windows 用户" w:date="2018-06-12T20:22:00Z">
              <w:pPr>
                <w:pStyle w:val="20"/>
                <w:tabs>
                  <w:tab w:val="right" w:leader="dot" w:pos="9175"/>
                </w:tabs>
              </w:pPr>
            </w:pPrChange>
          </w:pPr>
          <w:del w:id="1126" w:author="yiyanggui" w:date="2018-06-12T18:55:00Z">
            <w:r w:rsidRPr="0061737B" w:rsidDel="0061737B">
              <w:rPr>
                <w:rStyle w:val="a8"/>
                <w:rFonts w:ascii="Times New Roman" w:eastAsia="宋体" w:hAnsi="Times New Roman" w:cs="Times New Roman"/>
                <w:noProof/>
              </w:rPr>
              <w:delText xml:space="preserve">1.1 </w:delText>
            </w:r>
            <w:r w:rsidRPr="0061737B" w:rsidDel="0061737B">
              <w:rPr>
                <w:rStyle w:val="a8"/>
                <w:rFonts w:ascii="Times New Roman" w:eastAsia="宋体" w:hAnsi="Times New Roman" w:cs="Times New Roman" w:hint="eastAsia"/>
                <w:noProof/>
              </w:rPr>
              <w:delText>研究背景及意义</w:delText>
            </w:r>
            <w:r w:rsidDel="0061737B">
              <w:rPr>
                <w:noProof/>
                <w:webHidden/>
              </w:rPr>
              <w:tab/>
              <w:delText>- 1 -</w:delText>
            </w:r>
          </w:del>
        </w:p>
        <w:p w:rsidR="00616D39" w:rsidDel="0061737B" w:rsidRDefault="00616D39">
          <w:pPr>
            <w:pStyle w:val="20"/>
            <w:tabs>
              <w:tab w:val="right" w:leader="dot" w:pos="9175"/>
            </w:tabs>
            <w:spacing w:line="360" w:lineRule="auto"/>
            <w:rPr>
              <w:del w:id="1127" w:author="yiyanggui" w:date="2018-06-12T18:55:00Z"/>
              <w:noProof/>
            </w:rPr>
            <w:pPrChange w:id="1128" w:author="Windows 用户" w:date="2018-06-12T20:22:00Z">
              <w:pPr>
                <w:pStyle w:val="20"/>
                <w:tabs>
                  <w:tab w:val="right" w:leader="dot" w:pos="9175"/>
                </w:tabs>
              </w:pPr>
            </w:pPrChange>
          </w:pPr>
          <w:del w:id="1129" w:author="yiyanggui" w:date="2018-06-12T18:55:00Z">
            <w:r w:rsidRPr="0061737B" w:rsidDel="0061737B">
              <w:rPr>
                <w:rStyle w:val="a8"/>
                <w:rFonts w:ascii="Times New Roman" w:eastAsia="宋体" w:hAnsi="Times New Roman" w:cs="Times New Roman"/>
                <w:noProof/>
              </w:rPr>
              <w:delText xml:space="preserve">1.2 </w:delText>
            </w:r>
            <w:r w:rsidRPr="0061737B" w:rsidDel="0061737B">
              <w:rPr>
                <w:rStyle w:val="a8"/>
                <w:rFonts w:ascii="Times New Roman" w:eastAsia="宋体" w:hAnsi="Times New Roman" w:cs="Times New Roman" w:hint="eastAsia"/>
                <w:noProof/>
              </w:rPr>
              <w:delText>国内外研究现状及进展</w:delText>
            </w:r>
            <w:r w:rsidDel="0061737B">
              <w:rPr>
                <w:noProof/>
                <w:webHidden/>
              </w:rPr>
              <w:tab/>
              <w:delText>2</w:delText>
            </w:r>
          </w:del>
        </w:p>
        <w:p w:rsidR="00616D39" w:rsidDel="0061737B" w:rsidRDefault="00616D39">
          <w:pPr>
            <w:pStyle w:val="20"/>
            <w:tabs>
              <w:tab w:val="right" w:leader="dot" w:pos="9175"/>
            </w:tabs>
            <w:spacing w:line="360" w:lineRule="auto"/>
            <w:rPr>
              <w:del w:id="1130" w:author="yiyanggui" w:date="2018-06-12T18:55:00Z"/>
              <w:noProof/>
            </w:rPr>
            <w:pPrChange w:id="1131" w:author="Windows 用户" w:date="2018-06-12T20:22:00Z">
              <w:pPr>
                <w:pStyle w:val="20"/>
                <w:tabs>
                  <w:tab w:val="right" w:leader="dot" w:pos="9175"/>
                </w:tabs>
              </w:pPr>
            </w:pPrChange>
          </w:pPr>
          <w:del w:id="1132" w:author="yiyanggui" w:date="2018-06-12T18:55:00Z">
            <w:r w:rsidRPr="0061737B" w:rsidDel="0061737B">
              <w:rPr>
                <w:rStyle w:val="a8"/>
                <w:rFonts w:ascii="Times New Roman" w:eastAsia="宋体" w:hAnsi="Times New Roman" w:cs="Times New Roman"/>
                <w:noProof/>
              </w:rPr>
              <w:delText xml:space="preserve">1.3 </w:delText>
            </w:r>
            <w:r w:rsidRPr="0061737B" w:rsidDel="0061737B">
              <w:rPr>
                <w:rStyle w:val="a8"/>
                <w:rFonts w:ascii="Times New Roman" w:eastAsia="宋体" w:hAnsi="Times New Roman" w:cs="Times New Roman" w:hint="eastAsia"/>
                <w:noProof/>
              </w:rPr>
              <w:delText>论文结构</w:delText>
            </w:r>
            <w:r w:rsidDel="0061737B">
              <w:rPr>
                <w:noProof/>
                <w:webHidden/>
              </w:rPr>
              <w:tab/>
              <w:delText>3</w:delText>
            </w:r>
          </w:del>
        </w:p>
        <w:p w:rsidR="00616D39" w:rsidDel="0061737B" w:rsidRDefault="00616D39">
          <w:pPr>
            <w:pStyle w:val="10"/>
            <w:tabs>
              <w:tab w:val="right" w:leader="dot" w:pos="9175"/>
            </w:tabs>
            <w:spacing w:line="360" w:lineRule="auto"/>
            <w:rPr>
              <w:del w:id="1133" w:author="yiyanggui" w:date="2018-06-12T18:55:00Z"/>
              <w:noProof/>
            </w:rPr>
            <w:pPrChange w:id="1134" w:author="Windows 用户" w:date="2018-06-12T20:22:00Z">
              <w:pPr>
                <w:pStyle w:val="10"/>
                <w:tabs>
                  <w:tab w:val="right" w:leader="dot" w:pos="9175"/>
                </w:tabs>
              </w:pPr>
            </w:pPrChange>
          </w:pPr>
          <w:del w:id="1135" w:author="yiyanggui" w:date="2018-06-12T18:55:00Z">
            <w:r w:rsidRPr="0061737B" w:rsidDel="0061737B">
              <w:rPr>
                <w:rStyle w:val="a8"/>
                <w:rFonts w:ascii="Times New Roman" w:eastAsia="黑体" w:hAnsi="Times New Roman" w:cs="Times New Roman"/>
                <w:noProof/>
              </w:rPr>
              <w:delText>2 Android</w:delText>
            </w:r>
            <w:r w:rsidRPr="0061737B" w:rsidDel="0061737B">
              <w:rPr>
                <w:rStyle w:val="a8"/>
                <w:rFonts w:ascii="Times New Roman" w:eastAsia="黑体" w:hAnsi="Times New Roman" w:cs="Times New Roman" w:hint="eastAsia"/>
                <w:noProof/>
              </w:rPr>
              <w:delText>组件配置及安全机制</w:delText>
            </w:r>
            <w:r w:rsidDel="0061737B">
              <w:rPr>
                <w:noProof/>
                <w:webHidden/>
              </w:rPr>
              <w:tab/>
              <w:delText>4</w:delText>
            </w:r>
          </w:del>
        </w:p>
        <w:p w:rsidR="00616D39" w:rsidDel="0061737B" w:rsidRDefault="00616D39">
          <w:pPr>
            <w:pStyle w:val="20"/>
            <w:tabs>
              <w:tab w:val="right" w:leader="dot" w:pos="9175"/>
            </w:tabs>
            <w:spacing w:line="360" w:lineRule="auto"/>
            <w:rPr>
              <w:del w:id="1136" w:author="yiyanggui" w:date="2018-06-12T18:55:00Z"/>
              <w:noProof/>
            </w:rPr>
            <w:pPrChange w:id="1137" w:author="Windows 用户" w:date="2018-06-12T20:22:00Z">
              <w:pPr>
                <w:pStyle w:val="20"/>
                <w:tabs>
                  <w:tab w:val="right" w:leader="dot" w:pos="9175"/>
                </w:tabs>
              </w:pPr>
            </w:pPrChange>
          </w:pPr>
          <w:del w:id="1138" w:author="yiyanggui" w:date="2018-06-12T18:55:00Z">
            <w:r w:rsidRPr="0061737B" w:rsidDel="0061737B">
              <w:rPr>
                <w:rStyle w:val="a8"/>
                <w:rFonts w:ascii="Times New Roman" w:eastAsia="宋体" w:hAnsi="Times New Roman" w:cs="Times New Roman"/>
                <w:noProof/>
              </w:rPr>
              <w:delText>2.1 Android</w:delText>
            </w:r>
            <w:r w:rsidRPr="0061737B" w:rsidDel="0061737B">
              <w:rPr>
                <w:rStyle w:val="a8"/>
                <w:rFonts w:ascii="Times New Roman" w:eastAsia="宋体" w:hAnsi="Times New Roman" w:cs="Times New Roman" w:hint="eastAsia"/>
                <w:noProof/>
              </w:rPr>
              <w:delText>四大组件及配置</w:delText>
            </w:r>
            <w:r w:rsidDel="0061737B">
              <w:rPr>
                <w:noProof/>
                <w:webHidden/>
              </w:rPr>
              <w:tab/>
              <w:delText>4</w:delText>
            </w:r>
          </w:del>
        </w:p>
        <w:p w:rsidR="00616D39" w:rsidDel="0061737B" w:rsidRDefault="00616D39">
          <w:pPr>
            <w:pStyle w:val="30"/>
            <w:tabs>
              <w:tab w:val="right" w:leader="dot" w:pos="9175"/>
            </w:tabs>
            <w:spacing w:line="360" w:lineRule="auto"/>
            <w:rPr>
              <w:del w:id="1139" w:author="yiyanggui" w:date="2018-06-12T18:55:00Z"/>
              <w:noProof/>
            </w:rPr>
            <w:pPrChange w:id="1140" w:author="Windows 用户" w:date="2018-06-12T20:22:00Z">
              <w:pPr>
                <w:pStyle w:val="30"/>
                <w:tabs>
                  <w:tab w:val="right" w:leader="dot" w:pos="9175"/>
                </w:tabs>
              </w:pPr>
            </w:pPrChange>
          </w:pPr>
          <w:del w:id="1141" w:author="yiyanggui" w:date="2018-06-12T18:55:00Z">
            <w:r w:rsidRPr="0061737B" w:rsidDel="0061737B">
              <w:rPr>
                <w:rStyle w:val="a8"/>
                <w:rFonts w:ascii="Times New Roman" w:eastAsia="宋体" w:hAnsi="Times New Roman" w:cs="Times New Roman"/>
                <w:noProof/>
              </w:rPr>
              <w:delText xml:space="preserve">2.1.1 </w:delText>
            </w:r>
            <w:r w:rsidRPr="0061737B" w:rsidDel="0061737B">
              <w:rPr>
                <w:rStyle w:val="a8"/>
                <w:rFonts w:ascii="Times New Roman" w:eastAsia="宋体" w:hAnsi="Times New Roman" w:cs="Times New Roman" w:hint="eastAsia"/>
                <w:noProof/>
              </w:rPr>
              <w:delText>四大组件概述</w:delText>
            </w:r>
            <w:r w:rsidDel="0061737B">
              <w:rPr>
                <w:noProof/>
                <w:webHidden/>
              </w:rPr>
              <w:tab/>
              <w:delText>4</w:delText>
            </w:r>
          </w:del>
        </w:p>
        <w:p w:rsidR="00616D39" w:rsidDel="0061737B" w:rsidRDefault="00616D39">
          <w:pPr>
            <w:pStyle w:val="30"/>
            <w:tabs>
              <w:tab w:val="right" w:leader="dot" w:pos="9175"/>
            </w:tabs>
            <w:spacing w:line="360" w:lineRule="auto"/>
            <w:rPr>
              <w:del w:id="1142" w:author="yiyanggui" w:date="2018-06-12T18:55:00Z"/>
              <w:noProof/>
            </w:rPr>
            <w:pPrChange w:id="1143" w:author="Windows 用户" w:date="2018-06-12T20:22:00Z">
              <w:pPr>
                <w:pStyle w:val="30"/>
                <w:tabs>
                  <w:tab w:val="right" w:leader="dot" w:pos="9175"/>
                </w:tabs>
              </w:pPr>
            </w:pPrChange>
          </w:pPr>
          <w:del w:id="1144" w:author="yiyanggui" w:date="2018-06-12T18:55:00Z">
            <w:r w:rsidRPr="0061737B" w:rsidDel="0061737B">
              <w:rPr>
                <w:rStyle w:val="a8"/>
                <w:rFonts w:ascii="Times New Roman" w:eastAsia="宋体" w:hAnsi="Times New Roman" w:cs="Times New Roman"/>
                <w:noProof/>
              </w:rPr>
              <w:delText>2.1.2 AndroidManifest.xml</w:delText>
            </w:r>
            <w:r w:rsidRPr="0061737B" w:rsidDel="0061737B">
              <w:rPr>
                <w:rStyle w:val="a8"/>
                <w:rFonts w:ascii="Times New Roman" w:eastAsia="宋体" w:hAnsi="Times New Roman" w:cs="Times New Roman" w:hint="eastAsia"/>
                <w:noProof/>
              </w:rPr>
              <w:delText>配置文件详解</w:delText>
            </w:r>
            <w:r w:rsidDel="0061737B">
              <w:rPr>
                <w:noProof/>
                <w:webHidden/>
              </w:rPr>
              <w:tab/>
              <w:delText>5</w:delText>
            </w:r>
          </w:del>
        </w:p>
        <w:p w:rsidR="00616D39" w:rsidDel="0061737B" w:rsidRDefault="00616D39">
          <w:pPr>
            <w:pStyle w:val="20"/>
            <w:tabs>
              <w:tab w:val="right" w:leader="dot" w:pos="9175"/>
            </w:tabs>
            <w:spacing w:line="360" w:lineRule="auto"/>
            <w:rPr>
              <w:del w:id="1145" w:author="yiyanggui" w:date="2018-06-12T18:55:00Z"/>
              <w:noProof/>
            </w:rPr>
            <w:pPrChange w:id="1146" w:author="Windows 用户" w:date="2018-06-12T20:22:00Z">
              <w:pPr>
                <w:pStyle w:val="20"/>
                <w:tabs>
                  <w:tab w:val="right" w:leader="dot" w:pos="9175"/>
                </w:tabs>
              </w:pPr>
            </w:pPrChange>
          </w:pPr>
          <w:del w:id="1147" w:author="yiyanggui" w:date="2018-06-12T18:55:00Z">
            <w:r w:rsidRPr="0061737B" w:rsidDel="0061737B">
              <w:rPr>
                <w:rStyle w:val="a8"/>
                <w:rFonts w:ascii="Times New Roman" w:eastAsia="宋体" w:hAnsi="Times New Roman" w:cs="Times New Roman"/>
                <w:noProof/>
              </w:rPr>
              <w:delText>2.2 Android</w:delText>
            </w:r>
            <w:r w:rsidRPr="0061737B" w:rsidDel="0061737B">
              <w:rPr>
                <w:rStyle w:val="a8"/>
                <w:rFonts w:ascii="Times New Roman" w:eastAsia="宋体" w:hAnsi="Times New Roman" w:cs="Times New Roman" w:hint="eastAsia"/>
                <w:noProof/>
              </w:rPr>
              <w:delText>安全机制概述</w:delText>
            </w:r>
            <w:r w:rsidDel="0061737B">
              <w:rPr>
                <w:noProof/>
                <w:webHidden/>
              </w:rPr>
              <w:tab/>
              <w:delText>6</w:delText>
            </w:r>
          </w:del>
        </w:p>
        <w:p w:rsidR="00616D39" w:rsidDel="0061737B" w:rsidRDefault="00616D39">
          <w:pPr>
            <w:pStyle w:val="30"/>
            <w:tabs>
              <w:tab w:val="right" w:leader="dot" w:pos="9175"/>
            </w:tabs>
            <w:spacing w:line="360" w:lineRule="auto"/>
            <w:rPr>
              <w:del w:id="1148" w:author="yiyanggui" w:date="2018-06-12T18:55:00Z"/>
              <w:noProof/>
            </w:rPr>
            <w:pPrChange w:id="1149" w:author="Windows 用户" w:date="2018-06-12T20:22:00Z">
              <w:pPr>
                <w:pStyle w:val="30"/>
                <w:tabs>
                  <w:tab w:val="right" w:leader="dot" w:pos="9175"/>
                </w:tabs>
              </w:pPr>
            </w:pPrChange>
          </w:pPr>
          <w:del w:id="1150" w:author="yiyanggui" w:date="2018-06-12T18:55:00Z">
            <w:r w:rsidRPr="0061737B" w:rsidDel="0061737B">
              <w:rPr>
                <w:rStyle w:val="a8"/>
                <w:rFonts w:ascii="Times New Roman" w:eastAsia="宋体" w:hAnsi="Times New Roman" w:cs="Times New Roman"/>
                <w:noProof/>
              </w:rPr>
              <w:delText xml:space="preserve">2.2.1 </w:delText>
            </w:r>
            <w:r w:rsidRPr="0061737B" w:rsidDel="0061737B">
              <w:rPr>
                <w:rStyle w:val="a8"/>
                <w:rFonts w:ascii="Times New Roman" w:eastAsia="宋体" w:hAnsi="Times New Roman" w:cs="Times New Roman" w:hint="eastAsia"/>
                <w:noProof/>
              </w:rPr>
              <w:delText>基于</w:delText>
            </w:r>
            <w:r w:rsidRPr="0061737B" w:rsidDel="0061737B">
              <w:rPr>
                <w:rStyle w:val="a8"/>
                <w:rFonts w:ascii="Times New Roman" w:eastAsia="宋体" w:hAnsi="Times New Roman" w:cs="Times New Roman"/>
                <w:noProof/>
              </w:rPr>
              <w:delText>Linux</w:delText>
            </w:r>
            <w:r w:rsidRPr="0061737B" w:rsidDel="0061737B">
              <w:rPr>
                <w:rStyle w:val="a8"/>
                <w:rFonts w:ascii="Times New Roman" w:eastAsia="宋体" w:hAnsi="Times New Roman" w:cs="Times New Roman" w:hint="eastAsia"/>
                <w:noProof/>
              </w:rPr>
              <w:delText>文件系统权限特性</w:delText>
            </w:r>
            <w:r w:rsidDel="0061737B">
              <w:rPr>
                <w:noProof/>
                <w:webHidden/>
              </w:rPr>
              <w:tab/>
              <w:delText>6</w:delText>
            </w:r>
          </w:del>
        </w:p>
        <w:p w:rsidR="00616D39" w:rsidDel="0061737B" w:rsidRDefault="00616D39">
          <w:pPr>
            <w:pStyle w:val="30"/>
            <w:tabs>
              <w:tab w:val="right" w:leader="dot" w:pos="9175"/>
            </w:tabs>
            <w:spacing w:line="360" w:lineRule="auto"/>
            <w:rPr>
              <w:del w:id="1151" w:author="yiyanggui" w:date="2018-06-12T18:55:00Z"/>
              <w:noProof/>
            </w:rPr>
            <w:pPrChange w:id="1152" w:author="Windows 用户" w:date="2018-06-12T20:22:00Z">
              <w:pPr>
                <w:pStyle w:val="30"/>
                <w:tabs>
                  <w:tab w:val="right" w:leader="dot" w:pos="9175"/>
                </w:tabs>
              </w:pPr>
            </w:pPrChange>
          </w:pPr>
          <w:del w:id="1153" w:author="yiyanggui" w:date="2018-06-12T18:55:00Z">
            <w:r w:rsidRPr="0061737B" w:rsidDel="0061737B">
              <w:rPr>
                <w:rStyle w:val="a8"/>
                <w:rFonts w:ascii="Times New Roman" w:eastAsia="宋体" w:hAnsi="Times New Roman" w:cs="Times New Roman"/>
                <w:noProof/>
              </w:rPr>
              <w:delText>2.2.2 Android</w:delText>
            </w:r>
            <w:r w:rsidRPr="0061737B" w:rsidDel="0061737B">
              <w:rPr>
                <w:rStyle w:val="a8"/>
                <w:rFonts w:ascii="Times New Roman" w:eastAsia="宋体" w:hAnsi="Times New Roman" w:cs="Times New Roman" w:hint="eastAsia"/>
                <w:noProof/>
              </w:rPr>
              <w:delText>危险权限和权限组</w:delText>
            </w:r>
            <w:r w:rsidDel="0061737B">
              <w:rPr>
                <w:noProof/>
                <w:webHidden/>
              </w:rPr>
              <w:tab/>
              <w:delText>6</w:delText>
            </w:r>
          </w:del>
        </w:p>
        <w:p w:rsidR="00616D39" w:rsidDel="0061737B" w:rsidRDefault="00616D39">
          <w:pPr>
            <w:pStyle w:val="20"/>
            <w:tabs>
              <w:tab w:val="right" w:leader="dot" w:pos="9175"/>
            </w:tabs>
            <w:spacing w:line="360" w:lineRule="auto"/>
            <w:rPr>
              <w:del w:id="1154" w:author="yiyanggui" w:date="2018-06-12T18:55:00Z"/>
              <w:noProof/>
            </w:rPr>
            <w:pPrChange w:id="1155" w:author="Windows 用户" w:date="2018-06-12T20:22:00Z">
              <w:pPr>
                <w:pStyle w:val="20"/>
                <w:tabs>
                  <w:tab w:val="right" w:leader="dot" w:pos="9175"/>
                </w:tabs>
              </w:pPr>
            </w:pPrChange>
          </w:pPr>
          <w:del w:id="1156" w:author="yiyanggui" w:date="2018-06-12T18:55:00Z">
            <w:r w:rsidRPr="0061737B" w:rsidDel="0061737B">
              <w:rPr>
                <w:rStyle w:val="a8"/>
                <w:rFonts w:ascii="Times New Roman" w:eastAsia="宋体" w:hAnsi="Times New Roman" w:cs="Times New Roman"/>
                <w:noProof/>
              </w:rPr>
              <w:delText>2.3 packages.xml</w:delText>
            </w:r>
            <w:r w:rsidRPr="0061737B" w:rsidDel="0061737B">
              <w:rPr>
                <w:rStyle w:val="a8"/>
                <w:rFonts w:ascii="Times New Roman" w:eastAsia="宋体" w:hAnsi="Times New Roman" w:cs="Times New Roman" w:hint="eastAsia"/>
                <w:noProof/>
              </w:rPr>
              <w:delText>文件概述</w:delText>
            </w:r>
            <w:r w:rsidDel="0061737B">
              <w:rPr>
                <w:noProof/>
                <w:webHidden/>
              </w:rPr>
              <w:tab/>
              <w:delText>7</w:delText>
            </w:r>
          </w:del>
        </w:p>
        <w:p w:rsidR="00616D39" w:rsidDel="0061737B" w:rsidRDefault="00616D39">
          <w:pPr>
            <w:pStyle w:val="20"/>
            <w:tabs>
              <w:tab w:val="right" w:leader="dot" w:pos="9175"/>
            </w:tabs>
            <w:spacing w:line="360" w:lineRule="auto"/>
            <w:rPr>
              <w:del w:id="1157" w:author="yiyanggui" w:date="2018-06-12T18:55:00Z"/>
              <w:noProof/>
            </w:rPr>
            <w:pPrChange w:id="1158" w:author="Windows 用户" w:date="2018-06-12T20:22:00Z">
              <w:pPr>
                <w:pStyle w:val="20"/>
                <w:tabs>
                  <w:tab w:val="right" w:leader="dot" w:pos="9175"/>
                </w:tabs>
              </w:pPr>
            </w:pPrChange>
          </w:pPr>
          <w:del w:id="1159" w:author="yiyanggui" w:date="2018-06-12T18:55:00Z">
            <w:r w:rsidRPr="0061737B" w:rsidDel="0061737B">
              <w:rPr>
                <w:rStyle w:val="a8"/>
                <w:rFonts w:ascii="Times New Roman" w:eastAsia="宋体" w:hAnsi="Times New Roman" w:cs="Times New Roman"/>
                <w:noProof/>
              </w:rPr>
              <w:delText>2.4 ADB</w:delText>
            </w:r>
            <w:r w:rsidRPr="0061737B" w:rsidDel="0061737B">
              <w:rPr>
                <w:rStyle w:val="a8"/>
                <w:rFonts w:ascii="Times New Roman" w:eastAsia="宋体" w:hAnsi="Times New Roman" w:cs="Times New Roman" w:hint="eastAsia"/>
                <w:noProof/>
              </w:rPr>
              <w:delText>工具的基本使用方法</w:delText>
            </w:r>
            <w:r w:rsidDel="0061737B">
              <w:rPr>
                <w:noProof/>
                <w:webHidden/>
              </w:rPr>
              <w:tab/>
              <w:delText>8</w:delText>
            </w:r>
          </w:del>
        </w:p>
        <w:p w:rsidR="00616D39" w:rsidDel="0061737B" w:rsidRDefault="00616D39">
          <w:pPr>
            <w:pStyle w:val="10"/>
            <w:tabs>
              <w:tab w:val="right" w:leader="dot" w:pos="9175"/>
            </w:tabs>
            <w:spacing w:line="360" w:lineRule="auto"/>
            <w:rPr>
              <w:del w:id="1160" w:author="yiyanggui" w:date="2018-06-12T18:55:00Z"/>
              <w:noProof/>
            </w:rPr>
            <w:pPrChange w:id="1161" w:author="Windows 用户" w:date="2018-06-12T20:22:00Z">
              <w:pPr>
                <w:pStyle w:val="10"/>
                <w:tabs>
                  <w:tab w:val="right" w:leader="dot" w:pos="9175"/>
                </w:tabs>
              </w:pPr>
            </w:pPrChange>
          </w:pPr>
          <w:del w:id="1162" w:author="yiyanggui" w:date="2018-06-12T18:55:00Z">
            <w:r w:rsidRPr="0061737B" w:rsidDel="0061737B">
              <w:rPr>
                <w:rStyle w:val="a8"/>
                <w:rFonts w:ascii="Times New Roman" w:eastAsia="黑体" w:hAnsi="Times New Roman" w:cs="Times New Roman"/>
                <w:noProof/>
              </w:rPr>
              <w:delText xml:space="preserve">3 </w:delText>
            </w:r>
            <w:r w:rsidRPr="0061737B" w:rsidDel="0061737B">
              <w:rPr>
                <w:rStyle w:val="a8"/>
                <w:rFonts w:ascii="Times New Roman" w:eastAsia="黑体" w:hAnsi="Times New Roman" w:cs="Times New Roman" w:hint="eastAsia"/>
                <w:noProof/>
              </w:rPr>
              <w:delText>应用程序的基本属性配置</w:delText>
            </w:r>
            <w:r w:rsidDel="0061737B">
              <w:rPr>
                <w:noProof/>
                <w:webHidden/>
              </w:rPr>
              <w:tab/>
              <w:delText>10</w:delText>
            </w:r>
          </w:del>
        </w:p>
        <w:p w:rsidR="00616D39" w:rsidDel="0061737B" w:rsidRDefault="00616D39">
          <w:pPr>
            <w:pStyle w:val="20"/>
            <w:tabs>
              <w:tab w:val="right" w:leader="dot" w:pos="9175"/>
            </w:tabs>
            <w:spacing w:line="360" w:lineRule="auto"/>
            <w:rPr>
              <w:del w:id="1163" w:author="yiyanggui" w:date="2018-06-12T18:55:00Z"/>
              <w:noProof/>
            </w:rPr>
            <w:pPrChange w:id="1164" w:author="Windows 用户" w:date="2018-06-12T20:22:00Z">
              <w:pPr>
                <w:pStyle w:val="20"/>
                <w:tabs>
                  <w:tab w:val="right" w:leader="dot" w:pos="9175"/>
                </w:tabs>
              </w:pPr>
            </w:pPrChange>
          </w:pPr>
          <w:del w:id="1165" w:author="yiyanggui" w:date="2018-06-12T18:55:00Z">
            <w:r w:rsidRPr="0061737B" w:rsidDel="0061737B">
              <w:rPr>
                <w:rStyle w:val="a8"/>
                <w:rFonts w:ascii="Times New Roman" w:eastAsia="宋体" w:hAnsi="Times New Roman" w:cs="Times New Roman"/>
                <w:noProof/>
              </w:rPr>
              <w:delText xml:space="preserve">3.1 </w:delText>
            </w:r>
            <w:r w:rsidRPr="0061737B" w:rsidDel="0061737B">
              <w:rPr>
                <w:rStyle w:val="a8"/>
                <w:rFonts w:ascii="Times New Roman" w:eastAsia="宋体" w:hAnsi="Times New Roman" w:cs="Times New Roman" w:hint="eastAsia"/>
                <w:noProof/>
              </w:rPr>
              <w:delText>应用程序共享用户</w:delText>
            </w:r>
            <w:r w:rsidRPr="0061737B" w:rsidDel="0061737B">
              <w:rPr>
                <w:rStyle w:val="a8"/>
                <w:rFonts w:ascii="Times New Roman" w:eastAsia="宋体" w:hAnsi="Times New Roman" w:cs="Times New Roman"/>
                <w:noProof/>
              </w:rPr>
              <w:delText>ID</w:delText>
            </w:r>
            <w:r w:rsidDel="0061737B">
              <w:rPr>
                <w:noProof/>
                <w:webHidden/>
              </w:rPr>
              <w:tab/>
              <w:delText>10</w:delText>
            </w:r>
          </w:del>
        </w:p>
        <w:p w:rsidR="00616D39" w:rsidDel="0061737B" w:rsidRDefault="00616D39">
          <w:pPr>
            <w:pStyle w:val="30"/>
            <w:tabs>
              <w:tab w:val="right" w:leader="dot" w:pos="9175"/>
            </w:tabs>
            <w:spacing w:line="360" w:lineRule="auto"/>
            <w:rPr>
              <w:del w:id="1166" w:author="yiyanggui" w:date="2018-06-12T18:55:00Z"/>
              <w:noProof/>
            </w:rPr>
            <w:pPrChange w:id="1167" w:author="Windows 用户" w:date="2018-06-12T20:22:00Z">
              <w:pPr>
                <w:pStyle w:val="30"/>
                <w:tabs>
                  <w:tab w:val="right" w:leader="dot" w:pos="9175"/>
                </w:tabs>
              </w:pPr>
            </w:pPrChange>
          </w:pPr>
          <w:del w:id="1168" w:author="yiyanggui" w:date="2018-06-12T18:55:00Z">
            <w:r w:rsidRPr="0061737B" w:rsidDel="0061737B">
              <w:rPr>
                <w:rStyle w:val="a8"/>
                <w:rFonts w:ascii="Times New Roman" w:eastAsia="宋体" w:hAnsi="Times New Roman" w:cs="Times New Roman"/>
                <w:noProof/>
              </w:rPr>
              <w:delText>3.1.1 sharedUserId</w:delText>
            </w:r>
            <w:r w:rsidRPr="0061737B" w:rsidDel="0061737B">
              <w:rPr>
                <w:rStyle w:val="a8"/>
                <w:rFonts w:ascii="Times New Roman" w:eastAsia="宋体" w:hAnsi="Times New Roman" w:cs="Times New Roman" w:hint="eastAsia"/>
                <w:noProof/>
              </w:rPr>
              <w:delText>属性值的正确格式</w:delText>
            </w:r>
            <w:r w:rsidDel="0061737B">
              <w:rPr>
                <w:noProof/>
                <w:webHidden/>
              </w:rPr>
              <w:tab/>
              <w:delText>10</w:delText>
            </w:r>
          </w:del>
        </w:p>
        <w:p w:rsidR="00616D39" w:rsidDel="0061737B" w:rsidRDefault="00616D39">
          <w:pPr>
            <w:pStyle w:val="30"/>
            <w:tabs>
              <w:tab w:val="right" w:leader="dot" w:pos="9175"/>
            </w:tabs>
            <w:spacing w:line="360" w:lineRule="auto"/>
            <w:rPr>
              <w:del w:id="1169" w:author="yiyanggui" w:date="2018-06-12T18:55:00Z"/>
              <w:noProof/>
            </w:rPr>
            <w:pPrChange w:id="1170" w:author="Windows 用户" w:date="2018-06-12T20:22:00Z">
              <w:pPr>
                <w:pStyle w:val="30"/>
                <w:tabs>
                  <w:tab w:val="right" w:leader="dot" w:pos="9175"/>
                </w:tabs>
              </w:pPr>
            </w:pPrChange>
          </w:pPr>
          <w:del w:id="1171" w:author="yiyanggui" w:date="2018-06-12T18:55:00Z">
            <w:r w:rsidRPr="0061737B" w:rsidDel="0061737B">
              <w:rPr>
                <w:rStyle w:val="a8"/>
                <w:rFonts w:ascii="Times New Roman" w:eastAsia="宋体" w:hAnsi="Times New Roman" w:cs="Times New Roman"/>
                <w:noProof/>
              </w:rPr>
              <w:delText xml:space="preserve">3.1.2 </w:delText>
            </w:r>
            <w:r w:rsidRPr="0061737B" w:rsidDel="0061737B">
              <w:rPr>
                <w:rStyle w:val="a8"/>
                <w:rFonts w:ascii="Times New Roman" w:eastAsia="宋体" w:hAnsi="Times New Roman" w:cs="Times New Roman" w:hint="eastAsia"/>
                <w:noProof/>
              </w:rPr>
              <w:delText>多个</w:delText>
            </w:r>
            <w:r w:rsidRPr="0061737B" w:rsidDel="0061737B">
              <w:rPr>
                <w:rStyle w:val="a8"/>
                <w:rFonts w:ascii="Times New Roman" w:eastAsia="宋体" w:hAnsi="Times New Roman" w:cs="Times New Roman"/>
                <w:noProof/>
              </w:rPr>
              <w:delText>APP</w:delText>
            </w:r>
            <w:r w:rsidRPr="0061737B" w:rsidDel="0061737B">
              <w:rPr>
                <w:rStyle w:val="a8"/>
                <w:rFonts w:ascii="Times New Roman" w:eastAsia="宋体" w:hAnsi="Times New Roman" w:cs="Times New Roman" w:hint="eastAsia"/>
                <w:noProof/>
              </w:rPr>
              <w:delText>共享用户</w:delText>
            </w:r>
            <w:r w:rsidRPr="0061737B" w:rsidDel="0061737B">
              <w:rPr>
                <w:rStyle w:val="a8"/>
                <w:rFonts w:ascii="Times New Roman" w:eastAsia="宋体" w:hAnsi="Times New Roman" w:cs="Times New Roman"/>
                <w:noProof/>
              </w:rPr>
              <w:delText>ID</w:delText>
            </w:r>
            <w:r w:rsidDel="0061737B">
              <w:rPr>
                <w:noProof/>
                <w:webHidden/>
              </w:rPr>
              <w:tab/>
              <w:delText>11</w:delText>
            </w:r>
          </w:del>
        </w:p>
        <w:p w:rsidR="00616D39" w:rsidDel="0061737B" w:rsidRDefault="00616D39">
          <w:pPr>
            <w:pStyle w:val="30"/>
            <w:tabs>
              <w:tab w:val="right" w:leader="dot" w:pos="9175"/>
            </w:tabs>
            <w:spacing w:line="360" w:lineRule="auto"/>
            <w:rPr>
              <w:del w:id="1172" w:author="yiyanggui" w:date="2018-06-12T18:55:00Z"/>
              <w:noProof/>
            </w:rPr>
            <w:pPrChange w:id="1173" w:author="Windows 用户" w:date="2018-06-12T20:22:00Z">
              <w:pPr>
                <w:pStyle w:val="30"/>
                <w:tabs>
                  <w:tab w:val="right" w:leader="dot" w:pos="9175"/>
                </w:tabs>
              </w:pPr>
            </w:pPrChange>
          </w:pPr>
          <w:del w:id="1174" w:author="yiyanggui" w:date="2018-06-12T18:55:00Z">
            <w:r w:rsidRPr="0061737B" w:rsidDel="0061737B">
              <w:rPr>
                <w:rStyle w:val="a8"/>
                <w:rFonts w:ascii="Times New Roman" w:eastAsia="宋体" w:hAnsi="Times New Roman" w:cs="Times New Roman"/>
                <w:noProof/>
              </w:rPr>
              <w:delText>3.1.3 sharedUserId</w:delText>
            </w:r>
            <w:r w:rsidRPr="0061737B" w:rsidDel="0061737B">
              <w:rPr>
                <w:rStyle w:val="a8"/>
                <w:rFonts w:ascii="Times New Roman" w:eastAsia="宋体" w:hAnsi="Times New Roman" w:cs="Times New Roman" w:hint="eastAsia"/>
                <w:noProof/>
              </w:rPr>
              <w:delText>值为另一个已安装的包名</w:delText>
            </w:r>
            <w:r w:rsidDel="0061737B">
              <w:rPr>
                <w:noProof/>
                <w:webHidden/>
              </w:rPr>
              <w:tab/>
              <w:delText>12</w:delText>
            </w:r>
          </w:del>
        </w:p>
        <w:p w:rsidR="00616D39" w:rsidDel="0061737B" w:rsidRDefault="00616D39">
          <w:pPr>
            <w:pStyle w:val="20"/>
            <w:tabs>
              <w:tab w:val="right" w:leader="dot" w:pos="9175"/>
            </w:tabs>
            <w:spacing w:line="360" w:lineRule="auto"/>
            <w:rPr>
              <w:del w:id="1175" w:author="yiyanggui" w:date="2018-06-12T18:55:00Z"/>
              <w:noProof/>
            </w:rPr>
            <w:pPrChange w:id="1176" w:author="Windows 用户" w:date="2018-06-12T20:22:00Z">
              <w:pPr>
                <w:pStyle w:val="20"/>
                <w:tabs>
                  <w:tab w:val="right" w:leader="dot" w:pos="9175"/>
                </w:tabs>
              </w:pPr>
            </w:pPrChange>
          </w:pPr>
          <w:del w:id="1177" w:author="yiyanggui" w:date="2018-06-12T18:55:00Z">
            <w:r w:rsidRPr="0061737B" w:rsidDel="0061737B">
              <w:rPr>
                <w:rStyle w:val="a8"/>
                <w:rFonts w:ascii="Times New Roman" w:eastAsia="宋体" w:hAnsi="Times New Roman" w:cs="Times New Roman"/>
                <w:noProof/>
              </w:rPr>
              <w:delText xml:space="preserve">3.2 </w:delText>
            </w:r>
            <w:r w:rsidRPr="0061737B" w:rsidDel="0061737B">
              <w:rPr>
                <w:rStyle w:val="a8"/>
                <w:rFonts w:ascii="Times New Roman" w:eastAsia="宋体" w:hAnsi="Times New Roman" w:cs="Times New Roman" w:hint="eastAsia"/>
                <w:noProof/>
              </w:rPr>
              <w:delText>应用程序包的覆盖</w:delText>
            </w:r>
            <w:r w:rsidDel="0061737B">
              <w:rPr>
                <w:noProof/>
                <w:webHidden/>
              </w:rPr>
              <w:tab/>
              <w:delText>12</w:delText>
            </w:r>
          </w:del>
        </w:p>
        <w:p w:rsidR="00616D39" w:rsidDel="0061737B" w:rsidRDefault="00616D39">
          <w:pPr>
            <w:pStyle w:val="20"/>
            <w:tabs>
              <w:tab w:val="right" w:leader="dot" w:pos="9175"/>
            </w:tabs>
            <w:spacing w:line="360" w:lineRule="auto"/>
            <w:rPr>
              <w:del w:id="1178" w:author="yiyanggui" w:date="2018-06-12T18:55:00Z"/>
              <w:noProof/>
            </w:rPr>
            <w:pPrChange w:id="1179" w:author="Windows 用户" w:date="2018-06-12T20:22:00Z">
              <w:pPr>
                <w:pStyle w:val="20"/>
                <w:tabs>
                  <w:tab w:val="right" w:leader="dot" w:pos="9175"/>
                </w:tabs>
              </w:pPr>
            </w:pPrChange>
          </w:pPr>
          <w:del w:id="1180" w:author="yiyanggui" w:date="2018-06-12T18:55:00Z">
            <w:r w:rsidRPr="0061737B" w:rsidDel="0061737B">
              <w:rPr>
                <w:rStyle w:val="a8"/>
                <w:rFonts w:ascii="Times New Roman" w:eastAsia="宋体" w:hAnsi="Times New Roman" w:cs="Times New Roman"/>
                <w:noProof/>
              </w:rPr>
              <w:delText xml:space="preserve">3.3 </w:delText>
            </w:r>
            <w:r w:rsidRPr="0061737B" w:rsidDel="0061737B">
              <w:rPr>
                <w:rStyle w:val="a8"/>
                <w:rFonts w:ascii="Times New Roman" w:eastAsia="宋体" w:hAnsi="Times New Roman" w:cs="Times New Roman" w:hint="eastAsia"/>
                <w:noProof/>
              </w:rPr>
              <w:delText>定义但不注册组件</w:delText>
            </w:r>
            <w:r w:rsidDel="0061737B">
              <w:rPr>
                <w:noProof/>
                <w:webHidden/>
              </w:rPr>
              <w:tab/>
              <w:delText>13</w:delText>
            </w:r>
          </w:del>
        </w:p>
        <w:p w:rsidR="00616D39" w:rsidDel="0061737B" w:rsidRDefault="00616D39">
          <w:pPr>
            <w:pStyle w:val="20"/>
            <w:tabs>
              <w:tab w:val="right" w:leader="dot" w:pos="9175"/>
            </w:tabs>
            <w:spacing w:line="360" w:lineRule="auto"/>
            <w:rPr>
              <w:del w:id="1181" w:author="yiyanggui" w:date="2018-06-12T18:55:00Z"/>
              <w:noProof/>
            </w:rPr>
            <w:pPrChange w:id="1182" w:author="Windows 用户" w:date="2018-06-12T20:22:00Z">
              <w:pPr>
                <w:pStyle w:val="20"/>
                <w:tabs>
                  <w:tab w:val="right" w:leader="dot" w:pos="9175"/>
                </w:tabs>
              </w:pPr>
            </w:pPrChange>
          </w:pPr>
          <w:del w:id="1183" w:author="yiyanggui" w:date="2018-06-12T18:55:00Z">
            <w:r w:rsidRPr="0061737B" w:rsidDel="0061737B">
              <w:rPr>
                <w:rStyle w:val="a8"/>
                <w:rFonts w:ascii="Times New Roman" w:eastAsia="宋体" w:hAnsi="Times New Roman" w:cs="Times New Roman"/>
                <w:noProof/>
              </w:rPr>
              <w:delText xml:space="preserve">3.4 </w:delText>
            </w:r>
            <w:r w:rsidRPr="0061737B" w:rsidDel="0061737B">
              <w:rPr>
                <w:rStyle w:val="a8"/>
                <w:rFonts w:ascii="Times New Roman" w:eastAsia="宋体" w:hAnsi="Times New Roman" w:cs="Times New Roman" w:hint="eastAsia"/>
                <w:noProof/>
              </w:rPr>
              <w:delText>含有多个</w:delText>
            </w:r>
            <w:r w:rsidRPr="0061737B" w:rsidDel="0061737B">
              <w:rPr>
                <w:rStyle w:val="a8"/>
                <w:rFonts w:ascii="Times New Roman" w:eastAsia="宋体" w:hAnsi="Times New Roman" w:cs="Times New Roman"/>
                <w:noProof/>
              </w:rPr>
              <w:delText>MainActivity</w:delText>
            </w:r>
            <w:r w:rsidDel="0061737B">
              <w:rPr>
                <w:noProof/>
                <w:webHidden/>
              </w:rPr>
              <w:tab/>
              <w:delText>13</w:delText>
            </w:r>
          </w:del>
        </w:p>
        <w:p w:rsidR="00616D39" w:rsidDel="0061737B" w:rsidRDefault="00616D39">
          <w:pPr>
            <w:pStyle w:val="10"/>
            <w:tabs>
              <w:tab w:val="right" w:leader="dot" w:pos="9175"/>
            </w:tabs>
            <w:spacing w:line="360" w:lineRule="auto"/>
            <w:rPr>
              <w:del w:id="1184" w:author="yiyanggui" w:date="2018-06-12T18:55:00Z"/>
              <w:noProof/>
            </w:rPr>
            <w:pPrChange w:id="1185" w:author="Windows 用户" w:date="2018-06-12T20:22:00Z">
              <w:pPr>
                <w:pStyle w:val="10"/>
                <w:tabs>
                  <w:tab w:val="right" w:leader="dot" w:pos="9175"/>
                </w:tabs>
              </w:pPr>
            </w:pPrChange>
          </w:pPr>
          <w:del w:id="1186" w:author="yiyanggui" w:date="2018-06-12T18:55:00Z">
            <w:r w:rsidRPr="0061737B" w:rsidDel="0061737B">
              <w:rPr>
                <w:rStyle w:val="a8"/>
                <w:rFonts w:ascii="Times New Roman" w:eastAsia="黑体" w:hAnsi="Times New Roman" w:cs="Times New Roman"/>
                <w:noProof/>
              </w:rPr>
              <w:delText xml:space="preserve">4 </w:delText>
            </w:r>
            <w:r w:rsidRPr="0061737B" w:rsidDel="0061737B">
              <w:rPr>
                <w:rStyle w:val="a8"/>
                <w:rFonts w:ascii="Times New Roman" w:eastAsia="黑体" w:hAnsi="Times New Roman" w:cs="Times New Roman" w:hint="eastAsia"/>
                <w:noProof/>
              </w:rPr>
              <w:delText>应用程序及组件进程分析</w:delText>
            </w:r>
            <w:r w:rsidDel="0061737B">
              <w:rPr>
                <w:noProof/>
                <w:webHidden/>
              </w:rPr>
              <w:tab/>
              <w:delText>15</w:delText>
            </w:r>
          </w:del>
        </w:p>
        <w:p w:rsidR="00616D39" w:rsidDel="0061737B" w:rsidRDefault="00616D39">
          <w:pPr>
            <w:pStyle w:val="20"/>
            <w:tabs>
              <w:tab w:val="right" w:leader="dot" w:pos="9175"/>
            </w:tabs>
            <w:spacing w:line="360" w:lineRule="auto"/>
            <w:rPr>
              <w:del w:id="1187" w:author="yiyanggui" w:date="2018-06-12T18:55:00Z"/>
              <w:noProof/>
            </w:rPr>
            <w:pPrChange w:id="1188" w:author="Windows 用户" w:date="2018-06-12T20:22:00Z">
              <w:pPr>
                <w:pStyle w:val="20"/>
                <w:tabs>
                  <w:tab w:val="right" w:leader="dot" w:pos="9175"/>
                </w:tabs>
              </w:pPr>
            </w:pPrChange>
          </w:pPr>
          <w:del w:id="1189" w:author="yiyanggui" w:date="2018-06-12T18:55:00Z">
            <w:r w:rsidRPr="0061737B" w:rsidDel="0061737B">
              <w:rPr>
                <w:rStyle w:val="a8"/>
                <w:rFonts w:ascii="Times New Roman" w:eastAsia="宋体" w:hAnsi="Times New Roman" w:cs="Times New Roman"/>
                <w:noProof/>
              </w:rPr>
              <w:delText>4.1 process</w:delText>
            </w:r>
            <w:r w:rsidRPr="0061737B" w:rsidDel="0061737B">
              <w:rPr>
                <w:rStyle w:val="a8"/>
                <w:rFonts w:ascii="Times New Roman" w:eastAsia="宋体" w:hAnsi="Times New Roman" w:cs="Times New Roman" w:hint="eastAsia"/>
                <w:noProof/>
              </w:rPr>
              <w:delText>的正确格式</w:delText>
            </w:r>
            <w:r w:rsidDel="0061737B">
              <w:rPr>
                <w:noProof/>
                <w:webHidden/>
              </w:rPr>
              <w:tab/>
              <w:delText>15</w:delText>
            </w:r>
          </w:del>
        </w:p>
        <w:p w:rsidR="00616D39" w:rsidDel="0061737B" w:rsidRDefault="00616D39">
          <w:pPr>
            <w:pStyle w:val="20"/>
            <w:tabs>
              <w:tab w:val="right" w:leader="dot" w:pos="9175"/>
            </w:tabs>
            <w:spacing w:line="360" w:lineRule="auto"/>
            <w:rPr>
              <w:del w:id="1190" w:author="yiyanggui" w:date="2018-06-12T18:55:00Z"/>
              <w:noProof/>
            </w:rPr>
            <w:pPrChange w:id="1191" w:author="Windows 用户" w:date="2018-06-12T20:22:00Z">
              <w:pPr>
                <w:pStyle w:val="20"/>
                <w:tabs>
                  <w:tab w:val="right" w:leader="dot" w:pos="9175"/>
                </w:tabs>
              </w:pPr>
            </w:pPrChange>
          </w:pPr>
          <w:del w:id="1192" w:author="yiyanggui" w:date="2018-06-12T18:55:00Z">
            <w:r w:rsidRPr="0061737B" w:rsidDel="0061737B">
              <w:rPr>
                <w:rStyle w:val="a8"/>
                <w:rFonts w:ascii="Times New Roman" w:eastAsia="宋体" w:hAnsi="Times New Roman" w:cs="Times New Roman"/>
                <w:noProof/>
              </w:rPr>
              <w:delText xml:space="preserve">4.2 </w:delText>
            </w:r>
            <w:r w:rsidRPr="0061737B" w:rsidDel="0061737B">
              <w:rPr>
                <w:rStyle w:val="a8"/>
                <w:rFonts w:ascii="Times New Roman" w:eastAsia="宋体" w:hAnsi="Times New Roman" w:cs="Times New Roman" w:hint="eastAsia"/>
                <w:noProof/>
              </w:rPr>
              <w:delText>应用程序及其组件的优先级</w:delText>
            </w:r>
            <w:r w:rsidDel="0061737B">
              <w:rPr>
                <w:noProof/>
                <w:webHidden/>
              </w:rPr>
              <w:tab/>
              <w:delText>16</w:delText>
            </w:r>
          </w:del>
        </w:p>
        <w:p w:rsidR="00616D39" w:rsidDel="0061737B" w:rsidRDefault="00616D39">
          <w:pPr>
            <w:pStyle w:val="20"/>
            <w:tabs>
              <w:tab w:val="right" w:leader="dot" w:pos="9175"/>
            </w:tabs>
            <w:spacing w:line="360" w:lineRule="auto"/>
            <w:rPr>
              <w:del w:id="1193" w:author="yiyanggui" w:date="2018-06-12T18:55:00Z"/>
              <w:noProof/>
            </w:rPr>
            <w:pPrChange w:id="1194" w:author="Windows 用户" w:date="2018-06-12T20:22:00Z">
              <w:pPr>
                <w:pStyle w:val="20"/>
                <w:tabs>
                  <w:tab w:val="right" w:leader="dot" w:pos="9175"/>
                </w:tabs>
              </w:pPr>
            </w:pPrChange>
          </w:pPr>
          <w:del w:id="1195" w:author="yiyanggui" w:date="2018-06-12T18:55:00Z">
            <w:r w:rsidRPr="0061737B" w:rsidDel="0061737B">
              <w:rPr>
                <w:rStyle w:val="a8"/>
                <w:rFonts w:ascii="Times New Roman" w:eastAsia="宋体" w:hAnsi="Times New Roman" w:cs="Times New Roman"/>
                <w:noProof/>
              </w:rPr>
              <w:delText xml:space="preserve">4.3 </w:delText>
            </w:r>
            <w:r w:rsidRPr="0061737B" w:rsidDel="0061737B">
              <w:rPr>
                <w:rStyle w:val="a8"/>
                <w:rFonts w:ascii="Times New Roman" w:eastAsia="宋体" w:hAnsi="Times New Roman" w:cs="Times New Roman" w:hint="eastAsia"/>
                <w:noProof/>
              </w:rPr>
              <w:delText>将</w:delText>
            </w:r>
            <w:r w:rsidRPr="0061737B" w:rsidDel="0061737B">
              <w:rPr>
                <w:rStyle w:val="a8"/>
                <w:rFonts w:ascii="Times New Roman" w:eastAsia="宋体" w:hAnsi="Times New Roman" w:cs="Times New Roman"/>
                <w:noProof/>
              </w:rPr>
              <w:delText>component</w:delText>
            </w:r>
            <w:r w:rsidRPr="0061737B" w:rsidDel="0061737B">
              <w:rPr>
                <w:rStyle w:val="a8"/>
                <w:rFonts w:ascii="Times New Roman" w:eastAsia="宋体" w:hAnsi="Times New Roman" w:cs="Times New Roman" w:hint="eastAsia"/>
                <w:noProof/>
              </w:rPr>
              <w:delText>部署到其它进程中</w:delText>
            </w:r>
            <w:r w:rsidDel="0061737B">
              <w:rPr>
                <w:noProof/>
                <w:webHidden/>
              </w:rPr>
              <w:tab/>
              <w:delText>16</w:delText>
            </w:r>
          </w:del>
        </w:p>
        <w:p w:rsidR="00616D39" w:rsidDel="0061737B" w:rsidRDefault="00616D39">
          <w:pPr>
            <w:pStyle w:val="20"/>
            <w:tabs>
              <w:tab w:val="right" w:leader="dot" w:pos="9175"/>
            </w:tabs>
            <w:spacing w:line="360" w:lineRule="auto"/>
            <w:rPr>
              <w:del w:id="1196" w:author="yiyanggui" w:date="2018-06-12T18:55:00Z"/>
              <w:noProof/>
            </w:rPr>
            <w:pPrChange w:id="1197" w:author="Windows 用户" w:date="2018-06-12T20:22:00Z">
              <w:pPr>
                <w:pStyle w:val="20"/>
                <w:tabs>
                  <w:tab w:val="right" w:leader="dot" w:pos="9175"/>
                </w:tabs>
              </w:pPr>
            </w:pPrChange>
          </w:pPr>
          <w:del w:id="1198" w:author="yiyanggui" w:date="2018-06-12T18:55:00Z">
            <w:r w:rsidRPr="0061737B" w:rsidDel="0061737B">
              <w:rPr>
                <w:rStyle w:val="a8"/>
                <w:rFonts w:ascii="Times New Roman" w:eastAsia="宋体" w:hAnsi="Times New Roman" w:cs="Times New Roman"/>
                <w:noProof/>
              </w:rPr>
              <w:delText>4.4 exported</w:delText>
            </w:r>
            <w:r w:rsidRPr="0061737B" w:rsidDel="0061737B">
              <w:rPr>
                <w:rStyle w:val="a8"/>
                <w:rFonts w:ascii="Times New Roman" w:eastAsia="宋体" w:hAnsi="Times New Roman" w:cs="Times New Roman" w:hint="eastAsia"/>
                <w:noProof/>
              </w:rPr>
              <w:delText>属性的含义及其缺省值</w:delText>
            </w:r>
            <w:r w:rsidDel="0061737B">
              <w:rPr>
                <w:noProof/>
                <w:webHidden/>
              </w:rPr>
              <w:tab/>
              <w:delText>17</w:delText>
            </w:r>
          </w:del>
        </w:p>
        <w:p w:rsidR="00616D39" w:rsidDel="0061737B" w:rsidRDefault="00616D39">
          <w:pPr>
            <w:pStyle w:val="20"/>
            <w:tabs>
              <w:tab w:val="right" w:leader="dot" w:pos="9175"/>
            </w:tabs>
            <w:spacing w:line="360" w:lineRule="auto"/>
            <w:rPr>
              <w:del w:id="1199" w:author="yiyanggui" w:date="2018-06-12T18:55:00Z"/>
              <w:noProof/>
            </w:rPr>
            <w:pPrChange w:id="1200" w:author="Windows 用户" w:date="2018-06-12T20:22:00Z">
              <w:pPr>
                <w:pStyle w:val="20"/>
                <w:tabs>
                  <w:tab w:val="right" w:leader="dot" w:pos="9175"/>
                </w:tabs>
              </w:pPr>
            </w:pPrChange>
          </w:pPr>
          <w:del w:id="1201" w:author="yiyanggui" w:date="2018-06-12T18:55:00Z">
            <w:r w:rsidRPr="0061737B" w:rsidDel="0061737B">
              <w:rPr>
                <w:rStyle w:val="a8"/>
                <w:rFonts w:ascii="Times New Roman" w:eastAsia="宋体" w:hAnsi="Times New Roman" w:cs="Times New Roman"/>
                <w:noProof/>
              </w:rPr>
              <w:delText>4.5 multiprocess</w:delText>
            </w:r>
            <w:r w:rsidRPr="0061737B" w:rsidDel="0061737B">
              <w:rPr>
                <w:rStyle w:val="a8"/>
                <w:rFonts w:ascii="Times New Roman" w:eastAsia="宋体" w:hAnsi="Times New Roman" w:cs="Times New Roman" w:hint="eastAsia"/>
                <w:noProof/>
              </w:rPr>
              <w:delText>属性与组件实例化分析</w:delText>
            </w:r>
            <w:r w:rsidDel="0061737B">
              <w:rPr>
                <w:noProof/>
                <w:webHidden/>
              </w:rPr>
              <w:tab/>
              <w:delText>19</w:delText>
            </w:r>
          </w:del>
        </w:p>
        <w:p w:rsidR="00616D39" w:rsidDel="0061737B" w:rsidRDefault="00616D39">
          <w:pPr>
            <w:pStyle w:val="30"/>
            <w:tabs>
              <w:tab w:val="right" w:leader="dot" w:pos="9175"/>
            </w:tabs>
            <w:spacing w:line="360" w:lineRule="auto"/>
            <w:rPr>
              <w:del w:id="1202" w:author="yiyanggui" w:date="2018-06-12T18:55:00Z"/>
              <w:noProof/>
            </w:rPr>
            <w:pPrChange w:id="1203" w:author="Windows 用户" w:date="2018-06-12T20:22:00Z">
              <w:pPr>
                <w:pStyle w:val="30"/>
                <w:tabs>
                  <w:tab w:val="right" w:leader="dot" w:pos="9175"/>
                </w:tabs>
              </w:pPr>
            </w:pPrChange>
          </w:pPr>
          <w:del w:id="1204" w:author="yiyanggui" w:date="2018-06-12T18:55:00Z">
            <w:r w:rsidRPr="0061737B" w:rsidDel="0061737B">
              <w:rPr>
                <w:rStyle w:val="a8"/>
                <w:rFonts w:ascii="Times New Roman" w:eastAsia="宋体" w:hAnsi="Times New Roman" w:cs="Times New Roman"/>
                <w:noProof/>
              </w:rPr>
              <w:delText xml:space="preserve">4.5.1 </w:delText>
            </w:r>
            <w:r w:rsidRPr="0061737B" w:rsidDel="0061737B">
              <w:rPr>
                <w:rStyle w:val="a8"/>
                <w:rFonts w:ascii="Times New Roman" w:eastAsia="宋体" w:hAnsi="Times New Roman" w:cs="Times New Roman" w:hint="eastAsia"/>
                <w:noProof/>
              </w:rPr>
              <w:delText>启动和被启动的</w:delText>
            </w:r>
            <w:r w:rsidRPr="0061737B" w:rsidDel="0061737B">
              <w:rPr>
                <w:rStyle w:val="a8"/>
                <w:rFonts w:ascii="Times New Roman" w:eastAsia="宋体" w:hAnsi="Times New Roman" w:cs="Times New Roman"/>
                <w:noProof/>
              </w:rPr>
              <w:delText>activit</w:delText>
            </w:r>
            <w:r w:rsidRPr="0061737B" w:rsidDel="0061737B">
              <w:rPr>
                <w:rStyle w:val="a8"/>
                <w:rFonts w:ascii="Times New Roman" w:eastAsia="宋体" w:hAnsi="Times New Roman" w:cs="Times New Roman" w:hint="eastAsia"/>
                <w:noProof/>
              </w:rPr>
              <w:delText>义在同一</w:delText>
            </w:r>
            <w:r w:rsidRPr="0061737B" w:rsidDel="0061737B">
              <w:rPr>
                <w:rStyle w:val="a8"/>
                <w:rFonts w:ascii="Times New Roman" w:eastAsia="宋体" w:hAnsi="Times New Roman" w:cs="Times New Roman"/>
                <w:noProof/>
              </w:rPr>
              <w:delText>App</w:delText>
            </w:r>
            <w:r w:rsidRPr="0061737B" w:rsidDel="0061737B">
              <w:rPr>
                <w:rStyle w:val="a8"/>
                <w:rFonts w:ascii="Times New Roman" w:eastAsia="宋体" w:hAnsi="Times New Roman" w:cs="Times New Roman" w:hint="eastAsia"/>
                <w:noProof/>
              </w:rPr>
              <w:delText>中</w:delText>
            </w:r>
            <w:r w:rsidDel="0061737B">
              <w:rPr>
                <w:noProof/>
                <w:webHidden/>
              </w:rPr>
              <w:tab/>
              <w:delText>20</w:delText>
            </w:r>
          </w:del>
        </w:p>
        <w:p w:rsidR="00616D39" w:rsidDel="0061737B" w:rsidRDefault="00616D39">
          <w:pPr>
            <w:pStyle w:val="30"/>
            <w:tabs>
              <w:tab w:val="right" w:leader="dot" w:pos="9175"/>
            </w:tabs>
            <w:spacing w:line="360" w:lineRule="auto"/>
            <w:rPr>
              <w:del w:id="1205" w:author="yiyanggui" w:date="2018-06-12T18:55:00Z"/>
              <w:noProof/>
            </w:rPr>
            <w:pPrChange w:id="1206" w:author="Windows 用户" w:date="2018-06-12T20:22:00Z">
              <w:pPr>
                <w:pStyle w:val="30"/>
                <w:tabs>
                  <w:tab w:val="right" w:leader="dot" w:pos="9175"/>
                </w:tabs>
              </w:pPr>
            </w:pPrChange>
          </w:pPr>
          <w:del w:id="1207" w:author="yiyanggui" w:date="2018-06-12T18:55:00Z">
            <w:r w:rsidRPr="0061737B" w:rsidDel="0061737B">
              <w:rPr>
                <w:rStyle w:val="a8"/>
                <w:rFonts w:ascii="Times New Roman" w:eastAsia="宋体" w:hAnsi="Times New Roman" w:cs="Times New Roman"/>
                <w:noProof/>
              </w:rPr>
              <w:delText xml:space="preserve">4.5.2 </w:delText>
            </w:r>
            <w:r w:rsidRPr="0061737B" w:rsidDel="0061737B">
              <w:rPr>
                <w:rStyle w:val="a8"/>
                <w:rFonts w:ascii="Times New Roman" w:eastAsia="宋体" w:hAnsi="Times New Roman" w:cs="Times New Roman" w:hint="eastAsia"/>
                <w:noProof/>
              </w:rPr>
              <w:delText>启动和被启动的</w:delText>
            </w:r>
            <w:r w:rsidRPr="0061737B" w:rsidDel="0061737B">
              <w:rPr>
                <w:rStyle w:val="a8"/>
                <w:rFonts w:ascii="Times New Roman" w:eastAsia="宋体" w:hAnsi="Times New Roman" w:cs="Times New Roman"/>
                <w:noProof/>
              </w:rPr>
              <w:delText>activity</w:delText>
            </w:r>
            <w:r w:rsidRPr="0061737B" w:rsidDel="0061737B">
              <w:rPr>
                <w:rStyle w:val="a8"/>
                <w:rFonts w:ascii="Times New Roman" w:eastAsia="宋体" w:hAnsi="Times New Roman" w:cs="Times New Roman" w:hint="eastAsia"/>
                <w:noProof/>
              </w:rPr>
              <w:delText>不在同一</w:delText>
            </w:r>
            <w:r w:rsidRPr="0061737B" w:rsidDel="0061737B">
              <w:rPr>
                <w:rStyle w:val="a8"/>
                <w:rFonts w:ascii="Times New Roman" w:eastAsia="宋体" w:hAnsi="Times New Roman" w:cs="Times New Roman"/>
                <w:noProof/>
              </w:rPr>
              <w:delText>App</w:delText>
            </w:r>
            <w:r w:rsidRPr="0061737B" w:rsidDel="0061737B">
              <w:rPr>
                <w:rStyle w:val="a8"/>
                <w:rFonts w:ascii="Times New Roman" w:eastAsia="宋体" w:hAnsi="Times New Roman" w:cs="Times New Roman" w:hint="eastAsia"/>
                <w:noProof/>
              </w:rPr>
              <w:delText>中（签名不同）</w:delText>
            </w:r>
            <w:r w:rsidDel="0061737B">
              <w:rPr>
                <w:noProof/>
                <w:webHidden/>
              </w:rPr>
              <w:tab/>
              <w:delText>21</w:delText>
            </w:r>
          </w:del>
        </w:p>
        <w:p w:rsidR="00616D39" w:rsidDel="0061737B" w:rsidRDefault="00616D39">
          <w:pPr>
            <w:pStyle w:val="30"/>
            <w:tabs>
              <w:tab w:val="right" w:leader="dot" w:pos="9175"/>
            </w:tabs>
            <w:spacing w:line="360" w:lineRule="auto"/>
            <w:rPr>
              <w:del w:id="1208" w:author="yiyanggui" w:date="2018-06-12T18:55:00Z"/>
              <w:noProof/>
            </w:rPr>
            <w:pPrChange w:id="1209" w:author="Windows 用户" w:date="2018-06-12T20:22:00Z">
              <w:pPr>
                <w:pStyle w:val="30"/>
                <w:tabs>
                  <w:tab w:val="right" w:leader="dot" w:pos="9175"/>
                </w:tabs>
              </w:pPr>
            </w:pPrChange>
          </w:pPr>
          <w:del w:id="1210" w:author="yiyanggui" w:date="2018-06-12T18:55:00Z">
            <w:r w:rsidRPr="0061737B" w:rsidDel="0061737B">
              <w:rPr>
                <w:rStyle w:val="a8"/>
                <w:rFonts w:ascii="Times New Roman" w:eastAsia="宋体" w:hAnsi="Times New Roman" w:cs="Times New Roman"/>
                <w:noProof/>
              </w:rPr>
              <w:delText xml:space="preserve">4.5.3 </w:delText>
            </w:r>
            <w:r w:rsidRPr="0061737B" w:rsidDel="0061737B">
              <w:rPr>
                <w:rStyle w:val="a8"/>
                <w:rFonts w:ascii="Times New Roman" w:eastAsia="宋体" w:hAnsi="Times New Roman" w:cs="Times New Roman" w:hint="eastAsia"/>
                <w:noProof/>
              </w:rPr>
              <w:delText>启动和被启动的</w:delText>
            </w:r>
            <w:r w:rsidRPr="0061737B" w:rsidDel="0061737B">
              <w:rPr>
                <w:rStyle w:val="a8"/>
                <w:rFonts w:ascii="Times New Roman" w:eastAsia="宋体" w:hAnsi="Times New Roman" w:cs="Times New Roman"/>
                <w:noProof/>
              </w:rPr>
              <w:delText>activity</w:delText>
            </w:r>
            <w:r w:rsidRPr="0061737B" w:rsidDel="0061737B">
              <w:rPr>
                <w:rStyle w:val="a8"/>
                <w:rFonts w:ascii="Times New Roman" w:eastAsia="宋体" w:hAnsi="Times New Roman" w:cs="Times New Roman" w:hint="eastAsia"/>
                <w:noProof/>
              </w:rPr>
              <w:delText>不在同一</w:delText>
            </w:r>
            <w:r w:rsidRPr="0061737B" w:rsidDel="0061737B">
              <w:rPr>
                <w:rStyle w:val="a8"/>
                <w:rFonts w:ascii="Times New Roman" w:eastAsia="宋体" w:hAnsi="Times New Roman" w:cs="Times New Roman"/>
                <w:noProof/>
              </w:rPr>
              <w:delText>App</w:delText>
            </w:r>
            <w:r w:rsidRPr="0061737B" w:rsidDel="0061737B">
              <w:rPr>
                <w:rStyle w:val="a8"/>
                <w:rFonts w:ascii="Times New Roman" w:eastAsia="宋体" w:hAnsi="Times New Roman" w:cs="Times New Roman" w:hint="eastAsia"/>
                <w:noProof/>
              </w:rPr>
              <w:delText>中（签名相同）</w:delText>
            </w:r>
            <w:r w:rsidDel="0061737B">
              <w:rPr>
                <w:noProof/>
                <w:webHidden/>
              </w:rPr>
              <w:tab/>
              <w:delText>23</w:delText>
            </w:r>
          </w:del>
        </w:p>
        <w:p w:rsidR="00616D39" w:rsidDel="0061737B" w:rsidRDefault="00616D39">
          <w:pPr>
            <w:pStyle w:val="10"/>
            <w:tabs>
              <w:tab w:val="right" w:leader="dot" w:pos="9175"/>
            </w:tabs>
            <w:spacing w:line="360" w:lineRule="auto"/>
            <w:rPr>
              <w:del w:id="1211" w:author="yiyanggui" w:date="2018-06-12T18:55:00Z"/>
              <w:noProof/>
            </w:rPr>
            <w:pPrChange w:id="1212" w:author="Windows 用户" w:date="2018-06-12T20:22:00Z">
              <w:pPr>
                <w:pStyle w:val="10"/>
                <w:tabs>
                  <w:tab w:val="right" w:leader="dot" w:pos="9175"/>
                </w:tabs>
              </w:pPr>
            </w:pPrChange>
          </w:pPr>
          <w:del w:id="1213" w:author="yiyanggui" w:date="2018-06-12T18:55:00Z">
            <w:r w:rsidRPr="0061737B" w:rsidDel="0061737B">
              <w:rPr>
                <w:rStyle w:val="a8"/>
                <w:rFonts w:ascii="Times New Roman" w:eastAsia="黑体" w:hAnsi="Times New Roman" w:cs="Times New Roman"/>
                <w:noProof/>
              </w:rPr>
              <w:delText xml:space="preserve">5 </w:delText>
            </w:r>
            <w:r w:rsidRPr="0061737B" w:rsidDel="0061737B">
              <w:rPr>
                <w:rStyle w:val="a8"/>
                <w:rFonts w:ascii="Times New Roman" w:eastAsia="黑体" w:hAnsi="Times New Roman" w:cs="Times New Roman" w:hint="eastAsia"/>
                <w:noProof/>
              </w:rPr>
              <w:delText>应用程序和组件权限配置研究</w:delText>
            </w:r>
            <w:r w:rsidDel="0061737B">
              <w:rPr>
                <w:noProof/>
                <w:webHidden/>
              </w:rPr>
              <w:tab/>
              <w:delText>26</w:delText>
            </w:r>
          </w:del>
        </w:p>
        <w:p w:rsidR="00616D39" w:rsidDel="0061737B" w:rsidRDefault="00616D39">
          <w:pPr>
            <w:pStyle w:val="20"/>
            <w:tabs>
              <w:tab w:val="right" w:leader="dot" w:pos="9175"/>
            </w:tabs>
            <w:spacing w:line="360" w:lineRule="auto"/>
            <w:rPr>
              <w:del w:id="1214" w:author="yiyanggui" w:date="2018-06-12T18:55:00Z"/>
              <w:noProof/>
            </w:rPr>
            <w:pPrChange w:id="1215" w:author="Windows 用户" w:date="2018-06-12T20:22:00Z">
              <w:pPr>
                <w:pStyle w:val="20"/>
                <w:tabs>
                  <w:tab w:val="right" w:leader="dot" w:pos="9175"/>
                </w:tabs>
              </w:pPr>
            </w:pPrChange>
          </w:pPr>
          <w:del w:id="1216" w:author="yiyanggui" w:date="2018-06-12T18:55:00Z">
            <w:r w:rsidRPr="0061737B" w:rsidDel="0061737B">
              <w:rPr>
                <w:rStyle w:val="a8"/>
                <w:rFonts w:ascii="Times New Roman" w:eastAsia="宋体" w:hAnsi="Times New Roman" w:cs="Times New Roman"/>
                <w:noProof/>
              </w:rPr>
              <w:delText xml:space="preserve">5.1 </w:delText>
            </w:r>
            <w:r w:rsidRPr="0061737B" w:rsidDel="0061737B">
              <w:rPr>
                <w:rStyle w:val="a8"/>
                <w:rFonts w:ascii="Times New Roman" w:eastAsia="宋体" w:hAnsi="Times New Roman" w:cs="Times New Roman" w:hint="eastAsia"/>
                <w:noProof/>
              </w:rPr>
              <w:delText>共享用户间</w:delText>
            </w:r>
            <w:r w:rsidRPr="0061737B" w:rsidDel="0061737B">
              <w:rPr>
                <w:rStyle w:val="a8"/>
                <w:rFonts w:ascii="Times New Roman" w:eastAsia="宋体" w:hAnsi="Times New Roman" w:cs="Times New Roman"/>
                <w:noProof/>
              </w:rPr>
              <w:delText>APP</w:delText>
            </w:r>
            <w:r w:rsidRPr="0061737B" w:rsidDel="0061737B">
              <w:rPr>
                <w:rStyle w:val="a8"/>
                <w:rFonts w:ascii="Times New Roman" w:eastAsia="宋体" w:hAnsi="Times New Roman" w:cs="Times New Roman" w:hint="eastAsia"/>
                <w:noProof/>
              </w:rPr>
              <w:delText>的权限集合</w:delText>
            </w:r>
            <w:r w:rsidDel="0061737B">
              <w:rPr>
                <w:noProof/>
                <w:webHidden/>
              </w:rPr>
              <w:tab/>
              <w:delText>26</w:delText>
            </w:r>
          </w:del>
        </w:p>
        <w:p w:rsidR="00616D39" w:rsidDel="0061737B" w:rsidRDefault="00616D39">
          <w:pPr>
            <w:pStyle w:val="20"/>
            <w:tabs>
              <w:tab w:val="right" w:leader="dot" w:pos="9175"/>
            </w:tabs>
            <w:spacing w:line="360" w:lineRule="auto"/>
            <w:rPr>
              <w:del w:id="1217" w:author="yiyanggui" w:date="2018-06-12T18:55:00Z"/>
              <w:noProof/>
            </w:rPr>
            <w:pPrChange w:id="1218" w:author="Windows 用户" w:date="2018-06-12T20:22:00Z">
              <w:pPr>
                <w:pStyle w:val="20"/>
                <w:tabs>
                  <w:tab w:val="right" w:leader="dot" w:pos="9175"/>
                </w:tabs>
              </w:pPr>
            </w:pPrChange>
          </w:pPr>
          <w:del w:id="1219" w:author="yiyanggui" w:date="2018-06-12T18:55:00Z">
            <w:r w:rsidRPr="0061737B" w:rsidDel="0061737B">
              <w:rPr>
                <w:rStyle w:val="a8"/>
                <w:rFonts w:ascii="Times New Roman" w:eastAsia="宋体" w:hAnsi="Times New Roman" w:cs="Times New Roman"/>
                <w:noProof/>
              </w:rPr>
              <w:delText>5.2 enforced</w:delText>
            </w:r>
            <w:r w:rsidRPr="0061737B" w:rsidDel="0061737B">
              <w:rPr>
                <w:rStyle w:val="a8"/>
                <w:rFonts w:ascii="Times New Roman" w:eastAsia="宋体" w:hAnsi="Times New Roman" w:cs="Times New Roman" w:hint="eastAsia"/>
                <w:noProof/>
              </w:rPr>
              <w:delText>权限的继承</w:delText>
            </w:r>
            <w:r w:rsidDel="0061737B">
              <w:rPr>
                <w:noProof/>
                <w:webHidden/>
              </w:rPr>
              <w:tab/>
              <w:delText>27</w:delText>
            </w:r>
          </w:del>
        </w:p>
        <w:p w:rsidR="00616D39" w:rsidDel="0061737B" w:rsidRDefault="00616D39">
          <w:pPr>
            <w:pStyle w:val="20"/>
            <w:tabs>
              <w:tab w:val="right" w:leader="dot" w:pos="9175"/>
            </w:tabs>
            <w:spacing w:line="360" w:lineRule="auto"/>
            <w:rPr>
              <w:del w:id="1220" w:author="yiyanggui" w:date="2018-06-12T18:55:00Z"/>
              <w:noProof/>
            </w:rPr>
            <w:pPrChange w:id="1221" w:author="Windows 用户" w:date="2018-06-12T20:22:00Z">
              <w:pPr>
                <w:pStyle w:val="20"/>
                <w:tabs>
                  <w:tab w:val="right" w:leader="dot" w:pos="9175"/>
                </w:tabs>
              </w:pPr>
            </w:pPrChange>
          </w:pPr>
          <w:del w:id="1222" w:author="yiyanggui" w:date="2018-06-12T18:55:00Z">
            <w:r w:rsidRPr="0061737B" w:rsidDel="0061737B">
              <w:rPr>
                <w:rStyle w:val="a8"/>
                <w:rFonts w:ascii="Times New Roman" w:eastAsia="宋体" w:hAnsi="Times New Roman" w:cs="Times New Roman"/>
                <w:noProof/>
              </w:rPr>
              <w:delText xml:space="preserve">5.3 </w:delText>
            </w:r>
            <w:r w:rsidRPr="0061737B" w:rsidDel="0061737B">
              <w:rPr>
                <w:rStyle w:val="a8"/>
                <w:rFonts w:ascii="Times New Roman" w:eastAsia="宋体" w:hAnsi="Times New Roman" w:cs="Times New Roman" w:hint="eastAsia"/>
                <w:noProof/>
              </w:rPr>
              <w:delText>本章小结</w:delText>
            </w:r>
            <w:r w:rsidDel="0061737B">
              <w:rPr>
                <w:noProof/>
                <w:webHidden/>
              </w:rPr>
              <w:tab/>
              <w:delText>30</w:delText>
            </w:r>
          </w:del>
        </w:p>
        <w:p w:rsidR="00616D39" w:rsidDel="0061737B" w:rsidRDefault="00616D39">
          <w:pPr>
            <w:pStyle w:val="10"/>
            <w:tabs>
              <w:tab w:val="right" w:leader="dot" w:pos="9175"/>
            </w:tabs>
            <w:spacing w:line="360" w:lineRule="auto"/>
            <w:rPr>
              <w:del w:id="1223" w:author="yiyanggui" w:date="2018-06-12T18:55:00Z"/>
              <w:noProof/>
            </w:rPr>
            <w:pPrChange w:id="1224" w:author="Windows 用户" w:date="2018-06-12T20:22:00Z">
              <w:pPr>
                <w:pStyle w:val="10"/>
                <w:tabs>
                  <w:tab w:val="right" w:leader="dot" w:pos="9175"/>
                </w:tabs>
              </w:pPr>
            </w:pPrChange>
          </w:pPr>
          <w:del w:id="1225" w:author="yiyanggui" w:date="2018-06-12T18:55:00Z">
            <w:r w:rsidRPr="0061737B" w:rsidDel="0061737B">
              <w:rPr>
                <w:rStyle w:val="a8"/>
                <w:rFonts w:ascii="Times New Roman" w:eastAsia="黑体" w:hAnsi="Times New Roman" w:cs="Times New Roman"/>
                <w:noProof/>
              </w:rPr>
              <w:delText xml:space="preserve">6 </w:delText>
            </w:r>
            <w:r w:rsidRPr="0061737B" w:rsidDel="0061737B">
              <w:rPr>
                <w:rStyle w:val="a8"/>
                <w:rFonts w:ascii="Times New Roman" w:eastAsia="黑体" w:hAnsi="Times New Roman" w:cs="Times New Roman" w:hint="eastAsia"/>
                <w:noProof/>
              </w:rPr>
              <w:delText>组件间通信的权限分析</w:delText>
            </w:r>
            <w:r w:rsidDel="0061737B">
              <w:rPr>
                <w:noProof/>
                <w:webHidden/>
              </w:rPr>
              <w:tab/>
              <w:delText>31</w:delText>
            </w:r>
          </w:del>
        </w:p>
        <w:p w:rsidR="00616D39" w:rsidDel="0061737B" w:rsidRDefault="00616D39">
          <w:pPr>
            <w:pStyle w:val="20"/>
            <w:tabs>
              <w:tab w:val="right" w:leader="dot" w:pos="9175"/>
            </w:tabs>
            <w:spacing w:line="360" w:lineRule="auto"/>
            <w:rPr>
              <w:del w:id="1226" w:author="yiyanggui" w:date="2018-06-12T18:55:00Z"/>
              <w:noProof/>
            </w:rPr>
            <w:pPrChange w:id="1227" w:author="Windows 用户" w:date="2018-06-12T20:22:00Z">
              <w:pPr>
                <w:pStyle w:val="20"/>
                <w:tabs>
                  <w:tab w:val="right" w:leader="dot" w:pos="9175"/>
                </w:tabs>
              </w:pPr>
            </w:pPrChange>
          </w:pPr>
          <w:del w:id="1228" w:author="yiyanggui" w:date="2018-06-12T18:55:00Z">
            <w:r w:rsidRPr="0061737B" w:rsidDel="0061737B">
              <w:rPr>
                <w:rStyle w:val="a8"/>
                <w:rFonts w:ascii="Times New Roman" w:eastAsia="宋体" w:hAnsi="Times New Roman" w:cs="Times New Roman"/>
                <w:noProof/>
              </w:rPr>
              <w:delText>6.1 Intent</w:delText>
            </w:r>
            <w:r w:rsidRPr="0061737B" w:rsidDel="0061737B">
              <w:rPr>
                <w:rStyle w:val="a8"/>
                <w:rFonts w:ascii="Times New Roman" w:eastAsia="宋体" w:hAnsi="Times New Roman" w:cs="Times New Roman" w:hint="eastAsia"/>
                <w:noProof/>
              </w:rPr>
              <w:delText>的隐式启动</w:delText>
            </w:r>
            <w:r w:rsidDel="0061737B">
              <w:rPr>
                <w:noProof/>
                <w:webHidden/>
              </w:rPr>
              <w:tab/>
              <w:delText>31</w:delText>
            </w:r>
          </w:del>
        </w:p>
        <w:p w:rsidR="00616D39" w:rsidDel="0061737B" w:rsidRDefault="00616D39">
          <w:pPr>
            <w:pStyle w:val="20"/>
            <w:tabs>
              <w:tab w:val="right" w:leader="dot" w:pos="9175"/>
            </w:tabs>
            <w:spacing w:line="360" w:lineRule="auto"/>
            <w:rPr>
              <w:del w:id="1229" w:author="yiyanggui" w:date="2018-06-12T18:55:00Z"/>
              <w:noProof/>
            </w:rPr>
            <w:pPrChange w:id="1230" w:author="Windows 用户" w:date="2018-06-12T20:22:00Z">
              <w:pPr>
                <w:pStyle w:val="20"/>
                <w:tabs>
                  <w:tab w:val="right" w:leader="dot" w:pos="9175"/>
                </w:tabs>
              </w:pPr>
            </w:pPrChange>
          </w:pPr>
          <w:del w:id="1231" w:author="yiyanggui" w:date="2018-06-12T18:55:00Z">
            <w:r w:rsidRPr="0061737B" w:rsidDel="0061737B">
              <w:rPr>
                <w:rStyle w:val="a8"/>
                <w:rFonts w:ascii="Times New Roman" w:eastAsia="宋体" w:hAnsi="Times New Roman" w:cs="Times New Roman"/>
                <w:noProof/>
              </w:rPr>
              <w:delText>6.2</w:delText>
            </w:r>
            <w:r w:rsidRPr="0061737B" w:rsidDel="0061737B">
              <w:rPr>
                <w:rStyle w:val="a8"/>
                <w:rFonts w:ascii="Times New Roman" w:eastAsia="宋体" w:hAnsi="Times New Roman" w:cs="Times New Roman" w:hint="eastAsia"/>
                <w:noProof/>
              </w:rPr>
              <w:delText>由</w:delText>
            </w:r>
            <w:r w:rsidRPr="0061737B" w:rsidDel="0061737B">
              <w:rPr>
                <w:rStyle w:val="a8"/>
                <w:rFonts w:ascii="Times New Roman" w:eastAsia="宋体" w:hAnsi="Times New Roman" w:cs="Times New Roman"/>
                <w:noProof/>
              </w:rPr>
              <w:delText>Intent action</w:delText>
            </w:r>
            <w:r w:rsidRPr="0061737B" w:rsidDel="0061737B">
              <w:rPr>
                <w:rStyle w:val="a8"/>
                <w:rFonts w:ascii="Times New Roman" w:eastAsia="宋体" w:hAnsi="Times New Roman" w:cs="Times New Roman" w:hint="eastAsia"/>
                <w:noProof/>
              </w:rPr>
              <w:delText>所施加的权限</w:delText>
            </w:r>
            <w:r w:rsidDel="0061737B">
              <w:rPr>
                <w:noProof/>
                <w:webHidden/>
              </w:rPr>
              <w:tab/>
              <w:delText>31</w:delText>
            </w:r>
          </w:del>
        </w:p>
        <w:p w:rsidR="00616D39" w:rsidDel="0061737B" w:rsidRDefault="00616D39">
          <w:pPr>
            <w:pStyle w:val="20"/>
            <w:tabs>
              <w:tab w:val="right" w:leader="dot" w:pos="9175"/>
            </w:tabs>
            <w:spacing w:line="360" w:lineRule="auto"/>
            <w:rPr>
              <w:del w:id="1232" w:author="yiyanggui" w:date="2018-06-12T18:55:00Z"/>
              <w:noProof/>
            </w:rPr>
            <w:pPrChange w:id="1233" w:author="Windows 用户" w:date="2018-06-12T20:22:00Z">
              <w:pPr>
                <w:pStyle w:val="20"/>
                <w:tabs>
                  <w:tab w:val="right" w:leader="dot" w:pos="9175"/>
                </w:tabs>
              </w:pPr>
            </w:pPrChange>
          </w:pPr>
          <w:del w:id="1234" w:author="yiyanggui" w:date="2018-06-12T18:55:00Z">
            <w:r w:rsidRPr="0061737B" w:rsidDel="0061737B">
              <w:rPr>
                <w:rStyle w:val="a8"/>
                <w:rFonts w:ascii="Times New Roman" w:eastAsia="宋体" w:hAnsi="Times New Roman" w:cs="Times New Roman"/>
                <w:noProof/>
              </w:rPr>
              <w:delText xml:space="preserve">6.3 </w:delText>
            </w:r>
            <w:r w:rsidRPr="0061737B" w:rsidDel="0061737B">
              <w:rPr>
                <w:rStyle w:val="a8"/>
                <w:rFonts w:ascii="Times New Roman" w:eastAsia="宋体" w:hAnsi="Times New Roman" w:cs="Times New Roman" w:hint="eastAsia"/>
                <w:noProof/>
              </w:rPr>
              <w:delText>本章小节</w:delText>
            </w:r>
            <w:r w:rsidDel="0061737B">
              <w:rPr>
                <w:noProof/>
                <w:webHidden/>
              </w:rPr>
              <w:tab/>
              <w:delText>32</w:delText>
            </w:r>
          </w:del>
        </w:p>
        <w:p w:rsidR="00616D39" w:rsidDel="0061737B" w:rsidRDefault="00616D39">
          <w:pPr>
            <w:pStyle w:val="10"/>
            <w:tabs>
              <w:tab w:val="right" w:leader="dot" w:pos="9175"/>
            </w:tabs>
            <w:spacing w:line="360" w:lineRule="auto"/>
            <w:rPr>
              <w:del w:id="1235" w:author="yiyanggui" w:date="2018-06-12T18:55:00Z"/>
              <w:noProof/>
            </w:rPr>
            <w:pPrChange w:id="1236" w:author="Windows 用户" w:date="2018-06-12T20:22:00Z">
              <w:pPr>
                <w:pStyle w:val="10"/>
                <w:tabs>
                  <w:tab w:val="right" w:leader="dot" w:pos="9175"/>
                </w:tabs>
              </w:pPr>
            </w:pPrChange>
          </w:pPr>
          <w:del w:id="1237" w:author="yiyanggui" w:date="2018-06-12T18:55:00Z">
            <w:r w:rsidRPr="0061737B" w:rsidDel="0061737B">
              <w:rPr>
                <w:rStyle w:val="a8"/>
                <w:rFonts w:ascii="Times New Roman" w:eastAsia="黑体" w:hAnsi="Times New Roman" w:cs="Times New Roman"/>
                <w:noProof/>
              </w:rPr>
              <w:delText xml:space="preserve">7 </w:delText>
            </w:r>
            <w:r w:rsidRPr="0061737B" w:rsidDel="0061737B">
              <w:rPr>
                <w:rStyle w:val="a8"/>
                <w:rFonts w:ascii="Times New Roman" w:eastAsia="黑体" w:hAnsi="Times New Roman" w:cs="Times New Roman" w:hint="eastAsia"/>
                <w:noProof/>
              </w:rPr>
              <w:delText>总结</w:delText>
            </w:r>
            <w:r w:rsidDel="0061737B">
              <w:rPr>
                <w:noProof/>
                <w:webHidden/>
              </w:rPr>
              <w:tab/>
              <w:delText>33</w:delText>
            </w:r>
          </w:del>
        </w:p>
        <w:p w:rsidR="00616D39" w:rsidDel="0061737B" w:rsidRDefault="00616D39">
          <w:pPr>
            <w:pStyle w:val="10"/>
            <w:tabs>
              <w:tab w:val="right" w:leader="dot" w:pos="9175"/>
            </w:tabs>
            <w:spacing w:line="360" w:lineRule="auto"/>
            <w:rPr>
              <w:del w:id="1238" w:author="yiyanggui" w:date="2018-06-12T18:55:00Z"/>
              <w:noProof/>
            </w:rPr>
            <w:pPrChange w:id="1239" w:author="Windows 用户" w:date="2018-06-12T20:22:00Z">
              <w:pPr>
                <w:pStyle w:val="10"/>
                <w:tabs>
                  <w:tab w:val="right" w:leader="dot" w:pos="9175"/>
                </w:tabs>
              </w:pPr>
            </w:pPrChange>
          </w:pPr>
          <w:del w:id="1240" w:author="yiyanggui" w:date="2018-06-12T18:55:00Z">
            <w:r w:rsidRPr="0061737B" w:rsidDel="0061737B">
              <w:rPr>
                <w:rStyle w:val="a8"/>
                <w:rFonts w:ascii="Times New Roman" w:eastAsia="黑体" w:hAnsi="Times New Roman" w:cs="Times New Roman" w:hint="eastAsia"/>
                <w:noProof/>
              </w:rPr>
              <w:delText>致</w:delText>
            </w:r>
            <w:r w:rsidRPr="0061737B" w:rsidDel="0061737B">
              <w:rPr>
                <w:rStyle w:val="a8"/>
                <w:rFonts w:ascii="Times New Roman" w:eastAsia="黑体" w:hAnsi="Times New Roman" w:cs="Times New Roman"/>
                <w:noProof/>
              </w:rPr>
              <w:delText xml:space="preserve">  </w:delText>
            </w:r>
            <w:r w:rsidRPr="0061737B" w:rsidDel="0061737B">
              <w:rPr>
                <w:rStyle w:val="a8"/>
                <w:rFonts w:ascii="Times New Roman" w:eastAsia="黑体" w:hAnsi="Times New Roman" w:cs="Times New Roman" w:hint="eastAsia"/>
                <w:noProof/>
              </w:rPr>
              <w:delText>谢</w:delText>
            </w:r>
            <w:r w:rsidDel="0061737B">
              <w:rPr>
                <w:noProof/>
                <w:webHidden/>
              </w:rPr>
              <w:tab/>
              <w:delText>34</w:delText>
            </w:r>
          </w:del>
        </w:p>
        <w:p w:rsidR="00616D39" w:rsidDel="0061737B" w:rsidRDefault="00616D39">
          <w:pPr>
            <w:pStyle w:val="10"/>
            <w:tabs>
              <w:tab w:val="right" w:leader="dot" w:pos="9175"/>
            </w:tabs>
            <w:spacing w:line="360" w:lineRule="auto"/>
            <w:rPr>
              <w:del w:id="1241" w:author="yiyanggui" w:date="2018-06-12T18:55:00Z"/>
              <w:noProof/>
            </w:rPr>
            <w:pPrChange w:id="1242" w:author="Windows 用户" w:date="2018-06-12T20:22:00Z">
              <w:pPr>
                <w:pStyle w:val="10"/>
                <w:tabs>
                  <w:tab w:val="right" w:leader="dot" w:pos="9175"/>
                </w:tabs>
              </w:pPr>
            </w:pPrChange>
          </w:pPr>
          <w:del w:id="1243" w:author="yiyanggui" w:date="2018-06-12T18:55:00Z">
            <w:r w:rsidRPr="0061737B" w:rsidDel="0061737B">
              <w:rPr>
                <w:rStyle w:val="a8"/>
                <w:rFonts w:ascii="Times New Roman" w:eastAsia="黑体" w:hAnsi="Times New Roman" w:cs="Times New Roman" w:hint="eastAsia"/>
                <w:b/>
                <w:bCs/>
                <w:noProof/>
                <w:kern w:val="44"/>
              </w:rPr>
              <w:delText>参考文献</w:delText>
            </w:r>
            <w:r w:rsidDel="0061737B">
              <w:rPr>
                <w:noProof/>
                <w:webHidden/>
              </w:rPr>
              <w:tab/>
              <w:delText>35</w:delText>
            </w:r>
          </w:del>
        </w:p>
        <w:p w:rsidR="00616D39" w:rsidRPr="00046DC0" w:rsidRDefault="00616D39">
          <w:pPr>
            <w:spacing w:line="360" w:lineRule="auto"/>
            <w:rPr>
              <w:ins w:id="1244" w:author="yiyanggui" w:date="2018-06-12T18:50:00Z"/>
              <w:rPrChange w:id="1245" w:author="yiyanggui" w:date="2018-06-12T18:50:00Z">
                <w:rPr>
                  <w:ins w:id="1246" w:author="yiyanggui" w:date="2018-06-12T18:50:00Z"/>
                  <w:rFonts w:ascii="Times New Roman" w:eastAsia="黑体" w:hAnsi="Times New Roman" w:cs="Times New Roman"/>
                  <w:sz w:val="30"/>
                  <w:szCs w:val="30"/>
                </w:rPr>
              </w:rPrChange>
            </w:rPr>
            <w:pPrChange w:id="1247" w:author="Windows 用户" w:date="2018-06-12T20:22:00Z">
              <w:pPr>
                <w:pStyle w:val="1"/>
                <w:numPr>
                  <w:numId w:val="2"/>
                </w:numPr>
                <w:ind w:left="360" w:hanging="360"/>
                <w:jc w:val="center"/>
              </w:pPr>
            </w:pPrChange>
          </w:pPr>
          <w:ins w:id="1248" w:author="yiyanggui" w:date="2018-06-12T18:49:00Z">
            <w:r>
              <w:rPr>
                <w:b/>
                <w:bCs/>
                <w:lang w:val="zh-CN"/>
              </w:rPr>
              <w:fldChar w:fldCharType="end"/>
            </w:r>
          </w:ins>
        </w:p>
        <w:customXmlInsRangeStart w:id="1249" w:author="yiyanggui" w:date="2018-06-12T18:49:00Z"/>
      </w:sdtContent>
    </w:sdt>
    <w:customXmlInsRangeEnd w:id="1249"/>
    <w:p w:rsidR="00616D39" w:rsidRDefault="00616D39">
      <w:pPr>
        <w:rPr>
          <w:ins w:id="1250" w:author="yiyanggui" w:date="2018-06-12T18:50:00Z"/>
        </w:rPr>
        <w:pPrChange w:id="1251" w:author="yiyanggui" w:date="2018-06-12T18:50:00Z">
          <w:pPr>
            <w:pStyle w:val="1"/>
            <w:numPr>
              <w:numId w:val="2"/>
            </w:numPr>
            <w:ind w:left="360" w:hanging="360"/>
            <w:jc w:val="center"/>
          </w:pPr>
        </w:pPrChange>
      </w:pPr>
    </w:p>
    <w:p w:rsidR="00616D39" w:rsidRDefault="00616D39">
      <w:pPr>
        <w:rPr>
          <w:ins w:id="1252" w:author="yiyanggui" w:date="2018-06-12T18:50:00Z"/>
        </w:rPr>
        <w:pPrChange w:id="1253" w:author="yiyanggui" w:date="2018-06-12T18:50:00Z">
          <w:pPr>
            <w:pStyle w:val="1"/>
            <w:numPr>
              <w:numId w:val="2"/>
            </w:numPr>
            <w:ind w:left="360" w:hanging="360"/>
            <w:jc w:val="center"/>
          </w:pPr>
        </w:pPrChange>
      </w:pPr>
    </w:p>
    <w:p w:rsidR="00616D39" w:rsidRDefault="00616D39">
      <w:pPr>
        <w:rPr>
          <w:ins w:id="1254" w:author="yiyanggui" w:date="2018-06-12T18:50:00Z"/>
        </w:rPr>
        <w:pPrChange w:id="1255" w:author="yiyanggui" w:date="2018-06-12T18:50:00Z">
          <w:pPr>
            <w:pStyle w:val="1"/>
            <w:numPr>
              <w:numId w:val="2"/>
            </w:numPr>
            <w:ind w:left="360" w:hanging="360"/>
            <w:jc w:val="center"/>
          </w:pPr>
        </w:pPrChange>
      </w:pPr>
    </w:p>
    <w:p w:rsidR="00616D39" w:rsidRDefault="00616D39">
      <w:pPr>
        <w:rPr>
          <w:ins w:id="1256" w:author="yiyanggui" w:date="2018-06-12T18:50:00Z"/>
        </w:rPr>
        <w:pPrChange w:id="1257" w:author="yiyanggui" w:date="2018-06-12T18:50:00Z">
          <w:pPr>
            <w:pStyle w:val="1"/>
            <w:numPr>
              <w:numId w:val="2"/>
            </w:numPr>
            <w:ind w:left="360" w:hanging="360"/>
            <w:jc w:val="center"/>
          </w:pPr>
        </w:pPrChange>
      </w:pPr>
    </w:p>
    <w:p w:rsidR="00616D39" w:rsidRDefault="00616D39">
      <w:pPr>
        <w:rPr>
          <w:ins w:id="1258" w:author="yiyanggui" w:date="2018-06-12T18:50:00Z"/>
        </w:rPr>
        <w:pPrChange w:id="1259" w:author="yiyanggui" w:date="2018-06-12T18:50:00Z">
          <w:pPr>
            <w:pStyle w:val="1"/>
            <w:numPr>
              <w:numId w:val="2"/>
            </w:numPr>
            <w:ind w:left="360" w:hanging="360"/>
            <w:jc w:val="center"/>
          </w:pPr>
        </w:pPrChange>
      </w:pPr>
    </w:p>
    <w:p w:rsidR="00616D39" w:rsidRDefault="00616D39">
      <w:pPr>
        <w:rPr>
          <w:ins w:id="1260" w:author="yiyanggui" w:date="2018-06-12T18:50:00Z"/>
        </w:rPr>
        <w:pPrChange w:id="1261" w:author="yiyanggui" w:date="2018-06-12T18:50:00Z">
          <w:pPr>
            <w:pStyle w:val="1"/>
            <w:numPr>
              <w:numId w:val="2"/>
            </w:numPr>
            <w:ind w:left="360" w:hanging="360"/>
            <w:jc w:val="center"/>
          </w:pPr>
        </w:pPrChange>
      </w:pPr>
    </w:p>
    <w:p w:rsidR="00616D39" w:rsidRDefault="00616D39">
      <w:pPr>
        <w:rPr>
          <w:ins w:id="1262" w:author="yiyanggui" w:date="2018-06-12T18:50:00Z"/>
        </w:rPr>
        <w:pPrChange w:id="1263" w:author="yiyanggui" w:date="2018-06-12T18:50:00Z">
          <w:pPr>
            <w:pStyle w:val="1"/>
            <w:numPr>
              <w:numId w:val="2"/>
            </w:numPr>
            <w:ind w:left="360" w:hanging="360"/>
            <w:jc w:val="center"/>
          </w:pPr>
        </w:pPrChange>
      </w:pPr>
    </w:p>
    <w:p w:rsidR="00616D39" w:rsidRDefault="00616D39">
      <w:pPr>
        <w:rPr>
          <w:ins w:id="1264" w:author="yiyanggui" w:date="2018-06-12T18:50:00Z"/>
        </w:rPr>
        <w:pPrChange w:id="1265" w:author="yiyanggui" w:date="2018-06-12T18:50:00Z">
          <w:pPr>
            <w:pStyle w:val="1"/>
            <w:numPr>
              <w:numId w:val="2"/>
            </w:numPr>
            <w:ind w:left="360" w:hanging="360"/>
            <w:jc w:val="center"/>
          </w:pPr>
        </w:pPrChange>
      </w:pPr>
    </w:p>
    <w:p w:rsidR="00616D39" w:rsidRDefault="00616D39">
      <w:pPr>
        <w:rPr>
          <w:ins w:id="1266" w:author="yiyanggui" w:date="2018-06-12T18:50:00Z"/>
        </w:rPr>
        <w:pPrChange w:id="1267" w:author="yiyanggui" w:date="2018-06-12T18:50:00Z">
          <w:pPr>
            <w:pStyle w:val="1"/>
            <w:numPr>
              <w:numId w:val="2"/>
            </w:numPr>
            <w:ind w:left="360" w:hanging="360"/>
            <w:jc w:val="center"/>
          </w:pPr>
        </w:pPrChange>
      </w:pPr>
    </w:p>
    <w:p w:rsidR="00616D39" w:rsidRDefault="00616D39">
      <w:pPr>
        <w:rPr>
          <w:ins w:id="1268" w:author="yiyanggui" w:date="2018-06-12T18:50:00Z"/>
        </w:rPr>
        <w:pPrChange w:id="1269" w:author="yiyanggui" w:date="2018-06-12T18:50:00Z">
          <w:pPr>
            <w:pStyle w:val="1"/>
            <w:numPr>
              <w:numId w:val="2"/>
            </w:numPr>
            <w:ind w:left="360" w:hanging="360"/>
            <w:jc w:val="center"/>
          </w:pPr>
        </w:pPrChange>
      </w:pPr>
    </w:p>
    <w:p w:rsidR="00616D39" w:rsidRDefault="00616D39">
      <w:pPr>
        <w:rPr>
          <w:ins w:id="1270" w:author="yiyanggui" w:date="2018-06-12T18:50:00Z"/>
        </w:rPr>
        <w:pPrChange w:id="1271" w:author="yiyanggui" w:date="2018-06-12T18:50:00Z">
          <w:pPr>
            <w:pStyle w:val="1"/>
            <w:numPr>
              <w:numId w:val="2"/>
            </w:numPr>
            <w:ind w:left="360" w:hanging="360"/>
            <w:jc w:val="center"/>
          </w:pPr>
        </w:pPrChange>
      </w:pPr>
    </w:p>
    <w:p w:rsidR="00616D39" w:rsidRDefault="00616D39">
      <w:pPr>
        <w:rPr>
          <w:ins w:id="1272" w:author="yiyanggui" w:date="2018-06-12T18:50:00Z"/>
        </w:rPr>
        <w:pPrChange w:id="1273" w:author="yiyanggui" w:date="2018-06-12T18:50:00Z">
          <w:pPr>
            <w:pStyle w:val="1"/>
            <w:numPr>
              <w:numId w:val="2"/>
            </w:numPr>
            <w:ind w:left="360" w:hanging="360"/>
            <w:jc w:val="center"/>
          </w:pPr>
        </w:pPrChange>
      </w:pPr>
    </w:p>
    <w:p w:rsidR="00616D39" w:rsidRDefault="00616D39">
      <w:pPr>
        <w:rPr>
          <w:ins w:id="1274" w:author="yiyanggui" w:date="2018-06-12T18:50:00Z"/>
        </w:rPr>
        <w:pPrChange w:id="1275" w:author="yiyanggui" w:date="2018-06-12T18:50:00Z">
          <w:pPr>
            <w:pStyle w:val="1"/>
            <w:numPr>
              <w:numId w:val="2"/>
            </w:numPr>
            <w:ind w:left="360" w:hanging="360"/>
            <w:jc w:val="center"/>
          </w:pPr>
        </w:pPrChange>
      </w:pPr>
    </w:p>
    <w:p w:rsidR="00616D39" w:rsidRDefault="00616D39">
      <w:pPr>
        <w:rPr>
          <w:ins w:id="1276" w:author="yiyanggui" w:date="2018-06-12T18:50:00Z"/>
        </w:rPr>
        <w:pPrChange w:id="1277" w:author="yiyanggui" w:date="2018-06-12T18:50:00Z">
          <w:pPr>
            <w:pStyle w:val="1"/>
            <w:numPr>
              <w:numId w:val="2"/>
            </w:numPr>
            <w:ind w:left="360" w:hanging="360"/>
            <w:jc w:val="center"/>
          </w:pPr>
        </w:pPrChange>
      </w:pPr>
    </w:p>
    <w:p w:rsidR="00616D39" w:rsidRDefault="00616D39">
      <w:pPr>
        <w:rPr>
          <w:ins w:id="1278" w:author="yiyanggui" w:date="2018-06-12T18:50:00Z"/>
        </w:rPr>
        <w:pPrChange w:id="1279" w:author="yiyanggui" w:date="2018-06-12T18:50:00Z">
          <w:pPr>
            <w:pStyle w:val="1"/>
            <w:numPr>
              <w:numId w:val="2"/>
            </w:numPr>
            <w:ind w:left="360" w:hanging="360"/>
            <w:jc w:val="center"/>
          </w:pPr>
        </w:pPrChange>
      </w:pPr>
    </w:p>
    <w:p w:rsidR="00616D39" w:rsidDel="004B1FC0" w:rsidRDefault="00616D39">
      <w:pPr>
        <w:rPr>
          <w:ins w:id="1280" w:author="yiyanggui" w:date="2018-06-12T18:50:00Z"/>
          <w:del w:id="1281" w:author="Windows 用户" w:date="2018-06-12T20:30:00Z"/>
        </w:rPr>
        <w:pPrChange w:id="1282" w:author="yiyanggui" w:date="2018-06-12T18:50:00Z">
          <w:pPr>
            <w:pStyle w:val="1"/>
            <w:numPr>
              <w:numId w:val="2"/>
            </w:numPr>
            <w:ind w:left="360" w:hanging="360"/>
            <w:jc w:val="center"/>
          </w:pPr>
        </w:pPrChange>
      </w:pPr>
    </w:p>
    <w:p w:rsidR="00616D39" w:rsidDel="004B1FC0" w:rsidRDefault="00616D39">
      <w:pPr>
        <w:rPr>
          <w:ins w:id="1283" w:author="yiyanggui" w:date="2018-06-12T18:50:00Z"/>
          <w:del w:id="1284" w:author="Windows 用户" w:date="2018-06-12T20:27:00Z"/>
        </w:rPr>
        <w:pPrChange w:id="1285" w:author="yiyanggui" w:date="2018-06-12T18:50:00Z">
          <w:pPr>
            <w:pStyle w:val="1"/>
            <w:numPr>
              <w:numId w:val="2"/>
            </w:numPr>
            <w:ind w:left="360" w:hanging="360"/>
            <w:jc w:val="center"/>
          </w:pPr>
        </w:pPrChange>
      </w:pPr>
    </w:p>
    <w:p w:rsidR="004B1FC0" w:rsidRDefault="004B1FC0">
      <w:pPr>
        <w:rPr>
          <w:ins w:id="1286" w:author="Windows 用户" w:date="2018-06-12T20:26:00Z"/>
        </w:rPr>
        <w:sectPr w:rsidR="004B1FC0" w:rsidSect="004B1FC0">
          <w:footerReference w:type="default" r:id="rId9"/>
          <w:pgSz w:w="11906" w:h="16838"/>
          <w:pgMar w:top="2268" w:right="1304" w:bottom="1417" w:left="1417" w:header="851" w:footer="992" w:gutter="0"/>
          <w:pgNumType w:fmt="upperRoman" w:start="1"/>
          <w:cols w:space="0"/>
          <w:docGrid w:type="lines" w:linePitch="313"/>
          <w:sectPrChange w:id="1296" w:author="Windows 用户" w:date="2018-06-12T20:27:00Z">
            <w:sectPr w:rsidR="004B1FC0" w:rsidSect="004B1FC0">
              <w:pgMar w:top="2268" w:right="1304" w:bottom="1417" w:left="1417" w:header="851" w:footer="992" w:gutter="0"/>
              <w:pgNumType w:fmt="decimal"/>
            </w:sectPr>
          </w:sectPrChange>
        </w:sectPr>
      </w:pPr>
    </w:p>
    <w:p w:rsidR="00616D39" w:rsidDel="00A40625" w:rsidRDefault="00616D39">
      <w:pPr>
        <w:rPr>
          <w:ins w:id="1297" w:author="yiyanggui" w:date="2018-06-12T18:50:00Z"/>
          <w:del w:id="1298" w:author="Windows 用户" w:date="2018-06-12T20:24:00Z"/>
        </w:rPr>
        <w:pPrChange w:id="1299" w:author="yiyanggui" w:date="2018-06-12T18:50:00Z">
          <w:pPr>
            <w:pStyle w:val="1"/>
            <w:numPr>
              <w:numId w:val="2"/>
            </w:numPr>
            <w:ind w:left="360" w:hanging="360"/>
            <w:jc w:val="center"/>
          </w:pPr>
        </w:pPrChange>
      </w:pPr>
    </w:p>
    <w:p w:rsidR="00616D39" w:rsidDel="00A40625" w:rsidRDefault="00616D39">
      <w:pPr>
        <w:rPr>
          <w:ins w:id="1300" w:author="yiyanggui" w:date="2018-06-12T18:50:00Z"/>
          <w:del w:id="1301" w:author="Windows 用户" w:date="2018-06-12T20:24:00Z"/>
        </w:rPr>
        <w:pPrChange w:id="1302" w:author="yiyanggui" w:date="2018-06-12T18:50:00Z">
          <w:pPr>
            <w:pStyle w:val="1"/>
            <w:numPr>
              <w:numId w:val="2"/>
            </w:numPr>
            <w:ind w:left="360" w:hanging="360"/>
            <w:jc w:val="center"/>
          </w:pPr>
        </w:pPrChange>
      </w:pPr>
    </w:p>
    <w:p w:rsidR="00616D39" w:rsidDel="00A40625" w:rsidRDefault="00616D39">
      <w:pPr>
        <w:rPr>
          <w:ins w:id="1303" w:author="yiyanggui" w:date="2018-06-12T18:50:00Z"/>
          <w:del w:id="1304" w:author="Windows 用户" w:date="2018-06-12T20:24:00Z"/>
        </w:rPr>
        <w:pPrChange w:id="1305" w:author="yiyanggui" w:date="2018-06-12T18:50:00Z">
          <w:pPr>
            <w:pStyle w:val="1"/>
            <w:numPr>
              <w:numId w:val="2"/>
            </w:numPr>
            <w:ind w:left="360" w:hanging="360"/>
            <w:jc w:val="center"/>
          </w:pPr>
        </w:pPrChange>
      </w:pPr>
    </w:p>
    <w:p w:rsidR="00616D39" w:rsidDel="00A40625" w:rsidRDefault="00616D39">
      <w:pPr>
        <w:rPr>
          <w:ins w:id="1306" w:author="yiyanggui" w:date="2018-06-12T18:50:00Z"/>
          <w:del w:id="1307" w:author="Windows 用户" w:date="2018-06-12T20:24:00Z"/>
        </w:rPr>
        <w:pPrChange w:id="1308" w:author="yiyanggui" w:date="2018-06-12T18:50:00Z">
          <w:pPr>
            <w:pStyle w:val="1"/>
            <w:numPr>
              <w:numId w:val="2"/>
            </w:numPr>
            <w:ind w:left="360" w:hanging="360"/>
            <w:jc w:val="center"/>
          </w:pPr>
        </w:pPrChange>
      </w:pPr>
    </w:p>
    <w:p w:rsidR="00616D39" w:rsidDel="00A40625" w:rsidRDefault="00616D39">
      <w:pPr>
        <w:rPr>
          <w:ins w:id="1309" w:author="yiyanggui" w:date="2018-06-12T18:50:00Z"/>
          <w:del w:id="1310" w:author="Windows 用户" w:date="2018-06-12T20:24:00Z"/>
        </w:rPr>
        <w:pPrChange w:id="1311" w:author="yiyanggui" w:date="2018-06-12T18:50:00Z">
          <w:pPr>
            <w:pStyle w:val="1"/>
            <w:numPr>
              <w:numId w:val="2"/>
            </w:numPr>
            <w:ind w:left="360" w:hanging="360"/>
            <w:jc w:val="center"/>
          </w:pPr>
        </w:pPrChange>
      </w:pPr>
    </w:p>
    <w:p w:rsidR="00616D39" w:rsidDel="00A40625" w:rsidRDefault="00616D39">
      <w:pPr>
        <w:rPr>
          <w:ins w:id="1312" w:author="yiyanggui" w:date="2018-06-12T18:50:00Z"/>
          <w:del w:id="1313" w:author="Windows 用户" w:date="2018-06-12T20:24:00Z"/>
        </w:rPr>
        <w:pPrChange w:id="1314" w:author="yiyanggui" w:date="2018-06-12T18:50:00Z">
          <w:pPr>
            <w:pStyle w:val="1"/>
            <w:numPr>
              <w:numId w:val="2"/>
            </w:numPr>
            <w:ind w:left="360" w:hanging="360"/>
            <w:jc w:val="center"/>
          </w:pPr>
        </w:pPrChange>
      </w:pPr>
    </w:p>
    <w:p w:rsidR="00616D39" w:rsidDel="00A40625" w:rsidRDefault="00616D39">
      <w:pPr>
        <w:rPr>
          <w:ins w:id="1315" w:author="yiyanggui" w:date="2018-06-12T18:50:00Z"/>
          <w:del w:id="1316" w:author="Windows 用户" w:date="2018-06-12T20:24:00Z"/>
        </w:rPr>
        <w:pPrChange w:id="1317" w:author="yiyanggui" w:date="2018-06-12T18:50:00Z">
          <w:pPr>
            <w:pStyle w:val="1"/>
            <w:numPr>
              <w:numId w:val="2"/>
            </w:numPr>
            <w:ind w:left="360" w:hanging="360"/>
            <w:jc w:val="center"/>
          </w:pPr>
        </w:pPrChange>
      </w:pPr>
    </w:p>
    <w:p w:rsidR="00616D39" w:rsidDel="00A40625" w:rsidRDefault="00616D39">
      <w:pPr>
        <w:rPr>
          <w:ins w:id="1318" w:author="yiyanggui" w:date="2018-06-12T18:50:00Z"/>
          <w:del w:id="1319" w:author="Windows 用户" w:date="2018-06-12T20:24:00Z"/>
        </w:rPr>
        <w:pPrChange w:id="1320" w:author="yiyanggui" w:date="2018-06-12T18:50:00Z">
          <w:pPr>
            <w:pStyle w:val="1"/>
            <w:numPr>
              <w:numId w:val="2"/>
            </w:numPr>
            <w:ind w:left="360" w:hanging="360"/>
            <w:jc w:val="center"/>
          </w:pPr>
        </w:pPrChange>
      </w:pPr>
    </w:p>
    <w:p w:rsidR="00616D39" w:rsidDel="00A40625" w:rsidRDefault="00616D39">
      <w:pPr>
        <w:rPr>
          <w:ins w:id="1321" w:author="yiyanggui" w:date="2018-06-12T18:50:00Z"/>
          <w:del w:id="1322" w:author="Windows 用户" w:date="2018-06-12T20:24:00Z"/>
        </w:rPr>
        <w:pPrChange w:id="1323" w:author="yiyanggui" w:date="2018-06-12T18:50:00Z">
          <w:pPr>
            <w:pStyle w:val="1"/>
            <w:numPr>
              <w:numId w:val="2"/>
            </w:numPr>
            <w:ind w:left="360" w:hanging="360"/>
            <w:jc w:val="center"/>
          </w:pPr>
        </w:pPrChange>
      </w:pPr>
    </w:p>
    <w:p w:rsidR="00616D39" w:rsidDel="00A40625" w:rsidRDefault="00616D39">
      <w:pPr>
        <w:rPr>
          <w:ins w:id="1324" w:author="yiyanggui" w:date="2018-06-12T18:50:00Z"/>
          <w:del w:id="1325" w:author="Windows 用户" w:date="2018-06-12T20:24:00Z"/>
        </w:rPr>
        <w:pPrChange w:id="1326" w:author="yiyanggui" w:date="2018-06-12T18:50:00Z">
          <w:pPr>
            <w:pStyle w:val="1"/>
            <w:numPr>
              <w:numId w:val="2"/>
            </w:numPr>
            <w:ind w:left="360" w:hanging="360"/>
            <w:jc w:val="center"/>
          </w:pPr>
        </w:pPrChange>
      </w:pPr>
    </w:p>
    <w:p w:rsidR="00616D39" w:rsidDel="00A40625" w:rsidRDefault="00616D39">
      <w:pPr>
        <w:rPr>
          <w:ins w:id="1327" w:author="yiyanggui" w:date="2018-06-12T18:50:00Z"/>
          <w:del w:id="1328" w:author="Windows 用户" w:date="2018-06-12T20:24:00Z"/>
        </w:rPr>
        <w:pPrChange w:id="1329" w:author="yiyanggui" w:date="2018-06-12T18:50:00Z">
          <w:pPr>
            <w:pStyle w:val="1"/>
            <w:numPr>
              <w:numId w:val="2"/>
            </w:numPr>
            <w:ind w:left="360" w:hanging="360"/>
            <w:jc w:val="center"/>
          </w:pPr>
        </w:pPrChange>
      </w:pPr>
    </w:p>
    <w:p w:rsidR="00616D39" w:rsidDel="00A40625" w:rsidRDefault="00616D39">
      <w:pPr>
        <w:rPr>
          <w:ins w:id="1330" w:author="yiyanggui" w:date="2018-06-12T18:50:00Z"/>
          <w:del w:id="1331" w:author="Windows 用户" w:date="2018-06-12T20:24:00Z"/>
        </w:rPr>
        <w:pPrChange w:id="1332" w:author="yiyanggui" w:date="2018-06-12T18:50:00Z">
          <w:pPr>
            <w:pStyle w:val="1"/>
            <w:numPr>
              <w:numId w:val="2"/>
            </w:numPr>
            <w:ind w:left="360" w:hanging="360"/>
            <w:jc w:val="center"/>
          </w:pPr>
        </w:pPrChange>
      </w:pPr>
    </w:p>
    <w:p w:rsidR="00616D39" w:rsidRPr="00616D39" w:rsidDel="00450549" w:rsidRDefault="00616D39">
      <w:pPr>
        <w:rPr>
          <w:ins w:id="1333" w:author="yiyanggui" w:date="2018-06-12T18:49:00Z"/>
          <w:del w:id="1334" w:author="Windows 用户" w:date="2018-06-12T20:12:00Z"/>
          <w:rPrChange w:id="1335" w:author="yiyanggui" w:date="2018-06-12T18:50:00Z">
            <w:rPr>
              <w:ins w:id="1336" w:author="yiyanggui" w:date="2018-06-12T18:49:00Z"/>
              <w:del w:id="1337" w:author="Windows 用户" w:date="2018-06-12T20:12:00Z"/>
              <w:rFonts w:ascii="Times New Roman" w:eastAsia="黑体" w:hAnsi="Times New Roman" w:cs="Times New Roman"/>
              <w:sz w:val="30"/>
              <w:szCs w:val="30"/>
            </w:rPr>
          </w:rPrChange>
        </w:rPr>
        <w:pPrChange w:id="1338" w:author="yiyanggui" w:date="2018-06-12T18:50:00Z">
          <w:pPr>
            <w:pStyle w:val="1"/>
            <w:numPr>
              <w:numId w:val="2"/>
            </w:numPr>
            <w:ind w:left="360" w:hanging="360"/>
            <w:jc w:val="center"/>
          </w:pPr>
        </w:pPrChange>
      </w:pPr>
    </w:p>
    <w:p w:rsidR="0049235D" w:rsidDel="00A40625" w:rsidRDefault="0049235D">
      <w:pPr>
        <w:pStyle w:val="1"/>
        <w:numPr>
          <w:ilvl w:val="255"/>
          <w:numId w:val="0"/>
        </w:numPr>
        <w:spacing w:before="10" w:after="10" w:line="360" w:lineRule="auto"/>
        <w:rPr>
          <w:ins w:id="1339" w:author="yiyanggui" w:date="2018-06-12T18:52:00Z"/>
          <w:del w:id="1340" w:author="Windows 用户" w:date="2018-06-12T20:24:00Z"/>
          <w:rFonts w:ascii="Times New Roman" w:eastAsia="黑体" w:hAnsi="Times New Roman" w:cs="Times New Roman"/>
          <w:sz w:val="30"/>
          <w:szCs w:val="30"/>
        </w:rPr>
        <w:pPrChange w:id="1341" w:author="Windows 用户" w:date="2018-06-12T20:12:00Z">
          <w:pPr>
            <w:pStyle w:val="1"/>
            <w:numPr>
              <w:numId w:val="2"/>
            </w:numPr>
            <w:ind w:left="360" w:hanging="360"/>
            <w:jc w:val="center"/>
          </w:pPr>
        </w:pPrChange>
      </w:pPr>
    </w:p>
    <w:p w:rsidR="00DE41ED" w:rsidDel="00A40625" w:rsidRDefault="00DE41ED">
      <w:pPr>
        <w:rPr>
          <w:ins w:id="1342" w:author="yiyanggui" w:date="2018-06-12T18:52:00Z"/>
          <w:del w:id="1343" w:author="Windows 用户" w:date="2018-06-12T20:24:00Z"/>
        </w:rPr>
        <w:pPrChange w:id="1344" w:author="yiyanggui" w:date="2018-06-12T18:52:00Z">
          <w:pPr>
            <w:pStyle w:val="1"/>
            <w:numPr>
              <w:numId w:val="2"/>
            </w:numPr>
            <w:ind w:left="360" w:hanging="360"/>
            <w:jc w:val="center"/>
          </w:pPr>
        </w:pPrChange>
      </w:pPr>
    </w:p>
    <w:p w:rsidR="00DE41ED" w:rsidDel="00A40625" w:rsidRDefault="00DE41ED">
      <w:pPr>
        <w:rPr>
          <w:ins w:id="1345" w:author="yiyanggui" w:date="2018-06-12T18:52:00Z"/>
          <w:del w:id="1346" w:author="Windows 用户" w:date="2018-06-12T20:24:00Z"/>
        </w:rPr>
        <w:pPrChange w:id="1347" w:author="yiyanggui" w:date="2018-06-12T18:52:00Z">
          <w:pPr>
            <w:pStyle w:val="1"/>
            <w:numPr>
              <w:numId w:val="2"/>
            </w:numPr>
            <w:ind w:left="360" w:hanging="360"/>
            <w:jc w:val="center"/>
          </w:pPr>
        </w:pPrChange>
      </w:pPr>
    </w:p>
    <w:p w:rsidR="00DE41ED" w:rsidDel="00A40625" w:rsidRDefault="00DE41ED">
      <w:pPr>
        <w:rPr>
          <w:ins w:id="1348" w:author="yiyanggui" w:date="2018-06-12T18:52:00Z"/>
          <w:del w:id="1349" w:author="Windows 用户" w:date="2018-06-12T20:24:00Z"/>
        </w:rPr>
        <w:pPrChange w:id="1350" w:author="yiyanggui" w:date="2018-06-12T18:52:00Z">
          <w:pPr>
            <w:pStyle w:val="1"/>
            <w:numPr>
              <w:numId w:val="2"/>
            </w:numPr>
            <w:ind w:left="360" w:hanging="360"/>
            <w:jc w:val="center"/>
          </w:pPr>
        </w:pPrChange>
      </w:pPr>
    </w:p>
    <w:p w:rsidR="00DE41ED" w:rsidRPr="00DE41ED" w:rsidDel="00A40625" w:rsidRDefault="00DE41ED">
      <w:pPr>
        <w:rPr>
          <w:ins w:id="1351" w:author="yiyanggui" w:date="2018-06-12T18:51:00Z"/>
          <w:del w:id="1352" w:author="Windows 用户" w:date="2018-06-12T20:24:00Z"/>
          <w:rPrChange w:id="1353" w:author="yiyanggui" w:date="2018-06-12T18:52:00Z">
            <w:rPr>
              <w:ins w:id="1354" w:author="yiyanggui" w:date="2018-06-12T18:51:00Z"/>
              <w:del w:id="1355" w:author="Windows 用户" w:date="2018-06-12T20:24:00Z"/>
              <w:rFonts w:ascii="Times New Roman" w:eastAsia="黑体" w:hAnsi="Times New Roman" w:cs="Times New Roman"/>
              <w:sz w:val="30"/>
              <w:szCs w:val="30"/>
            </w:rPr>
          </w:rPrChange>
        </w:rPr>
        <w:pPrChange w:id="1356" w:author="yiyanggui" w:date="2018-06-12T18:52:00Z">
          <w:pPr>
            <w:pStyle w:val="1"/>
            <w:numPr>
              <w:numId w:val="2"/>
            </w:numPr>
            <w:ind w:left="360" w:hanging="360"/>
            <w:jc w:val="center"/>
          </w:pPr>
        </w:pPrChange>
      </w:pPr>
    </w:p>
    <w:p w:rsidR="0049235D" w:rsidDel="00A40625" w:rsidRDefault="0049235D">
      <w:pPr>
        <w:rPr>
          <w:ins w:id="1357" w:author="yiyanggui" w:date="2018-06-12T18:51:00Z"/>
          <w:del w:id="1358" w:author="Windows 用户" w:date="2018-06-12T20:24:00Z"/>
        </w:rPr>
        <w:pPrChange w:id="1359" w:author="yiyanggui" w:date="2018-06-12T18:51:00Z">
          <w:pPr>
            <w:pStyle w:val="1"/>
            <w:numPr>
              <w:numId w:val="2"/>
            </w:numPr>
            <w:ind w:left="360" w:hanging="360"/>
            <w:jc w:val="center"/>
          </w:pPr>
        </w:pPrChange>
      </w:pPr>
    </w:p>
    <w:p w:rsidR="0049235D" w:rsidRPr="0049235D" w:rsidDel="004B1FC0" w:rsidRDefault="0049235D">
      <w:pPr>
        <w:rPr>
          <w:ins w:id="1360" w:author="yiyanggui" w:date="2018-06-12T18:51:00Z"/>
          <w:del w:id="1361" w:author="Windows 用户" w:date="2018-06-12T20:30:00Z"/>
          <w:rPrChange w:id="1362" w:author="yiyanggui" w:date="2018-06-12T18:51:00Z">
            <w:rPr>
              <w:ins w:id="1363" w:author="yiyanggui" w:date="2018-06-12T18:51:00Z"/>
              <w:del w:id="1364" w:author="Windows 用户" w:date="2018-06-12T20:30:00Z"/>
              <w:rFonts w:ascii="Times New Roman" w:eastAsia="黑体" w:hAnsi="Times New Roman" w:cs="Times New Roman"/>
              <w:sz w:val="30"/>
              <w:szCs w:val="30"/>
            </w:rPr>
          </w:rPrChange>
        </w:rPr>
        <w:pPrChange w:id="1365" w:author="yiyanggui" w:date="2018-06-12T18:51:00Z">
          <w:pPr>
            <w:pStyle w:val="1"/>
            <w:numPr>
              <w:numId w:val="2"/>
            </w:numPr>
            <w:ind w:left="360" w:hanging="360"/>
            <w:jc w:val="center"/>
          </w:pPr>
        </w:pPrChange>
      </w:pPr>
    </w:p>
    <w:p w:rsidR="00F76376" w:rsidRPr="00DE41ED"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1366" w:author="yiyanggui" w:date="2018-06-12T18:52:00Z">
            <w:rPr/>
          </w:rPrChange>
        </w:rPr>
        <w:pPrChange w:id="1367" w:author="Windows 用户" w:date="2018-06-12T19:01:00Z">
          <w:pPr>
            <w:pStyle w:val="1"/>
            <w:numPr>
              <w:numId w:val="2"/>
            </w:numPr>
            <w:ind w:left="360" w:hanging="360"/>
            <w:jc w:val="center"/>
          </w:pPr>
        </w:pPrChange>
      </w:pPr>
      <w:bookmarkStart w:id="1368" w:name="_Toc516593041"/>
      <w:ins w:id="1369" w:author="..." w:date="2018-06-12T03:37:00Z">
        <w:r w:rsidRPr="00DE41ED">
          <w:rPr>
            <w:rFonts w:ascii="Times New Roman" w:eastAsia="黑体" w:hAnsi="Times New Roman" w:cs="Times New Roman"/>
            <w:b/>
            <w:bCs/>
            <w:sz w:val="30"/>
            <w:szCs w:val="30"/>
            <w:rPrChange w:id="1370" w:author="yiyanggui" w:date="2018-06-12T18:52:00Z">
              <w:rPr>
                <w:rFonts w:ascii="黑体" w:eastAsia="黑体" w:hAnsi="黑体" w:cs="黑体"/>
                <w:b w:val="0"/>
                <w:bCs w:val="0"/>
                <w:sz w:val="30"/>
                <w:szCs w:val="30"/>
              </w:rPr>
            </w:rPrChange>
          </w:rPr>
          <w:t xml:space="preserve">1 </w:t>
        </w:r>
      </w:ins>
      <w:r w:rsidRPr="00DE41ED">
        <w:rPr>
          <w:rFonts w:ascii="Times New Roman" w:eastAsia="黑体" w:hAnsi="Times New Roman" w:cs="Times New Roman" w:hint="eastAsia"/>
          <w:b/>
          <w:bCs/>
          <w:sz w:val="30"/>
          <w:szCs w:val="30"/>
          <w:rPrChange w:id="1371" w:author="yiyanggui" w:date="2018-06-12T18:52:00Z">
            <w:rPr>
              <w:rFonts w:hint="eastAsia"/>
              <w:b w:val="0"/>
              <w:bCs w:val="0"/>
            </w:rPr>
          </w:rPrChange>
        </w:rPr>
        <w:t>绪</w:t>
      </w:r>
      <w:ins w:id="1372" w:author="..." w:date="2018-06-12T03:38:00Z">
        <w:r w:rsidRPr="00DE41ED">
          <w:rPr>
            <w:rFonts w:ascii="Times New Roman" w:eastAsia="黑体" w:hAnsi="Times New Roman" w:cs="Times New Roman"/>
            <w:b/>
            <w:bCs/>
            <w:sz w:val="30"/>
            <w:szCs w:val="30"/>
            <w:rPrChange w:id="1373" w:author="yiyanggui" w:date="2018-06-12T18:52:00Z">
              <w:rPr>
                <w:rFonts w:ascii="黑体" w:eastAsia="黑体" w:hAnsi="黑体" w:cs="黑体"/>
                <w:b w:val="0"/>
                <w:bCs w:val="0"/>
                <w:sz w:val="30"/>
                <w:szCs w:val="30"/>
              </w:rPr>
            </w:rPrChange>
          </w:rPr>
          <w:t xml:space="preserve">  </w:t>
        </w:r>
      </w:ins>
      <w:r w:rsidRPr="00DE41ED">
        <w:rPr>
          <w:rFonts w:ascii="Times New Roman" w:eastAsia="黑体" w:hAnsi="Times New Roman" w:cs="Times New Roman" w:hint="eastAsia"/>
          <w:b/>
          <w:bCs/>
          <w:sz w:val="30"/>
          <w:szCs w:val="30"/>
          <w:rPrChange w:id="1374" w:author="yiyanggui" w:date="2018-06-12T18:52:00Z">
            <w:rPr>
              <w:rFonts w:hint="eastAsia"/>
              <w:b w:val="0"/>
              <w:bCs w:val="0"/>
            </w:rPr>
          </w:rPrChange>
        </w:rPr>
        <w:t>论</w:t>
      </w:r>
      <w:bookmarkEnd w:id="1368"/>
    </w:p>
    <w:p w:rsidR="00F76376" w:rsidRPr="00344C21"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1375" w:author="yiyanggui" w:date="2018-06-12T18:56:00Z">
            <w:rPr/>
          </w:rPrChange>
        </w:rPr>
        <w:pPrChange w:id="1376" w:author="yiyanggui" w:date="2018-06-12T18:56:00Z">
          <w:pPr>
            <w:pStyle w:val="2"/>
          </w:pPr>
        </w:pPrChange>
      </w:pPr>
      <w:bookmarkStart w:id="1377" w:name="_Toc516102698"/>
      <w:bookmarkStart w:id="1378" w:name="_Toc516593042"/>
      <w:r w:rsidRPr="00344C21">
        <w:rPr>
          <w:rFonts w:ascii="Times New Roman" w:eastAsia="宋体" w:hAnsi="Times New Roman" w:cs="Times New Roman"/>
          <w:b/>
          <w:bCs/>
          <w:color w:val="000000"/>
          <w:sz w:val="28"/>
          <w:szCs w:val="28"/>
          <w:rPrChange w:id="1379" w:author="yiyanggui" w:date="2018-06-12T18:56:00Z">
            <w:rPr>
              <w:b w:val="0"/>
              <w:bCs w:val="0"/>
            </w:rPr>
          </w:rPrChange>
        </w:rPr>
        <w:t xml:space="preserve">1.1 </w:t>
      </w:r>
      <w:r w:rsidRPr="00344C21">
        <w:rPr>
          <w:rFonts w:ascii="Times New Roman" w:eastAsia="宋体" w:hAnsi="Times New Roman" w:cs="Times New Roman" w:hint="eastAsia"/>
          <w:b/>
          <w:bCs/>
          <w:color w:val="000000"/>
          <w:sz w:val="28"/>
          <w:szCs w:val="28"/>
          <w:rPrChange w:id="1380" w:author="yiyanggui" w:date="2018-06-12T18:56:00Z">
            <w:rPr>
              <w:rFonts w:hint="eastAsia"/>
              <w:b w:val="0"/>
              <w:bCs w:val="0"/>
            </w:rPr>
          </w:rPrChange>
        </w:rPr>
        <w:t>研究背景及意义</w:t>
      </w:r>
      <w:bookmarkEnd w:id="1377"/>
      <w:bookmarkEnd w:id="1378"/>
    </w:p>
    <w:p w:rsidR="00F76376" w:rsidRDefault="00793F6E">
      <w:pPr>
        <w:spacing w:line="400" w:lineRule="exact"/>
        <w:ind w:firstLineChars="200" w:firstLine="480"/>
        <w:pPrChange w:id="1381" w:author="..." w:date="2018-06-12T03:42:00Z">
          <w:pPr>
            <w:ind w:firstLine="420"/>
          </w:pPr>
        </w:pPrChange>
      </w:pPr>
      <w:r>
        <w:rPr>
          <w:rFonts w:ascii="Times New Roman" w:eastAsia="宋体" w:hAnsi="Times New Roman" w:cs="Times New Roman" w:hint="eastAsia"/>
          <w:sz w:val="24"/>
          <w:szCs w:val="24"/>
          <w:rPrChange w:id="1382" w:author="..." w:date="2018-06-12T04:04:00Z">
            <w:rPr>
              <w:rFonts w:hint="eastAsia"/>
            </w:rPr>
          </w:rPrChange>
        </w:rPr>
        <w:t>随着科学技术的迅速发展，智能移动设备因其功能丰富、便于携带、易操作等多种优点，在人们日常生活中占据着越来越重要的地位。不同的移动设备搭载着不同的操作系统，最常见的操作系统是</w:t>
      </w:r>
      <w:r>
        <w:rPr>
          <w:rFonts w:ascii="Times New Roman" w:eastAsia="宋体" w:hAnsi="Times New Roman" w:cs="Times New Roman"/>
          <w:sz w:val="24"/>
          <w:szCs w:val="24"/>
          <w:rPrChange w:id="1383" w:author="..." w:date="2018-06-12T04:04:00Z">
            <w:rPr/>
          </w:rPrChange>
        </w:rPr>
        <w:t>Android</w:t>
      </w:r>
      <w:r>
        <w:rPr>
          <w:rFonts w:ascii="Times New Roman" w:eastAsia="宋体" w:hAnsi="Times New Roman" w:cs="Times New Roman" w:hint="eastAsia"/>
          <w:sz w:val="24"/>
          <w:szCs w:val="24"/>
          <w:rPrChange w:id="1384" w:author="..." w:date="2018-06-12T04:04:00Z">
            <w:rPr>
              <w:rFonts w:hint="eastAsia"/>
            </w:rPr>
          </w:rPrChange>
        </w:rPr>
        <w:t>。统计数据显示，</w:t>
      </w:r>
      <w:r>
        <w:rPr>
          <w:rFonts w:ascii="Times New Roman" w:eastAsia="宋体" w:hAnsi="Times New Roman" w:cs="Times New Roman"/>
          <w:sz w:val="24"/>
          <w:szCs w:val="24"/>
          <w:rPrChange w:id="1385" w:author="..." w:date="2018-06-12T04:04:00Z">
            <w:rPr/>
          </w:rPrChange>
        </w:rPr>
        <w:t>2017</w:t>
      </w:r>
      <w:r>
        <w:rPr>
          <w:rFonts w:ascii="Times New Roman" w:eastAsia="宋体" w:hAnsi="Times New Roman" w:cs="Times New Roman" w:hint="eastAsia"/>
          <w:sz w:val="24"/>
          <w:szCs w:val="24"/>
          <w:rPrChange w:id="1386" w:author="..." w:date="2018-06-12T04:04:00Z">
            <w:rPr>
              <w:rFonts w:hint="eastAsia"/>
            </w:rPr>
          </w:rPrChange>
        </w:rPr>
        <w:t>年，销售的所有智能手机中，</w:t>
      </w:r>
      <w:r>
        <w:rPr>
          <w:rFonts w:ascii="Times New Roman" w:eastAsia="宋体" w:hAnsi="Times New Roman" w:cs="Times New Roman"/>
          <w:sz w:val="24"/>
          <w:szCs w:val="24"/>
          <w:rPrChange w:id="1387" w:author="..." w:date="2018-06-12T04:04:00Z">
            <w:rPr/>
          </w:rPrChange>
        </w:rPr>
        <w:t>Android</w:t>
      </w:r>
      <w:r>
        <w:rPr>
          <w:rFonts w:ascii="Times New Roman" w:eastAsia="宋体" w:hAnsi="Times New Roman" w:cs="Times New Roman" w:hint="eastAsia"/>
          <w:sz w:val="24"/>
          <w:szCs w:val="24"/>
          <w:rPrChange w:id="1388" w:author="..." w:date="2018-06-12T04:04:00Z">
            <w:rPr>
              <w:rFonts w:hint="eastAsia"/>
            </w:rPr>
          </w:rPrChange>
        </w:rPr>
        <w:t>系统的智能手机更以</w:t>
      </w:r>
      <w:r>
        <w:rPr>
          <w:rFonts w:ascii="Times New Roman" w:eastAsia="宋体" w:hAnsi="Times New Roman" w:cs="Times New Roman"/>
          <w:sz w:val="24"/>
          <w:szCs w:val="24"/>
          <w:rPrChange w:id="1389" w:author="..." w:date="2018-06-12T04:04:00Z">
            <w:rPr/>
          </w:rPrChange>
        </w:rPr>
        <w:t>85.9%</w:t>
      </w:r>
      <w:r>
        <w:rPr>
          <w:rFonts w:ascii="Times New Roman" w:eastAsia="宋体" w:hAnsi="Times New Roman" w:cs="Times New Roman" w:hint="eastAsia"/>
          <w:sz w:val="24"/>
          <w:szCs w:val="24"/>
          <w:rPrChange w:id="1390" w:author="..." w:date="2018-06-12T04:04:00Z">
            <w:rPr>
              <w:rFonts w:hint="eastAsia"/>
            </w:rPr>
          </w:rPrChange>
        </w:rPr>
        <w:t>的市场份额领跑全球。</w:t>
      </w:r>
      <w:r>
        <w:rPr>
          <w:rFonts w:ascii="Times New Roman" w:eastAsia="宋体" w:hAnsi="Times New Roman" w:cs="Times New Roman"/>
          <w:sz w:val="24"/>
          <w:szCs w:val="24"/>
          <w:rPrChange w:id="1391" w:author="..." w:date="2018-06-12T04:04:00Z">
            <w:rPr/>
          </w:rPrChange>
        </w:rPr>
        <w:t>Android</w:t>
      </w:r>
      <w:r>
        <w:rPr>
          <w:rFonts w:ascii="Times New Roman" w:eastAsia="宋体" w:hAnsi="Times New Roman" w:cs="Times New Roman" w:hint="eastAsia"/>
          <w:sz w:val="24"/>
          <w:szCs w:val="24"/>
          <w:rPrChange w:id="1392" w:author="..." w:date="2018-06-12T04:04:00Z">
            <w:rPr>
              <w:rFonts w:hint="eastAsia"/>
            </w:rPr>
          </w:rPrChange>
        </w:rPr>
        <w:t>是一个基于</w:t>
      </w:r>
      <w:r>
        <w:rPr>
          <w:rFonts w:ascii="Times New Roman" w:eastAsia="宋体" w:hAnsi="Times New Roman" w:cs="Times New Roman"/>
          <w:sz w:val="24"/>
          <w:szCs w:val="24"/>
          <w:rPrChange w:id="1393" w:author="..." w:date="2018-06-12T04:04:00Z">
            <w:rPr/>
          </w:rPrChange>
        </w:rPr>
        <w:t>Linux</w:t>
      </w:r>
      <w:r>
        <w:rPr>
          <w:rFonts w:ascii="Times New Roman" w:eastAsia="宋体" w:hAnsi="Times New Roman" w:cs="Times New Roman" w:hint="eastAsia"/>
          <w:sz w:val="24"/>
          <w:szCs w:val="24"/>
          <w:rPrChange w:id="1394" w:author="..." w:date="2018-06-12T04:04:00Z">
            <w:rPr>
              <w:rFonts w:hint="eastAsia"/>
            </w:rPr>
          </w:rPrChange>
        </w:rPr>
        <w:t>内核的开放源代码移动操作系统，由</w:t>
      </w:r>
      <w:r>
        <w:rPr>
          <w:rFonts w:ascii="Times New Roman" w:eastAsia="宋体" w:hAnsi="Times New Roman" w:cs="Times New Roman"/>
          <w:sz w:val="24"/>
          <w:szCs w:val="24"/>
          <w:rPrChange w:id="1395" w:author="..." w:date="2018-06-12T04:04:00Z">
            <w:rPr/>
          </w:rPrChange>
        </w:rPr>
        <w:t>Google</w:t>
      </w:r>
      <w:r>
        <w:rPr>
          <w:rFonts w:ascii="Times New Roman" w:eastAsia="宋体" w:hAnsi="Times New Roman" w:cs="Times New Roman" w:hint="eastAsia"/>
          <w:sz w:val="24"/>
          <w:szCs w:val="24"/>
          <w:rPrChange w:id="1396" w:author="..." w:date="2018-06-12T04:04:00Z">
            <w:rPr>
              <w:rFonts w:hint="eastAsia"/>
            </w:rPr>
          </w:rPrChange>
        </w:rPr>
        <w:t>成立的</w:t>
      </w:r>
      <w:r>
        <w:rPr>
          <w:rFonts w:ascii="Times New Roman" w:eastAsia="宋体" w:hAnsi="Times New Roman" w:cs="Times New Roman"/>
          <w:sz w:val="24"/>
          <w:szCs w:val="24"/>
          <w:rPrChange w:id="1397" w:author="..." w:date="2018-06-12T04:04:00Z">
            <w:rPr/>
          </w:rPrChange>
        </w:rPr>
        <w:t>Open Handset Alliance</w:t>
      </w:r>
      <w:r>
        <w:rPr>
          <w:rFonts w:ascii="Times New Roman" w:eastAsia="宋体" w:hAnsi="Times New Roman" w:cs="Times New Roman" w:hint="eastAsia"/>
          <w:sz w:val="24"/>
          <w:szCs w:val="24"/>
          <w:rPrChange w:id="1398" w:author="..." w:date="2018-06-12T04:04:00Z">
            <w:rPr>
              <w:rFonts w:hint="eastAsia"/>
            </w:rPr>
          </w:rPrChange>
        </w:rPr>
        <w:t>（</w:t>
      </w:r>
      <w:r>
        <w:rPr>
          <w:rFonts w:ascii="Times New Roman" w:eastAsia="宋体" w:hAnsi="Times New Roman" w:cs="Times New Roman"/>
          <w:sz w:val="24"/>
          <w:szCs w:val="24"/>
          <w:rPrChange w:id="1399" w:author="..." w:date="2018-06-12T04:04:00Z">
            <w:rPr/>
          </w:rPrChange>
        </w:rPr>
        <w:t>OHA</w:t>
      </w:r>
      <w:r>
        <w:rPr>
          <w:rFonts w:ascii="Times New Roman" w:eastAsia="宋体" w:hAnsi="Times New Roman" w:cs="Times New Roman" w:hint="eastAsia"/>
          <w:sz w:val="24"/>
          <w:szCs w:val="24"/>
          <w:rPrChange w:id="1400" w:author="..." w:date="2018-06-12T04:04:00Z">
            <w:rPr>
              <w:rFonts w:hint="eastAsia"/>
            </w:rPr>
          </w:rPrChange>
        </w:rPr>
        <w:t>，开放手持设备联盟）持续领导与开发</w:t>
      </w:r>
      <w:ins w:id="1401" w:author="..." w:date="2018-06-12T15:37:00Z">
        <w:r>
          <w:rPr>
            <w:rFonts w:ascii="Times New Roman" w:eastAsia="宋体" w:hAnsi="Times New Roman" w:cs="Times New Roman"/>
            <w:sz w:val="24"/>
            <w:szCs w:val="24"/>
            <w:vertAlign w:val="superscript"/>
            <w:rPrChange w:id="1402" w:author="..." w:date="2018-06-12T15:38:00Z">
              <w:rPr>
                <w:rFonts w:ascii="Times New Roman" w:eastAsia="宋体" w:hAnsi="Times New Roman" w:cs="Times New Roman"/>
                <w:sz w:val="24"/>
                <w:szCs w:val="24"/>
              </w:rPr>
            </w:rPrChange>
          </w:rPr>
          <w:t>[1]</w:t>
        </w:r>
      </w:ins>
      <w:r>
        <w:rPr>
          <w:rFonts w:ascii="Times New Roman" w:eastAsia="宋体" w:hAnsi="Times New Roman" w:cs="Times New Roman" w:hint="eastAsia"/>
          <w:sz w:val="24"/>
          <w:szCs w:val="24"/>
          <w:rPrChange w:id="1403" w:author="..." w:date="2018-06-12T04:04:00Z">
            <w:rPr>
              <w:rFonts w:hint="eastAsia"/>
            </w:rPr>
          </w:rPrChange>
        </w:rPr>
        <w:t>。从</w:t>
      </w:r>
      <w:r>
        <w:rPr>
          <w:rFonts w:ascii="Times New Roman" w:eastAsia="宋体" w:hAnsi="Times New Roman" w:cs="Times New Roman"/>
          <w:sz w:val="24"/>
          <w:szCs w:val="24"/>
          <w:rPrChange w:id="1404" w:author="..." w:date="2018-06-12T04:04:00Z">
            <w:rPr/>
          </w:rPrChange>
        </w:rPr>
        <w:t>2007</w:t>
      </w:r>
      <w:r>
        <w:rPr>
          <w:rFonts w:ascii="Times New Roman" w:eastAsia="宋体" w:hAnsi="Times New Roman" w:cs="Times New Roman" w:hint="eastAsia"/>
          <w:sz w:val="24"/>
          <w:szCs w:val="24"/>
          <w:rPrChange w:id="1405" w:author="..." w:date="2018-06-12T04:04:00Z">
            <w:rPr>
              <w:rFonts w:hint="eastAsia"/>
            </w:rPr>
          </w:rPrChange>
        </w:rPr>
        <w:t>年</w:t>
      </w:r>
      <w:r>
        <w:rPr>
          <w:rFonts w:ascii="Times New Roman" w:eastAsia="宋体" w:hAnsi="Times New Roman" w:cs="Times New Roman"/>
          <w:sz w:val="24"/>
          <w:szCs w:val="24"/>
          <w:rPrChange w:id="1406" w:author="..." w:date="2018-06-12T04:04:00Z">
            <w:rPr/>
          </w:rPrChange>
        </w:rPr>
        <w:t>11</w:t>
      </w:r>
      <w:r>
        <w:rPr>
          <w:rFonts w:ascii="Times New Roman" w:eastAsia="宋体" w:hAnsi="Times New Roman" w:cs="Times New Roman" w:hint="eastAsia"/>
          <w:sz w:val="24"/>
          <w:szCs w:val="24"/>
          <w:rPrChange w:id="1407" w:author="..." w:date="2018-06-12T04:04:00Z">
            <w:rPr>
              <w:rFonts w:hint="eastAsia"/>
            </w:rPr>
          </w:rPrChange>
        </w:rPr>
        <w:t>月</w:t>
      </w:r>
      <w:r>
        <w:rPr>
          <w:rFonts w:ascii="Times New Roman" w:eastAsia="宋体" w:hAnsi="Times New Roman" w:cs="Times New Roman"/>
          <w:sz w:val="24"/>
          <w:szCs w:val="24"/>
          <w:rPrChange w:id="1408" w:author="..." w:date="2018-06-12T04:04:00Z">
            <w:rPr/>
          </w:rPrChange>
        </w:rPr>
        <w:t>5</w:t>
      </w:r>
      <w:r>
        <w:rPr>
          <w:rFonts w:ascii="Times New Roman" w:eastAsia="宋体" w:hAnsi="Times New Roman" w:cs="Times New Roman" w:hint="eastAsia"/>
          <w:sz w:val="24"/>
          <w:szCs w:val="24"/>
          <w:rPrChange w:id="1409" w:author="..." w:date="2018-06-12T04:04:00Z">
            <w:rPr>
              <w:rFonts w:hint="eastAsia"/>
            </w:rPr>
          </w:rPrChange>
        </w:rPr>
        <w:t>日发行至今，</w:t>
      </w:r>
      <w:r>
        <w:rPr>
          <w:rFonts w:ascii="Times New Roman" w:eastAsia="宋体" w:hAnsi="Times New Roman" w:cs="Times New Roman"/>
          <w:sz w:val="24"/>
          <w:szCs w:val="24"/>
          <w:rPrChange w:id="1410" w:author="..." w:date="2018-06-12T04:04:00Z">
            <w:rPr/>
          </w:rPrChange>
        </w:rPr>
        <w:t>Android</w:t>
      </w:r>
      <w:r>
        <w:rPr>
          <w:rFonts w:ascii="Times New Roman" w:eastAsia="宋体" w:hAnsi="Times New Roman" w:cs="Times New Roman" w:hint="eastAsia"/>
          <w:sz w:val="24"/>
          <w:szCs w:val="24"/>
          <w:rPrChange w:id="1411" w:author="..." w:date="2018-06-12T04:04:00Z">
            <w:rPr>
              <w:rFonts w:hint="eastAsia"/>
            </w:rPr>
          </w:rPrChange>
        </w:rPr>
        <w:t>系统在不断完善，综合了其他操作系统的许多优势及优点，同时在设计时也充分考虑了安全性，但是这并不意味着</w:t>
      </w:r>
      <w:r>
        <w:rPr>
          <w:rFonts w:ascii="Times New Roman" w:eastAsia="宋体" w:hAnsi="Times New Roman" w:cs="Times New Roman"/>
          <w:sz w:val="24"/>
          <w:szCs w:val="24"/>
          <w:rPrChange w:id="1412" w:author="..." w:date="2018-06-12T04:04:00Z">
            <w:rPr/>
          </w:rPrChange>
        </w:rPr>
        <w:t>Android</w:t>
      </w:r>
      <w:r>
        <w:rPr>
          <w:rFonts w:ascii="Times New Roman" w:eastAsia="宋体" w:hAnsi="Times New Roman" w:cs="Times New Roman" w:hint="eastAsia"/>
          <w:sz w:val="24"/>
          <w:szCs w:val="24"/>
          <w:rPrChange w:id="1413" w:author="..." w:date="2018-06-12T04:04:00Z">
            <w:rPr>
              <w:rFonts w:hint="eastAsia"/>
            </w:rPr>
          </w:rPrChange>
        </w:rPr>
        <w:t>系统绝对的安全可靠</w:t>
      </w:r>
      <w:ins w:id="1414" w:author="..." w:date="2018-06-12T15:38:00Z">
        <w:r>
          <w:rPr>
            <w:rFonts w:ascii="Times New Roman" w:eastAsia="宋体" w:hAnsi="Times New Roman" w:cs="Times New Roman"/>
            <w:sz w:val="24"/>
            <w:szCs w:val="24"/>
            <w:vertAlign w:val="superscript"/>
            <w:rPrChange w:id="1415" w:author="..." w:date="2018-06-12T15:38:00Z">
              <w:rPr>
                <w:rFonts w:ascii="Times New Roman" w:eastAsia="宋体" w:hAnsi="Times New Roman" w:cs="Times New Roman"/>
                <w:sz w:val="24"/>
                <w:szCs w:val="24"/>
              </w:rPr>
            </w:rPrChange>
          </w:rPr>
          <w:t>[2]</w:t>
        </w:r>
      </w:ins>
      <w:r>
        <w:rPr>
          <w:rFonts w:ascii="Times New Roman" w:eastAsia="宋体" w:hAnsi="Times New Roman" w:cs="Times New Roman" w:hint="eastAsia"/>
          <w:sz w:val="24"/>
          <w:szCs w:val="24"/>
          <w:rPrChange w:id="1416" w:author="..." w:date="2018-06-12T04:04:00Z">
            <w:rPr>
              <w:rFonts w:hint="eastAsia"/>
            </w:rPr>
          </w:rPrChange>
        </w:rPr>
        <w:t>，总有不法分子利用</w:t>
      </w:r>
      <w:r>
        <w:rPr>
          <w:rFonts w:ascii="Times New Roman" w:eastAsia="宋体" w:hAnsi="Times New Roman" w:cs="Times New Roman"/>
          <w:sz w:val="24"/>
          <w:szCs w:val="24"/>
          <w:rPrChange w:id="1417" w:author="..." w:date="2018-06-12T04:04:00Z">
            <w:rPr/>
          </w:rPrChange>
        </w:rPr>
        <w:t>Android</w:t>
      </w:r>
      <w:r>
        <w:rPr>
          <w:rFonts w:ascii="Times New Roman" w:eastAsia="宋体" w:hAnsi="Times New Roman" w:cs="Times New Roman" w:hint="eastAsia"/>
          <w:sz w:val="24"/>
          <w:szCs w:val="24"/>
          <w:rPrChange w:id="1418" w:author="..." w:date="2018-06-12T04:04:00Z">
            <w:rPr>
              <w:rFonts w:hint="eastAsia"/>
            </w:rPr>
          </w:rPrChange>
        </w:rPr>
        <w:t>系统自身的漏洞，实施信息攻击，盗取用户信息等。去年</w:t>
      </w:r>
      <w:r>
        <w:rPr>
          <w:rFonts w:ascii="Times New Roman" w:eastAsia="宋体" w:hAnsi="Times New Roman" w:cs="Times New Roman"/>
          <w:sz w:val="24"/>
          <w:szCs w:val="24"/>
          <w:rPrChange w:id="1419" w:author="..." w:date="2018-06-12T04:04:00Z">
            <w:rPr/>
          </w:rPrChange>
        </w:rPr>
        <w:t>1</w:t>
      </w:r>
      <w:r>
        <w:rPr>
          <w:rFonts w:ascii="Times New Roman" w:eastAsia="宋体" w:hAnsi="Times New Roman" w:cs="Times New Roman" w:hint="eastAsia"/>
          <w:sz w:val="24"/>
          <w:szCs w:val="24"/>
          <w:rPrChange w:id="1420" w:author="..." w:date="2018-06-12T04:04:00Z">
            <w:rPr>
              <w:rFonts w:hint="eastAsia"/>
            </w:rPr>
          </w:rPrChange>
        </w:rPr>
        <w:t>月份，德国网络安全公司</w:t>
      </w:r>
      <w:r>
        <w:rPr>
          <w:rFonts w:ascii="Times New Roman" w:eastAsia="宋体" w:hAnsi="Times New Roman" w:cs="Times New Roman"/>
          <w:sz w:val="24"/>
          <w:szCs w:val="24"/>
          <w:rPrChange w:id="1421" w:author="..." w:date="2018-06-12T04:04:00Z">
            <w:rPr/>
          </w:rPrChange>
        </w:rPr>
        <w:t>GDATA</w:t>
      </w:r>
      <w:r>
        <w:rPr>
          <w:rFonts w:ascii="Times New Roman" w:eastAsia="宋体" w:hAnsi="Times New Roman" w:cs="Times New Roman" w:hint="eastAsia"/>
          <w:sz w:val="24"/>
          <w:szCs w:val="24"/>
          <w:rPrChange w:id="1422" w:author="..." w:date="2018-06-12T04:04:00Z">
            <w:rPr>
              <w:rFonts w:hint="eastAsia"/>
            </w:rPr>
          </w:rPrChange>
        </w:rPr>
        <w:t>官网的报告显示，恶意软件的数量在逐年递增，仅在</w:t>
      </w:r>
      <w:r>
        <w:rPr>
          <w:rFonts w:ascii="Times New Roman" w:eastAsia="宋体" w:hAnsi="Times New Roman" w:cs="Times New Roman"/>
          <w:sz w:val="24"/>
          <w:szCs w:val="24"/>
          <w:rPrChange w:id="1423" w:author="..." w:date="2018-06-12T04:04:00Z">
            <w:rPr/>
          </w:rPrChange>
        </w:rPr>
        <w:t xml:space="preserve">2017 </w:t>
      </w:r>
      <w:r>
        <w:rPr>
          <w:rFonts w:ascii="Times New Roman" w:eastAsia="宋体" w:hAnsi="Times New Roman" w:cs="Times New Roman" w:hint="eastAsia"/>
          <w:sz w:val="24"/>
          <w:szCs w:val="24"/>
          <w:rPrChange w:id="1424" w:author="..." w:date="2018-06-12T04:04:00Z">
            <w:rPr>
              <w:rFonts w:hint="eastAsia"/>
            </w:rPr>
          </w:rPrChange>
        </w:rPr>
        <w:t>年第一季度就有</w:t>
      </w:r>
      <w:r>
        <w:rPr>
          <w:rFonts w:ascii="Times New Roman" w:eastAsia="宋体" w:hAnsi="Times New Roman" w:cs="Times New Roman"/>
          <w:sz w:val="24"/>
          <w:szCs w:val="24"/>
          <w:rPrChange w:id="1425" w:author="..." w:date="2018-06-12T04:04:00Z">
            <w:rPr/>
          </w:rPrChange>
        </w:rPr>
        <w:t>750,000</w:t>
      </w:r>
      <w:r>
        <w:rPr>
          <w:rFonts w:ascii="Times New Roman" w:eastAsia="宋体" w:hAnsi="Times New Roman" w:cs="Times New Roman" w:hint="eastAsia"/>
          <w:sz w:val="24"/>
          <w:szCs w:val="24"/>
          <w:rPrChange w:id="1426" w:author="..." w:date="2018-06-12T04:04:00Z">
            <w:rPr>
              <w:rFonts w:hint="eastAsia"/>
            </w:rPr>
          </w:rPrChange>
        </w:rPr>
        <w:t>个新恶意软件文件，如图所示。可见，</w:t>
      </w:r>
      <w:r>
        <w:rPr>
          <w:rFonts w:ascii="Times New Roman" w:eastAsia="宋体" w:hAnsi="Times New Roman" w:cs="Times New Roman"/>
          <w:sz w:val="24"/>
          <w:szCs w:val="24"/>
          <w:rPrChange w:id="1427" w:author="..." w:date="2018-06-12T04:04:00Z">
            <w:rPr/>
          </w:rPrChange>
        </w:rPr>
        <w:t>Android</w:t>
      </w:r>
      <w:r>
        <w:rPr>
          <w:rFonts w:ascii="Times New Roman" w:eastAsia="宋体" w:hAnsi="Times New Roman" w:cs="Times New Roman" w:hint="eastAsia"/>
          <w:sz w:val="24"/>
          <w:szCs w:val="24"/>
          <w:rPrChange w:id="1428" w:author="..." w:date="2018-06-12T04:04:00Z">
            <w:rPr>
              <w:rFonts w:hint="eastAsia"/>
            </w:rPr>
          </w:rPrChange>
        </w:rPr>
        <w:t>安全问题是目前最需要解决的问题之一。</w:t>
      </w:r>
    </w:p>
    <w:p w:rsidR="00F76376" w:rsidRDefault="00793F6E">
      <w:pPr>
        <w:ind w:firstLine="420"/>
        <w:jc w:val="center"/>
        <w:pPrChange w:id="1429" w:author="..." w:date="2018-06-12T04:17:00Z">
          <w:pPr>
            <w:ind w:firstLine="420"/>
          </w:pPr>
        </w:pPrChange>
      </w:pPr>
      <w:r>
        <w:rPr>
          <w:noProof/>
        </w:rPr>
        <w:drawing>
          <wp:inline distT="0" distB="0" distL="0" distR="0" wp14:anchorId="47E8FF8A" wp14:editId="50A02AF9">
            <wp:extent cx="4904740" cy="22472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904762" cy="2247619"/>
                    </a:xfrm>
                    <a:prstGeom prst="rect">
                      <a:avLst/>
                    </a:prstGeom>
                  </pic:spPr>
                </pic:pic>
              </a:graphicData>
            </a:graphic>
          </wp:inline>
        </w:drawing>
      </w:r>
    </w:p>
    <w:p w:rsidR="00F76376" w:rsidRDefault="00793F6E">
      <w:pPr>
        <w:jc w:val="center"/>
        <w:pPrChange w:id="1430" w:author="..." w:date="2018-06-12T04:18:00Z">
          <w:pPr/>
        </w:pPrChange>
      </w:pPr>
      <w:r>
        <w:rPr>
          <w:rFonts w:ascii="Times New Roman" w:eastAsia="宋体" w:hAnsi="Times New Roman" w:cs="Times New Roman" w:hint="eastAsia"/>
          <w:b/>
          <w:bCs/>
          <w:szCs w:val="24"/>
          <w:rPrChange w:id="1431" w:author="..." w:date="2018-06-12T04:18:00Z">
            <w:rPr>
              <w:rFonts w:hint="eastAsia"/>
            </w:rPr>
          </w:rPrChange>
        </w:rPr>
        <w:t>图</w:t>
      </w:r>
      <w:r>
        <w:rPr>
          <w:rFonts w:ascii="Times New Roman" w:eastAsia="宋体" w:hAnsi="Times New Roman" w:cs="Times New Roman"/>
          <w:b/>
          <w:bCs/>
          <w:szCs w:val="24"/>
          <w:rPrChange w:id="1432" w:author="..." w:date="2018-06-12T04:18:00Z">
            <w:rPr/>
          </w:rPrChange>
        </w:rPr>
        <w:t>1-1 2012~2017</w:t>
      </w:r>
      <w:del w:id="1433" w:author="..." w:date="2018-06-12T04:17:00Z">
        <w:r>
          <w:rPr>
            <w:rFonts w:ascii="Times New Roman" w:eastAsia="宋体" w:hAnsi="Times New Roman" w:cs="Times New Roman"/>
            <w:b/>
            <w:bCs/>
            <w:szCs w:val="24"/>
            <w:rPrChange w:id="1434" w:author="..." w:date="2018-06-12T04:18:00Z">
              <w:rPr/>
            </w:rPrChange>
          </w:rPr>
          <w:delText xml:space="preserve"> </w:delText>
        </w:r>
      </w:del>
      <w:r>
        <w:rPr>
          <w:rFonts w:ascii="Times New Roman" w:eastAsia="宋体" w:hAnsi="Times New Roman" w:cs="Times New Roman" w:hint="eastAsia"/>
          <w:b/>
          <w:bCs/>
          <w:szCs w:val="24"/>
          <w:rPrChange w:id="1435" w:author="..." w:date="2018-06-12T04:18:00Z">
            <w:rPr>
              <w:rFonts w:hint="eastAsia"/>
            </w:rPr>
          </w:rPrChange>
        </w:rPr>
        <w:t>年</w:t>
      </w:r>
      <w:del w:id="1436" w:author="..." w:date="2018-06-12T04:17:00Z">
        <w:r>
          <w:rPr>
            <w:rFonts w:ascii="Times New Roman" w:eastAsia="宋体" w:hAnsi="Times New Roman" w:cs="Times New Roman"/>
            <w:b/>
            <w:bCs/>
            <w:szCs w:val="24"/>
            <w:rPrChange w:id="1437" w:author="..." w:date="2018-06-12T04:18:00Z">
              <w:rPr/>
            </w:rPrChange>
          </w:rPr>
          <w:delText xml:space="preserve"> </w:delText>
        </w:r>
      </w:del>
      <w:r>
        <w:rPr>
          <w:rFonts w:ascii="Times New Roman" w:eastAsia="宋体" w:hAnsi="Times New Roman" w:cs="Times New Roman"/>
          <w:b/>
          <w:bCs/>
          <w:szCs w:val="24"/>
          <w:rPrChange w:id="1438" w:author="..." w:date="2018-06-12T04:18:00Z">
            <w:rPr/>
          </w:rPrChange>
        </w:rPr>
        <w:t>Android</w:t>
      </w:r>
      <w:del w:id="1439" w:author="..." w:date="2018-06-12T04:17:00Z">
        <w:r>
          <w:rPr>
            <w:rFonts w:ascii="Times New Roman" w:eastAsia="宋体" w:hAnsi="Times New Roman" w:cs="Times New Roman"/>
            <w:b/>
            <w:bCs/>
            <w:szCs w:val="24"/>
            <w:rPrChange w:id="1440" w:author="..." w:date="2018-06-12T04:18:00Z">
              <w:rPr/>
            </w:rPrChange>
          </w:rPr>
          <w:delText xml:space="preserve"> </w:delText>
        </w:r>
      </w:del>
      <w:r>
        <w:rPr>
          <w:rFonts w:ascii="Times New Roman" w:eastAsia="宋体" w:hAnsi="Times New Roman" w:cs="Times New Roman" w:hint="eastAsia"/>
          <w:b/>
          <w:bCs/>
          <w:szCs w:val="24"/>
          <w:rPrChange w:id="1441" w:author="..." w:date="2018-06-12T04:18:00Z">
            <w:rPr>
              <w:rFonts w:hint="eastAsia"/>
            </w:rPr>
          </w:rPrChange>
        </w:rPr>
        <w:t>恶意软件数量</w:t>
      </w:r>
    </w:p>
    <w:p w:rsidR="00F76376" w:rsidDel="00D10EA5" w:rsidRDefault="00793F6E">
      <w:pPr>
        <w:spacing w:line="400" w:lineRule="exact"/>
        <w:ind w:firstLineChars="200" w:firstLine="480"/>
        <w:rPr>
          <w:ins w:id="1442" w:author="..." w:date="2018-06-12T18:25:00Z"/>
          <w:del w:id="1443" w:author="Windows 用户" w:date="2018-06-12T19:14:00Z"/>
          <w:rFonts w:ascii="Times New Roman" w:eastAsia="宋体" w:hAnsi="Times New Roman" w:cs="Times New Roman"/>
          <w:sz w:val="24"/>
          <w:szCs w:val="24"/>
        </w:rPr>
        <w:sectPr w:rsidR="00F76376" w:rsidDel="00D10EA5" w:rsidSect="00233ECC">
          <w:pgSz w:w="11906" w:h="16838"/>
          <w:pgMar w:top="2268" w:right="1304" w:bottom="1417" w:left="1417" w:header="851" w:footer="992" w:gutter="0"/>
          <w:pgNumType w:fmt="numberInDash" w:start="1"/>
          <w:cols w:space="0"/>
          <w:docGrid w:type="lines" w:linePitch="313"/>
        </w:sectPr>
        <w:pPrChange w:id="1444" w:author="..." w:date="2018-06-12T03:47:00Z">
          <w:pPr>
            <w:ind w:firstLine="420"/>
          </w:pPr>
        </w:pPrChange>
      </w:pPr>
      <w:r>
        <w:rPr>
          <w:rFonts w:ascii="Times New Roman" w:eastAsia="宋体" w:hAnsi="Times New Roman" w:cs="Times New Roman" w:hint="eastAsia"/>
          <w:sz w:val="24"/>
          <w:szCs w:val="24"/>
          <w:rPrChange w:id="1445" w:author="..." w:date="2018-06-12T04:05:00Z">
            <w:rPr>
              <w:rFonts w:hint="eastAsia"/>
            </w:rPr>
          </w:rPrChange>
        </w:rPr>
        <w:t>为了保证</w:t>
      </w:r>
      <w:r>
        <w:rPr>
          <w:rFonts w:ascii="Times New Roman" w:eastAsia="宋体" w:hAnsi="Times New Roman" w:cs="Times New Roman"/>
          <w:sz w:val="24"/>
          <w:szCs w:val="24"/>
          <w:rPrChange w:id="1446" w:author="..." w:date="2018-06-12T04:05:00Z">
            <w:rPr/>
          </w:rPrChange>
        </w:rPr>
        <w:t>Android</w:t>
      </w:r>
      <w:r>
        <w:rPr>
          <w:rFonts w:ascii="Times New Roman" w:eastAsia="宋体" w:hAnsi="Times New Roman" w:cs="Times New Roman" w:hint="eastAsia"/>
          <w:sz w:val="24"/>
          <w:szCs w:val="24"/>
          <w:rPrChange w:id="1447" w:author="..." w:date="2018-06-12T04:05:00Z">
            <w:rPr>
              <w:rFonts w:hint="eastAsia"/>
            </w:rPr>
          </w:rPrChange>
        </w:rPr>
        <w:t>应用程序的安全性，必须充分利用</w:t>
      </w:r>
      <w:r>
        <w:rPr>
          <w:rFonts w:ascii="Times New Roman" w:eastAsia="宋体" w:hAnsi="Times New Roman" w:cs="Times New Roman"/>
          <w:sz w:val="24"/>
          <w:szCs w:val="24"/>
          <w:rPrChange w:id="1448" w:author="..." w:date="2018-06-12T04:05:00Z">
            <w:rPr/>
          </w:rPrChange>
        </w:rPr>
        <w:t xml:space="preserve"> Android </w:t>
      </w:r>
      <w:r>
        <w:rPr>
          <w:rFonts w:ascii="Times New Roman" w:eastAsia="宋体" w:hAnsi="Times New Roman" w:cs="Times New Roman" w:hint="eastAsia"/>
          <w:sz w:val="24"/>
          <w:szCs w:val="24"/>
          <w:rPrChange w:id="1449" w:author="..." w:date="2018-06-12T04:05:00Z">
            <w:rPr>
              <w:rFonts w:hint="eastAsia"/>
            </w:rPr>
          </w:rPrChange>
        </w:rPr>
        <w:t>系统提供的权限机制。使用权限可以保护敏感资源不被非法访问，也可以保护组件间交互的安全性。组件交互的安全性主要通过对应用中每个组件的权限配置来实现。</w:t>
      </w:r>
      <w:r>
        <w:rPr>
          <w:rFonts w:ascii="Times New Roman" w:eastAsia="宋体" w:hAnsi="Times New Roman" w:cs="Times New Roman"/>
          <w:sz w:val="24"/>
          <w:szCs w:val="24"/>
          <w:rPrChange w:id="1450" w:author="..." w:date="2018-06-12T04:05:00Z">
            <w:rPr/>
          </w:rPrChange>
        </w:rPr>
        <w:t>Android</w:t>
      </w:r>
      <w:r>
        <w:rPr>
          <w:rFonts w:ascii="Times New Roman" w:eastAsia="宋体" w:hAnsi="Times New Roman" w:cs="Times New Roman" w:hint="eastAsia"/>
          <w:sz w:val="24"/>
          <w:szCs w:val="24"/>
          <w:rPrChange w:id="1451" w:author="..." w:date="2018-06-12T04:05:00Z">
            <w:rPr>
              <w:rFonts w:hint="eastAsia"/>
            </w:rPr>
          </w:rPrChange>
        </w:rPr>
        <w:t>四大基本组件分别是</w:t>
      </w:r>
      <w:r>
        <w:rPr>
          <w:rFonts w:ascii="Times New Roman" w:eastAsia="宋体" w:hAnsi="Times New Roman" w:cs="Times New Roman"/>
          <w:sz w:val="24"/>
          <w:szCs w:val="24"/>
          <w:rPrChange w:id="1452" w:author="..." w:date="2018-06-12T04:05:00Z">
            <w:rPr/>
          </w:rPrChange>
        </w:rPr>
        <w:t>Activity</w:t>
      </w:r>
      <w:r>
        <w:rPr>
          <w:rFonts w:ascii="Times New Roman" w:eastAsia="宋体" w:hAnsi="Times New Roman" w:cs="Times New Roman" w:hint="eastAsia"/>
          <w:sz w:val="24"/>
          <w:szCs w:val="24"/>
          <w:rPrChange w:id="1453" w:author="..." w:date="2018-06-12T04:05:00Z">
            <w:rPr>
              <w:rFonts w:hint="eastAsia"/>
            </w:rPr>
          </w:rPrChange>
        </w:rPr>
        <w:t>活动，</w:t>
      </w:r>
      <w:r>
        <w:rPr>
          <w:rFonts w:ascii="Times New Roman" w:eastAsia="宋体" w:hAnsi="Times New Roman" w:cs="Times New Roman"/>
          <w:sz w:val="24"/>
          <w:szCs w:val="24"/>
          <w:rPrChange w:id="1454" w:author="..." w:date="2018-06-12T04:05:00Z">
            <w:rPr/>
          </w:rPrChange>
        </w:rPr>
        <w:t>Service</w:t>
      </w:r>
      <w:r>
        <w:rPr>
          <w:rFonts w:ascii="Times New Roman" w:eastAsia="宋体" w:hAnsi="Times New Roman" w:cs="Times New Roman" w:hint="eastAsia"/>
          <w:sz w:val="24"/>
          <w:szCs w:val="24"/>
          <w:rPrChange w:id="1455" w:author="..." w:date="2018-06-12T04:05:00Z">
            <w:rPr>
              <w:rFonts w:hint="eastAsia"/>
            </w:rPr>
          </w:rPrChange>
        </w:rPr>
        <w:t>服务</w:t>
      </w:r>
      <w:r>
        <w:rPr>
          <w:rFonts w:ascii="Times New Roman" w:eastAsia="宋体" w:hAnsi="Times New Roman" w:cs="Times New Roman"/>
          <w:sz w:val="24"/>
          <w:szCs w:val="24"/>
          <w:rPrChange w:id="1456" w:author="..." w:date="2018-06-12T04:05:00Z">
            <w:rPr/>
          </w:rPrChange>
        </w:rPr>
        <w:t xml:space="preserve">,Content Provider </w:t>
      </w:r>
      <w:r>
        <w:rPr>
          <w:rFonts w:ascii="Times New Roman" w:eastAsia="宋体" w:hAnsi="Times New Roman" w:cs="Times New Roman" w:hint="eastAsia"/>
          <w:sz w:val="24"/>
          <w:szCs w:val="24"/>
          <w:rPrChange w:id="1457" w:author="..." w:date="2018-06-12T04:05:00Z">
            <w:rPr>
              <w:rFonts w:hint="eastAsia"/>
            </w:rPr>
          </w:rPrChange>
        </w:rPr>
        <w:t>内容提供者，</w:t>
      </w:r>
      <w:r>
        <w:rPr>
          <w:rFonts w:ascii="Times New Roman" w:eastAsia="宋体" w:hAnsi="Times New Roman" w:cs="Times New Roman"/>
          <w:sz w:val="24"/>
          <w:szCs w:val="24"/>
          <w:rPrChange w:id="1458" w:author="..." w:date="2018-06-12T04:05:00Z">
            <w:rPr/>
          </w:rPrChange>
        </w:rPr>
        <w:t>BroadcastReceiver</w:t>
      </w:r>
      <w:r>
        <w:rPr>
          <w:rFonts w:ascii="Times New Roman" w:eastAsia="宋体" w:hAnsi="Times New Roman" w:cs="Times New Roman" w:hint="eastAsia"/>
          <w:sz w:val="24"/>
          <w:szCs w:val="24"/>
          <w:rPrChange w:id="1459" w:author="..." w:date="2018-06-12T04:05:00Z">
            <w:rPr>
              <w:rFonts w:hint="eastAsia"/>
            </w:rPr>
          </w:rPrChange>
        </w:rPr>
        <w:t>广播接收器，在这些组件通信过程中，可能由于开发者对其权限配置不当，产生一些安全漏洞。虽然</w:t>
      </w:r>
      <w:r>
        <w:rPr>
          <w:rFonts w:ascii="Times New Roman" w:eastAsia="宋体" w:hAnsi="Times New Roman" w:cs="Times New Roman"/>
          <w:sz w:val="24"/>
          <w:szCs w:val="24"/>
          <w:rPrChange w:id="1460" w:author="..." w:date="2018-06-12T04:05:00Z">
            <w:rPr/>
          </w:rPrChange>
        </w:rPr>
        <w:t>Android</w:t>
      </w:r>
      <w:r>
        <w:rPr>
          <w:rFonts w:ascii="Times New Roman" w:eastAsia="宋体" w:hAnsi="Times New Roman" w:cs="Times New Roman" w:hint="eastAsia"/>
          <w:sz w:val="24"/>
          <w:szCs w:val="24"/>
          <w:rPrChange w:id="1461" w:author="..." w:date="2018-06-12T04:05:00Z">
            <w:rPr>
              <w:rFonts w:hint="eastAsia"/>
            </w:rPr>
          </w:rPrChange>
        </w:rPr>
        <w:t>官方文档对组件配置进行了说明，但是对于这些配置的含义并没有给出严格定义，对于不同组件配置之间的关系也没有给出深入细致的描述，使得应用开发缺少可依</w:t>
      </w:r>
      <w:r>
        <w:rPr>
          <w:rFonts w:ascii="Times New Roman" w:eastAsia="宋体" w:hAnsi="Times New Roman" w:cs="Times New Roman" w:hint="eastAsia"/>
          <w:sz w:val="24"/>
          <w:szCs w:val="24"/>
          <w:rPrChange w:id="1462" w:author="..." w:date="2018-06-12T04:05:00Z">
            <w:rPr>
              <w:rFonts w:hint="eastAsia"/>
            </w:rPr>
          </w:rPrChange>
        </w:rPr>
        <w:lastRenderedPageBreak/>
        <w:t>赖的语义基础</w:t>
      </w:r>
      <w:ins w:id="1463" w:author="..." w:date="2018-06-12T15:39:00Z">
        <w:r>
          <w:rPr>
            <w:rFonts w:ascii="Times New Roman" w:eastAsia="宋体" w:hAnsi="Times New Roman" w:cs="Times New Roman"/>
            <w:sz w:val="24"/>
            <w:szCs w:val="24"/>
            <w:vertAlign w:val="superscript"/>
            <w:rPrChange w:id="1464" w:author="..." w:date="2018-06-12T15:39:00Z">
              <w:rPr>
                <w:rFonts w:ascii="Times New Roman" w:eastAsia="宋体" w:hAnsi="Times New Roman" w:cs="Times New Roman"/>
                <w:sz w:val="24"/>
                <w:szCs w:val="24"/>
              </w:rPr>
            </w:rPrChange>
          </w:rPr>
          <w:t>[3]</w:t>
        </w:r>
      </w:ins>
      <w:r>
        <w:rPr>
          <w:rFonts w:ascii="Times New Roman" w:eastAsia="宋体" w:hAnsi="Times New Roman" w:cs="Times New Roman" w:hint="eastAsia"/>
          <w:sz w:val="24"/>
          <w:szCs w:val="24"/>
          <w:rPrChange w:id="1465" w:author="..." w:date="2018-06-12T04:05:00Z">
            <w:rPr>
              <w:rFonts w:hint="eastAsia"/>
            </w:rPr>
          </w:rPrChange>
        </w:rPr>
        <w:t>。本论文试图通过设计一系列测试案例，对组件间的配置进行测试，</w:t>
      </w:r>
      <w:del w:id="1466" w:author="Windows 用户" w:date="2018-06-12T19:14:00Z">
        <w:r w:rsidDel="00D10EA5">
          <w:rPr>
            <w:rFonts w:ascii="Times New Roman" w:eastAsia="宋体" w:hAnsi="Times New Roman" w:cs="Times New Roman" w:hint="eastAsia"/>
            <w:sz w:val="24"/>
            <w:szCs w:val="24"/>
            <w:rPrChange w:id="1467" w:author="..." w:date="2018-06-12T04:05:00Z">
              <w:rPr>
                <w:rFonts w:hint="eastAsia"/>
              </w:rPr>
            </w:rPrChange>
          </w:rPr>
          <w:delText>通</w:delText>
        </w:r>
      </w:del>
      <w:del w:id="1468" w:author="yiyanggui" w:date="2018-06-12T18:48:00Z">
        <w:r w:rsidDel="00A6386F">
          <w:rPr>
            <w:rFonts w:ascii="Times New Roman" w:eastAsia="宋体" w:hAnsi="Times New Roman" w:cs="Times New Roman" w:hint="eastAsia"/>
            <w:sz w:val="24"/>
            <w:szCs w:val="24"/>
            <w:rPrChange w:id="1469" w:author="..." w:date="2018-06-12T04:05:00Z">
              <w:rPr>
                <w:rFonts w:hint="eastAsia"/>
              </w:rPr>
            </w:rPrChange>
          </w:rPr>
          <w:delText>过</w:delText>
        </w:r>
      </w:del>
    </w:p>
    <w:p w:rsidR="00F76376" w:rsidRDefault="00D10EA5">
      <w:pPr>
        <w:spacing w:line="400" w:lineRule="exact"/>
        <w:ind w:firstLineChars="200" w:firstLine="480"/>
        <w:pPrChange w:id="1470" w:author="Windows 用户" w:date="2018-06-12T19:14:00Z">
          <w:pPr>
            <w:ind w:firstLine="420"/>
          </w:pPr>
        </w:pPrChange>
      </w:pPr>
      <w:ins w:id="1471" w:author="Windows 用户" w:date="2018-06-12T19:14:00Z">
        <w:r>
          <w:rPr>
            <w:rFonts w:ascii="Times New Roman" w:eastAsia="宋体" w:hAnsi="Times New Roman" w:cs="Times New Roman"/>
            <w:sz w:val="24"/>
            <w:szCs w:val="24"/>
          </w:rPr>
          <w:t>通</w:t>
        </w:r>
      </w:ins>
      <w:ins w:id="1472" w:author="yiyanggui" w:date="2018-06-12T18:48:00Z">
        <w:r w:rsidR="00A6386F">
          <w:rPr>
            <w:rFonts w:ascii="Times New Roman" w:eastAsia="宋体" w:hAnsi="Times New Roman" w:cs="Times New Roman" w:hint="eastAsia"/>
            <w:sz w:val="24"/>
            <w:szCs w:val="24"/>
          </w:rPr>
          <w:t>过</w:t>
        </w:r>
      </w:ins>
      <w:r w:rsidR="00793F6E">
        <w:rPr>
          <w:rFonts w:ascii="Times New Roman" w:eastAsia="宋体" w:hAnsi="Times New Roman" w:cs="Times New Roman" w:hint="eastAsia"/>
          <w:sz w:val="24"/>
          <w:szCs w:val="24"/>
          <w:rPrChange w:id="1473" w:author="..." w:date="2018-06-12T04:05:00Z">
            <w:rPr>
              <w:rFonts w:hint="eastAsia"/>
            </w:rPr>
          </w:rPrChange>
        </w:rPr>
        <w:t>观察测试结果，从而确认组件配置的准确含义，为</w:t>
      </w:r>
      <w:r w:rsidR="00793F6E">
        <w:rPr>
          <w:rFonts w:ascii="Times New Roman" w:eastAsia="宋体" w:hAnsi="Times New Roman" w:cs="Times New Roman"/>
          <w:sz w:val="24"/>
          <w:szCs w:val="24"/>
          <w:rPrChange w:id="1474" w:author="..." w:date="2018-06-12T04:05:00Z">
            <w:rPr/>
          </w:rPrChange>
        </w:rPr>
        <w:t>Android</w:t>
      </w:r>
      <w:r w:rsidR="00793F6E">
        <w:rPr>
          <w:rFonts w:ascii="Times New Roman" w:eastAsia="宋体" w:hAnsi="Times New Roman" w:cs="Times New Roman" w:hint="eastAsia"/>
          <w:sz w:val="24"/>
          <w:szCs w:val="24"/>
          <w:rPrChange w:id="1475" w:author="..." w:date="2018-06-12T04:05:00Z">
            <w:rPr>
              <w:rFonts w:hint="eastAsia"/>
            </w:rPr>
          </w:rPrChange>
        </w:rPr>
        <w:t>应用开发者提供语义基础。</w:t>
      </w:r>
    </w:p>
    <w:p w:rsidR="00F76376" w:rsidRPr="00BD7405"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1476" w:author="Windows 用户" w:date="2018-06-12T19:04:00Z">
            <w:rPr/>
          </w:rPrChange>
        </w:rPr>
        <w:pPrChange w:id="1477" w:author="yiyanggui" w:date="2018-06-12T18:57:00Z">
          <w:pPr>
            <w:pStyle w:val="2"/>
            <w:jc w:val="center"/>
          </w:pPr>
        </w:pPrChange>
      </w:pPr>
      <w:bookmarkStart w:id="1478" w:name="_Toc516102699"/>
      <w:bookmarkStart w:id="1479" w:name="_Toc516593043"/>
      <w:r w:rsidRPr="00827254">
        <w:rPr>
          <w:rFonts w:ascii="Times New Roman" w:eastAsia="宋体" w:hAnsi="Times New Roman" w:cs="Times New Roman"/>
          <w:b/>
          <w:bCs/>
          <w:color w:val="000000"/>
          <w:sz w:val="28"/>
          <w:szCs w:val="28"/>
          <w:rPrChange w:id="1480" w:author="yiyanggui" w:date="2018-06-12T18:57:00Z">
            <w:rPr>
              <w:b w:val="0"/>
              <w:bCs w:val="0"/>
            </w:rPr>
          </w:rPrChange>
        </w:rPr>
        <w:t xml:space="preserve">1.2 </w:t>
      </w:r>
      <w:r w:rsidRPr="00827254">
        <w:rPr>
          <w:rFonts w:ascii="Times New Roman" w:eastAsia="宋体" w:hAnsi="Times New Roman" w:cs="Times New Roman" w:hint="eastAsia"/>
          <w:b/>
          <w:bCs/>
          <w:color w:val="000000"/>
          <w:sz w:val="28"/>
          <w:szCs w:val="28"/>
          <w:rPrChange w:id="1481" w:author="yiyanggui" w:date="2018-06-12T18:57:00Z">
            <w:rPr>
              <w:rFonts w:hint="eastAsia"/>
              <w:b w:val="0"/>
              <w:bCs w:val="0"/>
            </w:rPr>
          </w:rPrChange>
        </w:rPr>
        <w:t>国内外研究现状及进展</w:t>
      </w:r>
      <w:bookmarkEnd w:id="1478"/>
      <w:bookmarkEnd w:id="1479"/>
    </w:p>
    <w:p w:rsidR="00F76376" w:rsidRPr="00F76376" w:rsidRDefault="00793F6E">
      <w:pPr>
        <w:spacing w:line="400" w:lineRule="exact"/>
        <w:ind w:firstLineChars="200" w:firstLine="480"/>
        <w:rPr>
          <w:rFonts w:ascii="Times New Roman" w:eastAsia="宋体" w:hAnsi="Times New Roman" w:cs="Times New Roman"/>
          <w:sz w:val="24"/>
          <w:szCs w:val="24"/>
          <w:rPrChange w:id="1482" w:author="..." w:date="2018-06-12T04:15:00Z">
            <w:rPr/>
          </w:rPrChange>
        </w:rPr>
        <w:pPrChange w:id="1483" w:author="..." w:date="2018-06-12T04:15:00Z">
          <w:pPr>
            <w:ind w:firstLine="420"/>
          </w:pPr>
        </w:pPrChange>
      </w:pPr>
      <w:r>
        <w:rPr>
          <w:rFonts w:ascii="Times New Roman" w:eastAsia="宋体" w:hAnsi="Times New Roman" w:cs="Times New Roman"/>
          <w:sz w:val="24"/>
          <w:szCs w:val="24"/>
          <w:rPrChange w:id="1484" w:author="..." w:date="2018-06-12T04:15:00Z">
            <w:rPr/>
          </w:rPrChange>
        </w:rPr>
        <w:t xml:space="preserve">Android </w:t>
      </w:r>
      <w:r>
        <w:rPr>
          <w:rFonts w:ascii="Times New Roman" w:eastAsia="宋体" w:hAnsi="Times New Roman" w:cs="Times New Roman" w:hint="eastAsia"/>
          <w:sz w:val="24"/>
          <w:szCs w:val="24"/>
          <w:rPrChange w:id="1485" w:author="..." w:date="2018-06-12T04:15:00Z">
            <w:rPr>
              <w:rFonts w:hint="eastAsia"/>
            </w:rPr>
          </w:rPrChange>
        </w:rPr>
        <w:t>应用的安全问题日益显著，</w:t>
      </w:r>
      <w:r>
        <w:rPr>
          <w:rFonts w:ascii="Times New Roman" w:eastAsia="宋体" w:hAnsi="Times New Roman" w:cs="Times New Roman"/>
          <w:sz w:val="24"/>
          <w:szCs w:val="24"/>
          <w:rPrChange w:id="1486" w:author="..." w:date="2018-06-12T04:15:00Z">
            <w:rPr/>
          </w:rPrChange>
        </w:rPr>
        <w:t xml:space="preserve"> Android </w:t>
      </w:r>
      <w:r>
        <w:rPr>
          <w:rFonts w:ascii="Times New Roman" w:eastAsia="宋体" w:hAnsi="Times New Roman" w:cs="Times New Roman" w:hint="eastAsia"/>
          <w:sz w:val="24"/>
          <w:szCs w:val="24"/>
          <w:rPrChange w:id="1487" w:author="..." w:date="2018-06-12T04:15:00Z">
            <w:rPr>
              <w:rFonts w:hint="eastAsia"/>
            </w:rPr>
          </w:rPrChange>
        </w:rPr>
        <w:t>系统存在的风险主要是：恶意扣除手机话费，泄露用户个人信息，传播此类恶意软件等。我们应该如何应对</w:t>
      </w:r>
      <w:r>
        <w:rPr>
          <w:rFonts w:ascii="Times New Roman" w:eastAsia="宋体" w:hAnsi="Times New Roman" w:cs="Times New Roman"/>
          <w:sz w:val="24"/>
          <w:szCs w:val="24"/>
          <w:rPrChange w:id="1488" w:author="..." w:date="2018-06-12T04:15:00Z">
            <w:rPr/>
          </w:rPrChange>
        </w:rPr>
        <w:t>Android</w:t>
      </w:r>
      <w:r>
        <w:rPr>
          <w:rFonts w:ascii="Times New Roman" w:eastAsia="宋体" w:hAnsi="Times New Roman" w:cs="Times New Roman" w:hint="eastAsia"/>
          <w:sz w:val="24"/>
          <w:szCs w:val="24"/>
          <w:rPrChange w:id="1489" w:author="..." w:date="2018-06-12T04:15:00Z">
            <w:rPr>
              <w:rFonts w:hint="eastAsia"/>
            </w:rPr>
          </w:rPrChange>
        </w:rPr>
        <w:t>应用中存在的安全隐患，从而对移动设备进行防护。现在有国内外的众多学者为此做了许多研究。</w:t>
      </w:r>
    </w:p>
    <w:p w:rsidR="00F76376" w:rsidRPr="00F76376" w:rsidRDefault="00793F6E">
      <w:pPr>
        <w:spacing w:line="400" w:lineRule="exact"/>
        <w:ind w:firstLineChars="200" w:firstLine="480"/>
        <w:rPr>
          <w:rFonts w:ascii="Times New Roman" w:eastAsia="宋体" w:hAnsi="Times New Roman" w:cs="Times New Roman"/>
          <w:sz w:val="24"/>
          <w:szCs w:val="24"/>
          <w:rPrChange w:id="1490" w:author="..." w:date="2018-06-12T04:15:00Z">
            <w:rPr/>
          </w:rPrChange>
        </w:rPr>
        <w:pPrChange w:id="1491" w:author="..." w:date="2018-06-12T04:15:00Z">
          <w:pPr>
            <w:ind w:firstLine="420"/>
          </w:pPr>
        </w:pPrChange>
      </w:pPr>
      <w:r>
        <w:rPr>
          <w:rFonts w:ascii="Times New Roman" w:eastAsia="宋体" w:hAnsi="Times New Roman" w:cs="Times New Roman"/>
          <w:sz w:val="24"/>
          <w:szCs w:val="24"/>
          <w:rPrChange w:id="1492" w:author="..." w:date="2018-06-12T04:15:00Z">
            <w:rPr/>
          </w:rPrChange>
        </w:rPr>
        <w:t>William Enck</w:t>
      </w:r>
      <w:r>
        <w:rPr>
          <w:rFonts w:ascii="Times New Roman" w:eastAsia="宋体" w:hAnsi="Times New Roman" w:cs="Times New Roman" w:hint="eastAsia"/>
          <w:sz w:val="24"/>
          <w:szCs w:val="24"/>
          <w:rPrChange w:id="1493" w:author="..." w:date="2018-06-12T04:15:00Z">
            <w:rPr>
              <w:rFonts w:hint="eastAsia"/>
            </w:rPr>
          </w:rPrChange>
        </w:rPr>
        <w:t>、</w:t>
      </w:r>
      <w:r>
        <w:rPr>
          <w:rFonts w:ascii="Times New Roman" w:eastAsia="宋体" w:hAnsi="Times New Roman" w:cs="Times New Roman"/>
          <w:sz w:val="24"/>
          <w:szCs w:val="24"/>
          <w:rPrChange w:id="1494" w:author="..." w:date="2018-06-12T04:15:00Z">
            <w:rPr/>
          </w:rPrChange>
        </w:rPr>
        <w:t>Machigar Ongtang</w:t>
      </w:r>
      <w:r>
        <w:rPr>
          <w:rFonts w:ascii="Times New Roman" w:eastAsia="宋体" w:hAnsi="Times New Roman" w:cs="Times New Roman" w:hint="eastAsia"/>
          <w:sz w:val="24"/>
          <w:szCs w:val="24"/>
          <w:rPrChange w:id="1495" w:author="..." w:date="2018-06-12T04:15:00Z">
            <w:rPr>
              <w:rFonts w:hint="eastAsia"/>
            </w:rPr>
          </w:rPrChange>
        </w:rPr>
        <w:t>、</w:t>
      </w:r>
      <w:r>
        <w:rPr>
          <w:rFonts w:ascii="Times New Roman" w:eastAsia="宋体" w:hAnsi="Times New Roman" w:cs="Times New Roman"/>
          <w:sz w:val="24"/>
          <w:szCs w:val="24"/>
          <w:rPrChange w:id="1496" w:author="..." w:date="2018-06-12T04:15:00Z">
            <w:rPr/>
          </w:rPrChange>
        </w:rPr>
        <w:t>Patrick McDaniel 3</w:t>
      </w:r>
      <w:r>
        <w:rPr>
          <w:rFonts w:ascii="Times New Roman" w:eastAsia="宋体" w:hAnsi="Times New Roman" w:cs="Times New Roman" w:hint="eastAsia"/>
          <w:sz w:val="24"/>
          <w:szCs w:val="24"/>
          <w:rPrChange w:id="1497" w:author="..." w:date="2018-06-12T04:15:00Z">
            <w:rPr>
              <w:rFonts w:hint="eastAsia"/>
            </w:rPr>
          </w:rPrChange>
        </w:rPr>
        <w:t>人发表文章</w:t>
      </w:r>
      <w:ins w:id="1498" w:author="..." w:date="2018-06-12T15:40:00Z">
        <w:r>
          <w:rPr>
            <w:rFonts w:ascii="Times New Roman" w:eastAsia="宋体" w:hAnsi="Times New Roman" w:cs="Times New Roman"/>
            <w:sz w:val="24"/>
            <w:szCs w:val="24"/>
            <w:vertAlign w:val="superscript"/>
            <w:rPrChange w:id="1499" w:author="..." w:date="2018-06-12T15:40:00Z">
              <w:rPr>
                <w:rFonts w:ascii="Times New Roman" w:eastAsia="宋体" w:hAnsi="Times New Roman" w:cs="Times New Roman"/>
                <w:sz w:val="24"/>
                <w:szCs w:val="24"/>
              </w:rPr>
            </w:rPrChange>
          </w:rPr>
          <w:t>[4]</w:t>
        </w:r>
      </w:ins>
      <w:r>
        <w:rPr>
          <w:rFonts w:ascii="Times New Roman" w:eastAsia="宋体" w:hAnsi="Times New Roman" w:cs="Times New Roman" w:hint="eastAsia"/>
          <w:sz w:val="24"/>
          <w:szCs w:val="24"/>
          <w:rPrChange w:id="1500" w:author="..." w:date="2018-06-12T04:15:00Z">
            <w:rPr>
              <w:rFonts w:hint="eastAsia"/>
            </w:rPr>
          </w:rPrChange>
        </w:rPr>
        <w:t>，通过一系列案例向我们描述了</w:t>
      </w:r>
      <w:r>
        <w:rPr>
          <w:rFonts w:ascii="Times New Roman" w:eastAsia="宋体" w:hAnsi="Times New Roman" w:cs="Times New Roman"/>
          <w:sz w:val="24"/>
          <w:szCs w:val="24"/>
          <w:rPrChange w:id="1501" w:author="..." w:date="2018-06-12T04:15:00Z">
            <w:rPr/>
          </w:rPrChange>
        </w:rPr>
        <w:t>Android</w:t>
      </w:r>
      <w:r>
        <w:rPr>
          <w:rFonts w:ascii="Times New Roman" w:eastAsia="宋体" w:hAnsi="Times New Roman" w:cs="Times New Roman" w:hint="eastAsia"/>
          <w:sz w:val="24"/>
          <w:szCs w:val="24"/>
          <w:rPrChange w:id="1502" w:author="..." w:date="2018-06-12T04:15:00Z">
            <w:rPr>
              <w:rFonts w:hint="eastAsia"/>
            </w:rPr>
          </w:rPrChange>
        </w:rPr>
        <w:t>的安全模型。为了进一步检测</w:t>
      </w:r>
      <w:r>
        <w:rPr>
          <w:rFonts w:ascii="Times New Roman" w:eastAsia="宋体" w:hAnsi="Times New Roman" w:cs="Times New Roman"/>
          <w:sz w:val="24"/>
          <w:szCs w:val="24"/>
          <w:rPrChange w:id="1503" w:author="..." w:date="2018-06-12T04:15:00Z">
            <w:rPr/>
          </w:rPrChange>
        </w:rPr>
        <w:t>Android</w:t>
      </w:r>
      <w:r>
        <w:rPr>
          <w:rFonts w:ascii="Times New Roman" w:eastAsia="宋体" w:hAnsi="Times New Roman" w:cs="Times New Roman" w:hint="eastAsia"/>
          <w:sz w:val="24"/>
          <w:szCs w:val="24"/>
          <w:rPrChange w:id="1504" w:author="..." w:date="2018-06-12T04:15:00Z">
            <w:rPr>
              <w:rFonts w:hint="eastAsia"/>
            </w:rPr>
          </w:rPrChange>
        </w:rPr>
        <w:t>的安全策略，他们使用</w:t>
      </w:r>
      <w:r>
        <w:rPr>
          <w:rFonts w:ascii="Times New Roman" w:eastAsia="宋体" w:hAnsi="Times New Roman" w:cs="Times New Roman"/>
          <w:sz w:val="24"/>
          <w:szCs w:val="24"/>
          <w:rPrChange w:id="1505" w:author="..." w:date="2018-06-12T04:15:00Z">
            <w:rPr/>
          </w:rPrChange>
        </w:rPr>
        <w:t>Kirin</w:t>
      </w:r>
      <w:r>
        <w:rPr>
          <w:rFonts w:ascii="Times New Roman" w:eastAsia="宋体" w:hAnsi="Times New Roman" w:cs="Times New Roman" w:hint="eastAsia"/>
          <w:sz w:val="24"/>
          <w:szCs w:val="24"/>
          <w:rPrChange w:id="1506" w:author="..." w:date="2018-06-12T04:15:00Z">
            <w:rPr>
              <w:rFonts w:hint="eastAsia"/>
            </w:rPr>
          </w:rPrChange>
        </w:rPr>
        <w:t>工具从清单文件中提取应用程序的安全策略，以确定请求的权限和组件分配的权限是否一致，通过使用运行在</w:t>
      </w:r>
      <w:r>
        <w:rPr>
          <w:rFonts w:ascii="Times New Roman" w:eastAsia="宋体" w:hAnsi="Times New Roman" w:cs="Times New Roman"/>
          <w:sz w:val="24"/>
          <w:szCs w:val="24"/>
          <w:rPrChange w:id="1507" w:author="..." w:date="2018-06-12T04:15:00Z">
            <w:rPr/>
          </w:rPrChange>
        </w:rPr>
        <w:t>Android</w:t>
      </w:r>
      <w:r>
        <w:rPr>
          <w:rFonts w:ascii="Times New Roman" w:eastAsia="宋体" w:hAnsi="Times New Roman" w:cs="Times New Roman" w:hint="eastAsia"/>
          <w:sz w:val="24"/>
          <w:szCs w:val="24"/>
          <w:rPrChange w:id="1508" w:author="..." w:date="2018-06-12T04:15:00Z">
            <w:rPr>
              <w:rFonts w:hint="eastAsia"/>
            </w:rPr>
          </w:rPrChange>
        </w:rPr>
        <w:t>上的</w:t>
      </w:r>
      <w:r>
        <w:rPr>
          <w:rFonts w:ascii="Times New Roman" w:eastAsia="宋体" w:hAnsi="Times New Roman" w:cs="Times New Roman"/>
          <w:sz w:val="24"/>
          <w:szCs w:val="24"/>
          <w:rPrChange w:id="1509" w:author="..." w:date="2018-06-12T04:15:00Z">
            <w:rPr/>
          </w:rPrChange>
        </w:rPr>
        <w:t>Prolog</w:t>
      </w:r>
      <w:r>
        <w:rPr>
          <w:rFonts w:ascii="Times New Roman" w:eastAsia="宋体" w:hAnsi="Times New Roman" w:cs="Times New Roman" w:hint="eastAsia"/>
          <w:sz w:val="24"/>
          <w:szCs w:val="24"/>
          <w:rPrChange w:id="1510" w:author="..." w:date="2018-06-12T04:15:00Z">
            <w:rPr>
              <w:rFonts w:hint="eastAsia"/>
            </w:rPr>
          </w:rPrChange>
        </w:rPr>
        <w:t>引擎生成符合性证明。如果应用程序的策略不符合要求，则不会安装应用程序。他们还设计并实现了一个基于权限的恶意程序分析框架用于检测多种敏感权限组合类的程序</w:t>
      </w:r>
      <w:ins w:id="1511" w:author="..." w:date="2018-06-12T15:41:00Z">
        <w:r>
          <w:rPr>
            <w:rFonts w:ascii="Times New Roman" w:eastAsia="宋体" w:hAnsi="Times New Roman" w:cs="Times New Roman"/>
            <w:sz w:val="24"/>
            <w:szCs w:val="24"/>
            <w:vertAlign w:val="superscript"/>
            <w:rPrChange w:id="1512" w:author="..." w:date="2018-06-12T15:41:00Z">
              <w:rPr>
                <w:rFonts w:ascii="Times New Roman" w:eastAsia="宋体" w:hAnsi="Times New Roman" w:cs="Times New Roman"/>
                <w:sz w:val="24"/>
                <w:szCs w:val="24"/>
              </w:rPr>
            </w:rPrChange>
          </w:rPr>
          <w:t>[5]</w:t>
        </w:r>
      </w:ins>
      <w:r>
        <w:rPr>
          <w:rFonts w:ascii="Times New Roman" w:eastAsia="宋体" w:hAnsi="Times New Roman" w:cs="Times New Roman" w:hint="eastAsia"/>
          <w:sz w:val="24"/>
          <w:szCs w:val="24"/>
          <w:rPrChange w:id="1513" w:author="..." w:date="2018-06-12T04:15:00Z">
            <w:rPr>
              <w:rFonts w:hint="eastAsia"/>
            </w:rPr>
          </w:rPrChange>
        </w:rPr>
        <w:t>。</w:t>
      </w:r>
    </w:p>
    <w:p w:rsidR="00F76376" w:rsidRPr="00F76376" w:rsidRDefault="00793F6E">
      <w:pPr>
        <w:spacing w:line="400" w:lineRule="exact"/>
        <w:ind w:firstLineChars="200" w:firstLine="480"/>
        <w:rPr>
          <w:rFonts w:ascii="Times New Roman" w:eastAsia="宋体" w:hAnsi="Times New Roman" w:cs="Times New Roman"/>
          <w:sz w:val="24"/>
          <w:szCs w:val="24"/>
          <w:rPrChange w:id="1514" w:author="..." w:date="2018-06-12T04:15:00Z">
            <w:rPr/>
          </w:rPrChange>
        </w:rPr>
        <w:pPrChange w:id="1515" w:author="..." w:date="2018-06-12T04:15:00Z">
          <w:pPr>
            <w:ind w:firstLine="420"/>
          </w:pPr>
        </w:pPrChange>
      </w:pPr>
      <w:r>
        <w:rPr>
          <w:rFonts w:ascii="Times New Roman" w:eastAsia="宋体" w:hAnsi="Times New Roman" w:cs="Times New Roman"/>
          <w:sz w:val="24"/>
          <w:szCs w:val="24"/>
          <w:rPrChange w:id="1516" w:author="..." w:date="2018-06-12T04:15:00Z">
            <w:rPr/>
          </w:rPrChange>
        </w:rPr>
        <w:t>FANG</w:t>
      </w:r>
      <w:r>
        <w:rPr>
          <w:rFonts w:ascii="Times New Roman" w:eastAsia="宋体" w:hAnsi="Times New Roman" w:cs="Times New Roman" w:hint="eastAsia"/>
          <w:sz w:val="24"/>
          <w:szCs w:val="24"/>
          <w:rPrChange w:id="1517" w:author="..." w:date="2018-06-12T04:15:00Z">
            <w:rPr>
              <w:rFonts w:hint="eastAsia"/>
            </w:rPr>
          </w:rPrChange>
        </w:rPr>
        <w:t>等人</w:t>
      </w:r>
      <w:ins w:id="1518" w:author="..." w:date="2018-06-12T15:42:00Z">
        <w:r>
          <w:rPr>
            <w:rFonts w:ascii="Times New Roman" w:eastAsia="宋体" w:hAnsi="Times New Roman" w:cs="Times New Roman"/>
            <w:sz w:val="24"/>
            <w:szCs w:val="24"/>
            <w:vertAlign w:val="superscript"/>
            <w:rPrChange w:id="1519" w:author="..." w:date="2018-06-12T15:42:00Z">
              <w:rPr>
                <w:rFonts w:ascii="Times New Roman" w:eastAsia="宋体" w:hAnsi="Times New Roman" w:cs="Times New Roman"/>
                <w:sz w:val="24"/>
                <w:szCs w:val="24"/>
              </w:rPr>
            </w:rPrChange>
          </w:rPr>
          <w:t>[6]</w:t>
        </w:r>
      </w:ins>
      <w:r>
        <w:rPr>
          <w:rFonts w:ascii="Times New Roman" w:eastAsia="宋体" w:hAnsi="Times New Roman" w:cs="Times New Roman" w:hint="eastAsia"/>
          <w:sz w:val="24"/>
          <w:szCs w:val="24"/>
          <w:rPrChange w:id="1520" w:author="..." w:date="2018-06-12T04:15:00Z">
            <w:rPr>
              <w:rFonts w:hint="eastAsia"/>
            </w:rPr>
          </w:rPrChange>
        </w:rPr>
        <w:t>从粗粒度权限管理、不完整的权限文档、权限分配过高等</w:t>
      </w:r>
      <w:r>
        <w:rPr>
          <w:rFonts w:ascii="Times New Roman" w:eastAsia="宋体" w:hAnsi="Times New Roman" w:cs="Times New Roman"/>
          <w:sz w:val="24"/>
          <w:szCs w:val="24"/>
          <w:rPrChange w:id="1521" w:author="..." w:date="2018-06-12T04:15:00Z">
            <w:rPr/>
          </w:rPrChange>
        </w:rPr>
        <w:t>6</w:t>
      </w:r>
      <w:r>
        <w:rPr>
          <w:rFonts w:ascii="Times New Roman" w:eastAsia="宋体" w:hAnsi="Times New Roman" w:cs="Times New Roman" w:hint="eastAsia"/>
          <w:sz w:val="24"/>
          <w:szCs w:val="24"/>
          <w:rPrChange w:id="1522" w:author="..." w:date="2018-06-12T04:15:00Z">
            <w:rPr>
              <w:rFonts w:hint="eastAsia"/>
            </w:rPr>
          </w:rPrChange>
        </w:rPr>
        <w:t>个方面对</w:t>
      </w:r>
      <w:r>
        <w:rPr>
          <w:rFonts w:ascii="Times New Roman" w:eastAsia="宋体" w:hAnsi="Times New Roman" w:cs="Times New Roman"/>
          <w:sz w:val="24"/>
          <w:szCs w:val="24"/>
          <w:rPrChange w:id="1523" w:author="..." w:date="2018-06-12T04:15:00Z">
            <w:rPr/>
          </w:rPrChange>
        </w:rPr>
        <w:t>Android</w:t>
      </w:r>
      <w:r>
        <w:rPr>
          <w:rFonts w:ascii="Times New Roman" w:eastAsia="宋体" w:hAnsi="Times New Roman" w:cs="Times New Roman" w:hint="eastAsia"/>
          <w:sz w:val="24"/>
          <w:szCs w:val="24"/>
          <w:rPrChange w:id="1524" w:author="..." w:date="2018-06-12T04:15:00Z">
            <w:rPr>
              <w:rFonts w:hint="eastAsia"/>
            </w:rPr>
          </w:rPrChange>
        </w:rPr>
        <w:t>安全展开分析，认为</w:t>
      </w:r>
      <w:r>
        <w:rPr>
          <w:rFonts w:ascii="Times New Roman" w:eastAsia="宋体" w:hAnsi="Times New Roman" w:cs="Times New Roman"/>
          <w:sz w:val="24"/>
          <w:szCs w:val="24"/>
          <w:rPrChange w:id="1525" w:author="..." w:date="2018-06-12T04:15:00Z">
            <w:rPr/>
          </w:rPrChange>
        </w:rPr>
        <w:t>Android</w:t>
      </w:r>
      <w:r>
        <w:rPr>
          <w:rFonts w:ascii="Times New Roman" w:eastAsia="宋体" w:hAnsi="Times New Roman" w:cs="Times New Roman" w:hint="eastAsia"/>
          <w:sz w:val="24"/>
          <w:szCs w:val="24"/>
          <w:rPrChange w:id="1526" w:author="..." w:date="2018-06-12T04:15:00Z">
            <w:rPr>
              <w:rFonts w:hint="eastAsia"/>
            </w:rPr>
          </w:rPrChange>
        </w:rPr>
        <w:t>安全是建立在我们开发过程中权限控制上面</w:t>
      </w:r>
      <w:ins w:id="1527" w:author="..." w:date="2018-06-12T15:43:00Z">
        <w:r>
          <w:rPr>
            <w:rFonts w:ascii="Times New Roman" w:eastAsia="宋体" w:hAnsi="Times New Roman" w:cs="Times New Roman"/>
            <w:sz w:val="24"/>
            <w:szCs w:val="24"/>
            <w:vertAlign w:val="superscript"/>
            <w:rPrChange w:id="1528" w:author="..." w:date="2018-06-12T15:44:00Z">
              <w:rPr>
                <w:rFonts w:ascii="Times New Roman" w:eastAsia="宋体" w:hAnsi="Times New Roman" w:cs="Times New Roman"/>
                <w:sz w:val="24"/>
                <w:szCs w:val="24"/>
              </w:rPr>
            </w:rPrChange>
          </w:rPr>
          <w:t>[7]</w:t>
        </w:r>
      </w:ins>
      <w:r>
        <w:rPr>
          <w:rFonts w:ascii="Times New Roman" w:eastAsia="宋体" w:hAnsi="Times New Roman" w:cs="Times New Roman" w:hint="eastAsia"/>
          <w:sz w:val="24"/>
          <w:szCs w:val="24"/>
          <w:rPrChange w:id="1529" w:author="..." w:date="2018-06-12T04:15:00Z">
            <w:rPr>
              <w:rFonts w:hint="eastAsia"/>
            </w:rPr>
          </w:rPrChange>
        </w:rPr>
        <w:t>，尤其是较多的安全性相关的数据公开可用，权限配置显得更加重要。</w:t>
      </w:r>
    </w:p>
    <w:p w:rsidR="00F76376" w:rsidRPr="00F76376" w:rsidRDefault="00793F6E">
      <w:pPr>
        <w:spacing w:line="400" w:lineRule="exact"/>
        <w:ind w:firstLineChars="200" w:firstLine="480"/>
        <w:rPr>
          <w:rFonts w:ascii="Times New Roman" w:eastAsia="宋体" w:hAnsi="Times New Roman" w:cs="Times New Roman"/>
          <w:sz w:val="24"/>
          <w:szCs w:val="24"/>
          <w:rPrChange w:id="1530" w:author="..." w:date="2018-06-12T04:15:00Z">
            <w:rPr/>
          </w:rPrChange>
        </w:rPr>
        <w:pPrChange w:id="1531" w:author="..." w:date="2018-06-12T04:15:00Z">
          <w:pPr>
            <w:ind w:firstLine="420"/>
          </w:pPr>
        </w:pPrChange>
      </w:pPr>
      <w:r>
        <w:rPr>
          <w:rFonts w:ascii="Times New Roman" w:eastAsia="宋体" w:hAnsi="Times New Roman" w:cs="Times New Roman"/>
          <w:sz w:val="24"/>
          <w:szCs w:val="24"/>
          <w:rPrChange w:id="1532" w:author="..." w:date="2018-06-12T04:15:00Z">
            <w:rPr/>
          </w:rPrChange>
        </w:rPr>
        <w:t>Michael Grace</w:t>
      </w:r>
      <w:r>
        <w:rPr>
          <w:rFonts w:ascii="Times New Roman" w:eastAsia="宋体" w:hAnsi="Times New Roman" w:cs="Times New Roman" w:hint="eastAsia"/>
          <w:sz w:val="24"/>
          <w:szCs w:val="24"/>
          <w:rPrChange w:id="1533" w:author="..." w:date="2018-06-12T04:15:00Z">
            <w:rPr>
              <w:rFonts w:hint="eastAsia"/>
            </w:rPr>
          </w:rPrChange>
        </w:rPr>
        <w:t>等</w:t>
      </w:r>
      <w:ins w:id="1534" w:author="..." w:date="2018-06-12T15:44:00Z">
        <w:r>
          <w:rPr>
            <w:rFonts w:ascii="Times New Roman" w:eastAsia="宋体" w:hAnsi="Times New Roman" w:cs="Times New Roman"/>
            <w:sz w:val="24"/>
            <w:szCs w:val="24"/>
            <w:vertAlign w:val="superscript"/>
            <w:rPrChange w:id="1535" w:author="..." w:date="2018-06-12T15:44:00Z">
              <w:rPr>
                <w:rFonts w:ascii="Times New Roman" w:eastAsia="宋体" w:hAnsi="Times New Roman" w:cs="Times New Roman"/>
                <w:sz w:val="24"/>
                <w:szCs w:val="24"/>
              </w:rPr>
            </w:rPrChange>
          </w:rPr>
          <w:t>[8]</w:t>
        </w:r>
      </w:ins>
      <w:r>
        <w:rPr>
          <w:rFonts w:ascii="Times New Roman" w:eastAsia="宋体" w:hAnsi="Times New Roman" w:cs="Times New Roman" w:hint="eastAsia"/>
          <w:sz w:val="24"/>
          <w:szCs w:val="24"/>
          <w:rPrChange w:id="1536" w:author="..." w:date="2018-06-12T04:15:00Z">
            <w:rPr>
              <w:rFonts w:hint="eastAsia"/>
            </w:rPr>
          </w:rPrChange>
        </w:rPr>
        <w:t>设计了一个工具</w:t>
      </w:r>
      <w:r>
        <w:rPr>
          <w:rFonts w:ascii="Times New Roman" w:eastAsia="宋体" w:hAnsi="Times New Roman" w:cs="Times New Roman"/>
          <w:sz w:val="24"/>
          <w:szCs w:val="24"/>
          <w:rPrChange w:id="1537" w:author="..." w:date="2018-06-12T04:15:00Z">
            <w:rPr/>
          </w:rPrChange>
        </w:rPr>
        <w:t>Woodpecker</w:t>
      </w:r>
      <w:ins w:id="1538" w:author="..." w:date="2018-06-12T15:44:00Z">
        <w:r>
          <w:rPr>
            <w:rFonts w:ascii="Times New Roman" w:eastAsia="宋体" w:hAnsi="Times New Roman" w:cs="Times New Roman"/>
            <w:sz w:val="24"/>
            <w:szCs w:val="24"/>
            <w:vertAlign w:val="superscript"/>
            <w:rPrChange w:id="1539" w:author="..." w:date="2018-06-12T15:44:00Z">
              <w:rPr>
                <w:rFonts w:ascii="Times New Roman" w:eastAsia="宋体" w:hAnsi="Times New Roman" w:cs="Times New Roman"/>
                <w:sz w:val="24"/>
                <w:szCs w:val="24"/>
              </w:rPr>
            </w:rPrChange>
          </w:rPr>
          <w:t>[9]</w:t>
        </w:r>
      </w:ins>
      <w:r>
        <w:rPr>
          <w:rFonts w:ascii="Times New Roman" w:eastAsia="宋体" w:hAnsi="Times New Roman" w:cs="Times New Roman" w:hint="eastAsia"/>
          <w:sz w:val="24"/>
          <w:szCs w:val="24"/>
          <w:rPrChange w:id="1540" w:author="..." w:date="2018-06-12T04:15:00Z">
            <w:rPr>
              <w:rFonts w:hint="eastAsia"/>
            </w:rPr>
          </w:rPrChange>
        </w:rPr>
        <w:t>，它可以检测</w:t>
      </w:r>
      <w:r>
        <w:rPr>
          <w:rFonts w:ascii="Times New Roman" w:eastAsia="宋体" w:hAnsi="Times New Roman" w:cs="Times New Roman"/>
          <w:sz w:val="24"/>
          <w:szCs w:val="24"/>
          <w:rPrChange w:id="1541" w:author="..." w:date="2018-06-12T04:15:00Z">
            <w:rPr/>
          </w:rPrChange>
        </w:rPr>
        <w:t>Android</w:t>
      </w:r>
      <w:r>
        <w:rPr>
          <w:rFonts w:ascii="Times New Roman" w:eastAsia="宋体" w:hAnsi="Times New Roman" w:cs="Times New Roman" w:hint="eastAsia"/>
          <w:sz w:val="24"/>
          <w:szCs w:val="24"/>
          <w:rPrChange w:id="1542" w:author="..." w:date="2018-06-12T04:15:00Z">
            <w:rPr>
              <w:rFonts w:hint="eastAsia"/>
            </w:rPr>
          </w:rPrChange>
        </w:rPr>
        <w:t>的权限是否发生泄漏。</w:t>
      </w:r>
      <w:r>
        <w:rPr>
          <w:rFonts w:ascii="Times New Roman" w:eastAsia="宋体" w:hAnsi="Times New Roman" w:cs="Times New Roman"/>
          <w:sz w:val="24"/>
          <w:szCs w:val="24"/>
          <w:rPrChange w:id="1543" w:author="..." w:date="2018-06-12T04:15:00Z">
            <w:rPr/>
          </w:rPrChange>
        </w:rPr>
        <w:t>Woodpecker</w:t>
      </w:r>
      <w:r>
        <w:rPr>
          <w:rFonts w:ascii="Times New Roman" w:eastAsia="宋体" w:hAnsi="Times New Roman" w:cs="Times New Roman" w:hint="eastAsia"/>
          <w:sz w:val="24"/>
          <w:szCs w:val="24"/>
          <w:rPrChange w:id="1544" w:author="..." w:date="2018-06-12T04:15:00Z">
            <w:rPr>
              <w:rFonts w:hint="eastAsia"/>
            </w:rPr>
          </w:rPrChange>
        </w:rPr>
        <w:t>采用静态分析技术，对程序构建控制流图，标记处带权限的操作，跟踪这些语句，观察语句是否被第三方应用程序调用，以此有效的检测显示和隐式的应用程序的权限是否发生泄漏。</w:t>
      </w:r>
    </w:p>
    <w:p w:rsidR="00F76376" w:rsidRPr="00F76376" w:rsidRDefault="00793F6E">
      <w:pPr>
        <w:spacing w:line="400" w:lineRule="exact"/>
        <w:ind w:firstLineChars="200" w:firstLine="480"/>
        <w:rPr>
          <w:rFonts w:ascii="Times New Roman" w:eastAsia="宋体" w:hAnsi="Times New Roman" w:cs="Times New Roman"/>
          <w:sz w:val="24"/>
          <w:szCs w:val="24"/>
          <w:rPrChange w:id="1545" w:author="..." w:date="2018-06-12T04:15:00Z">
            <w:rPr/>
          </w:rPrChange>
        </w:rPr>
        <w:pPrChange w:id="1546" w:author="..." w:date="2018-06-12T04:15:00Z">
          <w:pPr>
            <w:ind w:firstLine="420"/>
          </w:pPr>
        </w:pPrChange>
      </w:pPr>
      <w:r>
        <w:rPr>
          <w:rFonts w:ascii="Times New Roman" w:eastAsia="宋体" w:hAnsi="Times New Roman" w:cs="Times New Roman"/>
          <w:sz w:val="24"/>
          <w:szCs w:val="24"/>
          <w:rPrChange w:id="1547" w:author="..." w:date="2018-06-12T04:15:00Z">
            <w:rPr/>
          </w:rPrChange>
        </w:rPr>
        <w:t>William Enck</w:t>
      </w:r>
      <w:r>
        <w:rPr>
          <w:rFonts w:ascii="Times New Roman" w:eastAsia="宋体" w:hAnsi="Times New Roman" w:cs="Times New Roman" w:hint="eastAsia"/>
          <w:sz w:val="24"/>
          <w:szCs w:val="24"/>
          <w:rPrChange w:id="1548" w:author="..." w:date="2018-06-12T04:15:00Z">
            <w:rPr>
              <w:rFonts w:hint="eastAsia"/>
            </w:rPr>
          </w:rPrChange>
        </w:rPr>
        <w:t>、</w:t>
      </w:r>
      <w:r>
        <w:rPr>
          <w:rFonts w:ascii="Times New Roman" w:eastAsia="宋体" w:hAnsi="Times New Roman" w:cs="Times New Roman"/>
          <w:sz w:val="24"/>
          <w:szCs w:val="24"/>
          <w:rPrChange w:id="1549" w:author="..." w:date="2018-06-12T04:15:00Z">
            <w:rPr/>
          </w:rPrChange>
        </w:rPr>
        <w:t>Asaf Shabtai</w:t>
      </w:r>
      <w:r>
        <w:rPr>
          <w:rFonts w:ascii="Times New Roman" w:eastAsia="宋体" w:hAnsi="Times New Roman" w:cs="Times New Roman" w:hint="eastAsia"/>
          <w:sz w:val="24"/>
          <w:szCs w:val="24"/>
          <w:rPrChange w:id="1550" w:author="..." w:date="2018-06-12T04:15:00Z">
            <w:rPr>
              <w:rFonts w:hint="eastAsia"/>
            </w:rPr>
          </w:rPrChange>
        </w:rPr>
        <w:t>等人</w:t>
      </w:r>
      <w:ins w:id="1551" w:author="..." w:date="2018-06-12T15:44:00Z">
        <w:r>
          <w:rPr>
            <w:rFonts w:ascii="Times New Roman" w:eastAsia="宋体" w:hAnsi="Times New Roman" w:cs="Times New Roman"/>
            <w:sz w:val="24"/>
            <w:szCs w:val="24"/>
            <w:vertAlign w:val="superscript"/>
            <w:rPrChange w:id="1552" w:author="..." w:date="2018-06-12T15:44:00Z">
              <w:rPr>
                <w:rFonts w:ascii="Times New Roman" w:eastAsia="宋体" w:hAnsi="Times New Roman" w:cs="Times New Roman"/>
                <w:sz w:val="24"/>
                <w:szCs w:val="24"/>
              </w:rPr>
            </w:rPrChange>
          </w:rPr>
          <w:t>[10]</w:t>
        </w:r>
      </w:ins>
      <w:r>
        <w:rPr>
          <w:rFonts w:ascii="Times New Roman" w:eastAsia="宋体" w:hAnsi="Times New Roman" w:cs="Times New Roman" w:hint="eastAsia"/>
          <w:sz w:val="24"/>
          <w:szCs w:val="24"/>
          <w:rPrChange w:id="1553" w:author="..." w:date="2018-06-12T04:15:00Z">
            <w:rPr>
              <w:rFonts w:hint="eastAsia"/>
            </w:rPr>
          </w:rPrChange>
        </w:rPr>
        <w:t>研究了</w:t>
      </w:r>
      <w:r>
        <w:rPr>
          <w:rFonts w:ascii="Times New Roman" w:eastAsia="宋体" w:hAnsi="Times New Roman" w:cs="Times New Roman"/>
          <w:sz w:val="24"/>
          <w:szCs w:val="24"/>
          <w:rPrChange w:id="1554" w:author="..." w:date="2018-06-12T04:15:00Z">
            <w:rPr/>
          </w:rPrChange>
        </w:rPr>
        <w:t>Android</w:t>
      </w:r>
      <w:r>
        <w:rPr>
          <w:rFonts w:ascii="Times New Roman" w:eastAsia="宋体" w:hAnsi="Times New Roman" w:cs="Times New Roman" w:hint="eastAsia"/>
          <w:sz w:val="24"/>
          <w:szCs w:val="24"/>
          <w:rPrChange w:id="1555" w:author="..." w:date="2018-06-12T04:15:00Z">
            <w:rPr>
              <w:rFonts w:hint="eastAsia"/>
            </w:rPr>
          </w:rPrChange>
        </w:rPr>
        <w:t>系统平台上常用的多种安全防范措施，为了进一步了解智能手机的安全性，他们对上千种流行的免费的</w:t>
      </w:r>
      <w:r>
        <w:rPr>
          <w:rFonts w:ascii="Times New Roman" w:eastAsia="宋体" w:hAnsi="Times New Roman" w:cs="Times New Roman"/>
          <w:sz w:val="24"/>
          <w:szCs w:val="24"/>
          <w:rPrChange w:id="1556" w:author="..." w:date="2018-06-12T04:15:00Z">
            <w:rPr/>
          </w:rPrChange>
        </w:rPr>
        <w:t>Android</w:t>
      </w:r>
      <w:r>
        <w:rPr>
          <w:rFonts w:ascii="Times New Roman" w:eastAsia="宋体" w:hAnsi="Times New Roman" w:cs="Times New Roman" w:hint="eastAsia"/>
          <w:sz w:val="24"/>
          <w:szCs w:val="24"/>
          <w:rPrChange w:id="1557" w:author="..." w:date="2018-06-12T04:15:00Z">
            <w:rPr>
              <w:rFonts w:hint="eastAsia"/>
            </w:rPr>
          </w:rPrChange>
        </w:rPr>
        <w:t>应用程序的展开了一系列研究。使用</w:t>
      </w:r>
      <w:r>
        <w:rPr>
          <w:rFonts w:ascii="Times New Roman" w:eastAsia="宋体" w:hAnsi="Times New Roman" w:cs="Times New Roman"/>
          <w:sz w:val="24"/>
          <w:szCs w:val="24"/>
          <w:rPrChange w:id="1558" w:author="..." w:date="2018-06-12T04:15:00Z">
            <w:rPr/>
          </w:rPrChange>
        </w:rPr>
        <w:t>deb</w:t>
      </w:r>
      <w:r>
        <w:rPr>
          <w:rFonts w:ascii="Times New Roman" w:eastAsia="宋体" w:hAnsi="Times New Roman" w:cs="Times New Roman" w:hint="eastAsia"/>
          <w:sz w:val="24"/>
          <w:szCs w:val="24"/>
          <w:rPrChange w:id="1559" w:author="..." w:date="2018-06-12T04:15:00Z">
            <w:rPr>
              <w:rFonts w:hint="eastAsia"/>
            </w:rPr>
          </w:rPrChange>
        </w:rPr>
        <w:t>反编译器直接对</w:t>
      </w:r>
      <w:r>
        <w:rPr>
          <w:rFonts w:ascii="Times New Roman" w:eastAsia="宋体" w:hAnsi="Times New Roman" w:cs="Times New Roman"/>
          <w:sz w:val="24"/>
          <w:szCs w:val="24"/>
          <w:rPrChange w:id="1560" w:author="..." w:date="2018-06-12T04:15:00Z">
            <w:rPr/>
          </w:rPrChange>
        </w:rPr>
        <w:t>App</w:t>
      </w:r>
      <w:r>
        <w:rPr>
          <w:rFonts w:ascii="Times New Roman" w:eastAsia="宋体" w:hAnsi="Times New Roman" w:cs="Times New Roman" w:hint="eastAsia"/>
          <w:sz w:val="24"/>
          <w:szCs w:val="24"/>
          <w:rPrChange w:id="1561" w:author="..." w:date="2018-06-12T04:15:00Z">
            <w:rPr>
              <w:rFonts w:hint="eastAsia"/>
            </w:rPr>
          </w:rPrChange>
        </w:rPr>
        <w:t>进行反编译，并对产生的</w:t>
      </w:r>
      <w:r>
        <w:rPr>
          <w:rFonts w:ascii="Times New Roman" w:eastAsia="宋体" w:hAnsi="Times New Roman" w:cs="Times New Roman"/>
          <w:sz w:val="24"/>
          <w:szCs w:val="24"/>
          <w:rPrChange w:id="1562" w:author="..." w:date="2018-06-12T04:15:00Z">
            <w:rPr/>
          </w:rPrChange>
        </w:rPr>
        <w:t>2100</w:t>
      </w:r>
      <w:r>
        <w:rPr>
          <w:rFonts w:ascii="Times New Roman" w:eastAsia="宋体" w:hAnsi="Times New Roman" w:cs="Times New Roman" w:hint="eastAsia"/>
          <w:sz w:val="24"/>
          <w:szCs w:val="24"/>
          <w:rPrChange w:id="1563" w:author="..." w:date="2018-06-12T04:15:00Z">
            <w:rPr>
              <w:rFonts w:hint="eastAsia"/>
            </w:rPr>
          </w:rPrChange>
        </w:rPr>
        <w:t>行代码进行静态分析，对其中的危险功能和漏洞进行了广泛的研究，大大的提升了</w:t>
      </w:r>
      <w:r>
        <w:rPr>
          <w:rFonts w:ascii="Times New Roman" w:eastAsia="宋体" w:hAnsi="Times New Roman" w:cs="Times New Roman"/>
          <w:sz w:val="24"/>
          <w:szCs w:val="24"/>
          <w:rPrChange w:id="1564" w:author="..." w:date="2018-06-12T04:15:00Z">
            <w:rPr/>
          </w:rPrChange>
        </w:rPr>
        <w:t>Android</w:t>
      </w:r>
      <w:r>
        <w:rPr>
          <w:rFonts w:ascii="Times New Roman" w:eastAsia="宋体" w:hAnsi="Times New Roman" w:cs="Times New Roman" w:hint="eastAsia"/>
          <w:sz w:val="24"/>
          <w:szCs w:val="24"/>
          <w:rPrChange w:id="1565" w:author="..." w:date="2018-06-12T04:15:00Z">
            <w:rPr>
              <w:rFonts w:hint="eastAsia"/>
            </w:rPr>
          </w:rPrChange>
        </w:rPr>
        <w:t>系统的整体架构的安全性。</w:t>
      </w:r>
    </w:p>
    <w:p w:rsidR="00F76376" w:rsidRPr="00F76376" w:rsidRDefault="00793F6E">
      <w:pPr>
        <w:spacing w:line="400" w:lineRule="exact"/>
        <w:ind w:firstLineChars="200" w:firstLine="480"/>
        <w:rPr>
          <w:rFonts w:ascii="Times New Roman" w:eastAsia="宋体" w:hAnsi="Times New Roman" w:cs="Times New Roman"/>
          <w:sz w:val="24"/>
          <w:szCs w:val="24"/>
          <w:rPrChange w:id="1566" w:author="..." w:date="2018-06-12T04:15:00Z">
            <w:rPr/>
          </w:rPrChange>
        </w:rPr>
        <w:pPrChange w:id="1567" w:author="..." w:date="2018-06-12T04:15:00Z">
          <w:pPr/>
        </w:pPrChange>
      </w:pPr>
      <w:del w:id="1568" w:author="..." w:date="2018-06-12T04:15:00Z">
        <w:r>
          <w:rPr>
            <w:rFonts w:ascii="Times New Roman" w:eastAsia="宋体" w:hAnsi="Times New Roman" w:cs="Times New Roman"/>
            <w:sz w:val="24"/>
            <w:szCs w:val="24"/>
            <w:rPrChange w:id="1569" w:author="..." w:date="2018-06-12T04:15:00Z">
              <w:rPr/>
            </w:rPrChange>
          </w:rPr>
          <w:tab/>
        </w:r>
      </w:del>
      <w:r>
        <w:rPr>
          <w:rFonts w:ascii="Times New Roman" w:eastAsia="宋体" w:hAnsi="Times New Roman" w:cs="Times New Roman" w:hint="eastAsia"/>
          <w:sz w:val="24"/>
          <w:szCs w:val="24"/>
          <w:rPrChange w:id="1570" w:author="..." w:date="2018-06-12T04:15:00Z">
            <w:rPr>
              <w:rFonts w:hint="eastAsia"/>
            </w:rPr>
          </w:rPrChange>
        </w:rPr>
        <w:t>国内</w:t>
      </w:r>
      <w:r>
        <w:rPr>
          <w:rFonts w:ascii="Times New Roman" w:eastAsia="宋体" w:hAnsi="Times New Roman" w:cs="Times New Roman"/>
          <w:sz w:val="24"/>
          <w:szCs w:val="24"/>
          <w:rPrChange w:id="1571" w:author="..." w:date="2018-06-12T04:15:00Z">
            <w:rPr/>
          </w:rPrChange>
        </w:rPr>
        <w:t>Hui Ye</w:t>
      </w:r>
      <w:r>
        <w:rPr>
          <w:rFonts w:ascii="Times New Roman" w:eastAsia="宋体" w:hAnsi="Times New Roman" w:cs="Times New Roman" w:hint="eastAsia"/>
          <w:sz w:val="24"/>
          <w:szCs w:val="24"/>
          <w:rPrChange w:id="1572" w:author="..." w:date="2018-06-12T04:15:00Z">
            <w:rPr>
              <w:rFonts w:hint="eastAsia"/>
            </w:rPr>
          </w:rPrChange>
        </w:rPr>
        <w:t>等人</w:t>
      </w:r>
      <w:ins w:id="1573" w:author="..." w:date="2018-06-12T15:45:00Z">
        <w:r>
          <w:rPr>
            <w:rFonts w:ascii="Times New Roman" w:eastAsia="宋体" w:hAnsi="Times New Roman" w:cs="Times New Roman"/>
            <w:sz w:val="24"/>
            <w:szCs w:val="24"/>
            <w:vertAlign w:val="superscript"/>
            <w:rPrChange w:id="1574" w:author="..." w:date="2018-06-12T15:45:00Z">
              <w:rPr>
                <w:rFonts w:ascii="Times New Roman" w:eastAsia="宋体" w:hAnsi="Times New Roman" w:cs="Times New Roman"/>
                <w:sz w:val="24"/>
                <w:szCs w:val="24"/>
              </w:rPr>
            </w:rPrChange>
          </w:rPr>
          <w:t>[11]</w:t>
        </w:r>
      </w:ins>
      <w:r>
        <w:rPr>
          <w:rFonts w:ascii="Times New Roman" w:eastAsia="宋体" w:hAnsi="Times New Roman" w:cs="Times New Roman" w:hint="eastAsia"/>
          <w:sz w:val="24"/>
          <w:szCs w:val="24"/>
          <w:rPrChange w:id="1575" w:author="..." w:date="2018-06-12T04:15:00Z">
            <w:rPr>
              <w:rFonts w:hint="eastAsia"/>
            </w:rPr>
          </w:rPrChange>
        </w:rPr>
        <w:t>提出提出了一种自动化测试方案</w:t>
      </w:r>
      <w:r>
        <w:rPr>
          <w:rFonts w:ascii="Times New Roman" w:eastAsia="宋体" w:hAnsi="Times New Roman" w:cs="Times New Roman"/>
          <w:sz w:val="24"/>
          <w:szCs w:val="24"/>
          <w:rPrChange w:id="1576" w:author="..." w:date="2018-06-12T04:15:00Z">
            <w:rPr/>
          </w:rPrChange>
        </w:rPr>
        <w:t>---DroidFuzzer</w:t>
      </w:r>
      <w:r>
        <w:rPr>
          <w:rFonts w:ascii="Times New Roman" w:eastAsia="宋体" w:hAnsi="Times New Roman" w:cs="Times New Roman" w:hint="eastAsia"/>
          <w:sz w:val="24"/>
          <w:szCs w:val="24"/>
          <w:rPrChange w:id="1577" w:author="..." w:date="2018-06-12T04:15:00Z">
            <w:rPr>
              <w:rFonts w:hint="eastAsia"/>
            </w:rPr>
          </w:rPrChange>
        </w:rPr>
        <w:t>，该方案可以对接受外部</w:t>
      </w:r>
      <w:del w:id="1578" w:author="..." w:date="2018-06-12T04:16:00Z">
        <w:r>
          <w:rPr>
            <w:rFonts w:ascii="Times New Roman" w:eastAsia="宋体" w:hAnsi="Times New Roman" w:cs="Times New Roman"/>
            <w:sz w:val="24"/>
            <w:szCs w:val="24"/>
            <w:rPrChange w:id="1579" w:author="..." w:date="2018-06-12T04:15:00Z">
              <w:rPr/>
            </w:rPrChange>
          </w:rPr>
          <w:delText xml:space="preserve"> </w:delText>
        </w:r>
      </w:del>
      <w:r>
        <w:rPr>
          <w:rFonts w:ascii="Times New Roman" w:eastAsia="宋体" w:hAnsi="Times New Roman" w:cs="Times New Roman"/>
          <w:sz w:val="24"/>
          <w:szCs w:val="24"/>
          <w:rPrChange w:id="1580" w:author="..." w:date="2018-06-12T04:15:00Z">
            <w:rPr/>
          </w:rPrChange>
        </w:rPr>
        <w:t>MIME</w:t>
      </w:r>
      <w:r>
        <w:rPr>
          <w:rFonts w:ascii="Times New Roman" w:eastAsia="宋体" w:hAnsi="Times New Roman" w:cs="Times New Roman" w:hint="eastAsia"/>
          <w:sz w:val="24"/>
          <w:szCs w:val="24"/>
          <w:rPrChange w:id="1581" w:author="..." w:date="2018-06-12T04:15:00Z">
            <w:rPr>
              <w:rFonts w:hint="eastAsia"/>
            </w:rPr>
          </w:rPrChange>
        </w:rPr>
        <w:t>数据的</w:t>
      </w:r>
      <w:r>
        <w:rPr>
          <w:rFonts w:ascii="Times New Roman" w:eastAsia="宋体" w:hAnsi="Times New Roman" w:cs="Times New Roman"/>
          <w:sz w:val="24"/>
          <w:szCs w:val="24"/>
          <w:rPrChange w:id="1582" w:author="..." w:date="2018-06-12T04:15:00Z">
            <w:rPr/>
          </w:rPrChange>
        </w:rPr>
        <w:t>Activity</w:t>
      </w:r>
      <w:r>
        <w:rPr>
          <w:rFonts w:ascii="Times New Roman" w:eastAsia="宋体" w:hAnsi="Times New Roman" w:cs="Times New Roman" w:hint="eastAsia"/>
          <w:sz w:val="24"/>
          <w:szCs w:val="24"/>
          <w:rPrChange w:id="1583" w:author="..." w:date="2018-06-12T04:15:00Z">
            <w:rPr>
              <w:rFonts w:hint="eastAsia"/>
            </w:rPr>
          </w:rPrChange>
        </w:rPr>
        <w:t>组件展开测试。</w:t>
      </w:r>
    </w:p>
    <w:p w:rsidR="00F76376" w:rsidRDefault="00793F6E">
      <w:pPr>
        <w:spacing w:line="400" w:lineRule="exact"/>
        <w:ind w:firstLineChars="200" w:firstLine="480"/>
        <w:pPrChange w:id="1584" w:author="..." w:date="2018-06-12T04:15:00Z">
          <w:pPr/>
        </w:pPrChange>
      </w:pPr>
      <w:del w:id="1585" w:author="..." w:date="2018-06-12T04:15:00Z">
        <w:r>
          <w:rPr>
            <w:rFonts w:ascii="Times New Roman" w:eastAsia="宋体" w:hAnsi="Times New Roman" w:cs="Times New Roman"/>
            <w:sz w:val="24"/>
            <w:szCs w:val="24"/>
            <w:rPrChange w:id="1586" w:author="..." w:date="2018-06-12T04:15:00Z">
              <w:rPr/>
            </w:rPrChange>
          </w:rPr>
          <w:tab/>
        </w:r>
      </w:del>
      <w:r>
        <w:rPr>
          <w:rFonts w:ascii="Times New Roman" w:eastAsia="宋体" w:hAnsi="Times New Roman" w:cs="Times New Roman"/>
          <w:sz w:val="24"/>
          <w:szCs w:val="24"/>
          <w:rPrChange w:id="1587" w:author="..." w:date="2018-06-12T04:15:00Z">
            <w:rPr/>
          </w:rPrChange>
        </w:rPr>
        <w:t>Chan</w:t>
      </w:r>
      <w:r>
        <w:rPr>
          <w:rFonts w:ascii="Times New Roman" w:eastAsia="宋体" w:hAnsi="Times New Roman" w:cs="Times New Roman" w:hint="eastAsia"/>
          <w:sz w:val="24"/>
          <w:szCs w:val="24"/>
          <w:rPrChange w:id="1588" w:author="..." w:date="2018-06-12T04:15:00Z">
            <w:rPr>
              <w:rFonts w:hint="eastAsia"/>
            </w:rPr>
          </w:rPrChange>
        </w:rPr>
        <w:t>等人通过污点检测的静态分析方法对权限泄露问题进行了检查，设计并实现了</w:t>
      </w:r>
      <w:r>
        <w:rPr>
          <w:rFonts w:ascii="Times New Roman" w:eastAsia="宋体" w:hAnsi="Times New Roman" w:cs="Times New Roman"/>
          <w:sz w:val="24"/>
          <w:szCs w:val="24"/>
          <w:rPrChange w:id="1589" w:author="..." w:date="2018-06-12T04:15:00Z">
            <w:rPr/>
          </w:rPrChange>
        </w:rPr>
        <w:t xml:space="preserve"> DroidChecker</w:t>
      </w:r>
      <w:r>
        <w:rPr>
          <w:rFonts w:ascii="Times New Roman" w:eastAsia="宋体" w:hAnsi="Times New Roman" w:cs="Times New Roman" w:hint="eastAsia"/>
          <w:sz w:val="24"/>
          <w:szCs w:val="24"/>
          <w:rPrChange w:id="1590" w:author="..." w:date="2018-06-12T04:15:00Z">
            <w:rPr>
              <w:rFonts w:hint="eastAsia"/>
            </w:rPr>
          </w:rPrChange>
        </w:rPr>
        <w:t>检测是否发生显示权限的泄露。另一方面，应用程序中的权限申请需要满足最小原则，只有在程序中必需的权限才予以分配，这样才能最大化的发挥</w:t>
      </w:r>
      <w:r>
        <w:rPr>
          <w:rFonts w:ascii="Times New Roman" w:eastAsia="宋体" w:hAnsi="Times New Roman" w:cs="Times New Roman"/>
          <w:sz w:val="24"/>
          <w:szCs w:val="24"/>
          <w:rPrChange w:id="1591" w:author="..." w:date="2018-06-12T04:15:00Z">
            <w:rPr/>
          </w:rPrChange>
        </w:rPr>
        <w:t>Android</w:t>
      </w:r>
      <w:r>
        <w:rPr>
          <w:rFonts w:ascii="Times New Roman" w:eastAsia="宋体" w:hAnsi="Times New Roman" w:cs="Times New Roman" w:hint="eastAsia"/>
          <w:sz w:val="24"/>
          <w:szCs w:val="24"/>
          <w:rPrChange w:id="1592" w:author="..." w:date="2018-06-12T04:15:00Z">
            <w:rPr>
              <w:rFonts w:hint="eastAsia"/>
            </w:rPr>
          </w:rPrChange>
        </w:rPr>
        <w:t>权限机制，这样即便应用程序因为漏洞而被攻击者攻击，也能够将程序的被利用程度控制</w:t>
      </w:r>
      <w:r>
        <w:rPr>
          <w:rFonts w:ascii="Times New Roman" w:eastAsia="宋体" w:hAnsi="Times New Roman" w:cs="Times New Roman" w:hint="eastAsia"/>
          <w:sz w:val="24"/>
          <w:szCs w:val="24"/>
          <w:rPrChange w:id="1593" w:author="..." w:date="2018-06-12T04:15:00Z">
            <w:rPr>
              <w:rFonts w:hint="eastAsia"/>
            </w:rPr>
          </w:rPrChange>
        </w:rPr>
        <w:lastRenderedPageBreak/>
        <w:t>在一个小的权限范围内。</w:t>
      </w:r>
    </w:p>
    <w:p w:rsidR="00F76376" w:rsidRPr="00BD7405"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1594" w:author="Windows 用户" w:date="2018-06-12T19:04:00Z">
            <w:rPr/>
          </w:rPrChange>
        </w:rPr>
        <w:pPrChange w:id="1595" w:author="yiyanggui" w:date="2018-06-12T18:57:00Z">
          <w:pPr>
            <w:pStyle w:val="2"/>
            <w:jc w:val="center"/>
          </w:pPr>
        </w:pPrChange>
      </w:pPr>
      <w:bookmarkStart w:id="1596" w:name="_Toc516102701"/>
      <w:bookmarkStart w:id="1597" w:name="_Toc516593044"/>
      <w:r w:rsidRPr="00827254">
        <w:rPr>
          <w:rFonts w:ascii="Times New Roman" w:eastAsia="宋体" w:hAnsi="Times New Roman" w:cs="Times New Roman"/>
          <w:b/>
          <w:bCs/>
          <w:color w:val="000000"/>
          <w:sz w:val="28"/>
          <w:szCs w:val="28"/>
          <w:rPrChange w:id="1598" w:author="yiyanggui" w:date="2018-06-12T18:57:00Z">
            <w:rPr>
              <w:b w:val="0"/>
              <w:bCs w:val="0"/>
            </w:rPr>
          </w:rPrChange>
        </w:rPr>
        <w:t xml:space="preserve">1.3 </w:t>
      </w:r>
      <w:r w:rsidRPr="00827254">
        <w:rPr>
          <w:rFonts w:ascii="Times New Roman" w:eastAsia="宋体" w:hAnsi="Times New Roman" w:cs="Times New Roman" w:hint="eastAsia"/>
          <w:b/>
          <w:bCs/>
          <w:color w:val="000000"/>
          <w:sz w:val="28"/>
          <w:szCs w:val="28"/>
          <w:rPrChange w:id="1599" w:author="yiyanggui" w:date="2018-06-12T18:57:00Z">
            <w:rPr>
              <w:rFonts w:hint="eastAsia"/>
              <w:b w:val="0"/>
              <w:bCs w:val="0"/>
            </w:rPr>
          </w:rPrChange>
        </w:rPr>
        <w:t>论文结构</w:t>
      </w:r>
      <w:bookmarkEnd w:id="1596"/>
      <w:bookmarkEnd w:id="1597"/>
    </w:p>
    <w:p w:rsidR="00F76376" w:rsidRPr="00F76376" w:rsidRDefault="00793F6E">
      <w:pPr>
        <w:spacing w:line="400" w:lineRule="exact"/>
        <w:ind w:firstLineChars="200" w:firstLine="480"/>
        <w:rPr>
          <w:rFonts w:ascii="Times New Roman" w:eastAsia="宋体" w:hAnsi="Times New Roman" w:cs="Times New Roman"/>
          <w:sz w:val="24"/>
          <w:szCs w:val="24"/>
          <w:rPrChange w:id="1600" w:author="..." w:date="2018-06-12T04:17:00Z">
            <w:rPr/>
          </w:rPrChange>
        </w:rPr>
        <w:pPrChange w:id="1601" w:author="..." w:date="2018-06-12T04:17:00Z">
          <w:pPr>
            <w:ind w:firstLineChars="200" w:firstLine="420"/>
          </w:pPr>
        </w:pPrChange>
      </w:pPr>
      <w:r>
        <w:rPr>
          <w:rFonts w:ascii="Times New Roman" w:eastAsia="宋体" w:hAnsi="Times New Roman" w:cs="Times New Roman" w:hint="eastAsia"/>
          <w:sz w:val="24"/>
          <w:szCs w:val="24"/>
          <w:rPrChange w:id="1602" w:author="..." w:date="2018-06-12T04:17:00Z">
            <w:rPr>
              <w:rFonts w:hint="eastAsia"/>
            </w:rPr>
          </w:rPrChange>
        </w:rPr>
        <w:t>本文的主要内容是熟悉组件配置特性，如组件与进程之间的关系、共享用户</w:t>
      </w:r>
      <w:r>
        <w:rPr>
          <w:rFonts w:ascii="Times New Roman" w:eastAsia="宋体" w:hAnsi="Times New Roman" w:cs="Times New Roman"/>
          <w:sz w:val="24"/>
          <w:szCs w:val="24"/>
          <w:rPrChange w:id="1603" w:author="..." w:date="2018-06-12T04:17:00Z">
            <w:rPr/>
          </w:rPrChange>
        </w:rPr>
        <w:t>ID</w:t>
      </w:r>
      <w:r>
        <w:rPr>
          <w:rFonts w:ascii="Times New Roman" w:eastAsia="宋体" w:hAnsi="Times New Roman" w:cs="Times New Roman" w:hint="eastAsia"/>
          <w:sz w:val="24"/>
          <w:szCs w:val="24"/>
          <w:rPrChange w:id="1604" w:author="..." w:date="2018-06-12T04:17:00Z">
            <w:rPr>
              <w:rFonts w:hint="eastAsia"/>
            </w:rPr>
          </w:rPrChange>
        </w:rPr>
        <w:t>等，并通过设计一系列实验，验证组件配置及安全特性的准确含义，为</w:t>
      </w:r>
      <w:r>
        <w:rPr>
          <w:rFonts w:ascii="Times New Roman" w:eastAsia="宋体" w:hAnsi="Times New Roman" w:cs="Times New Roman"/>
          <w:sz w:val="24"/>
          <w:szCs w:val="24"/>
          <w:rPrChange w:id="1605" w:author="..." w:date="2018-06-12T04:17:00Z">
            <w:rPr/>
          </w:rPrChange>
        </w:rPr>
        <w:t>Android</w:t>
      </w:r>
      <w:r>
        <w:rPr>
          <w:rFonts w:ascii="Times New Roman" w:eastAsia="宋体" w:hAnsi="Times New Roman" w:cs="Times New Roman" w:hint="eastAsia"/>
          <w:sz w:val="24"/>
          <w:szCs w:val="24"/>
          <w:rPrChange w:id="1606" w:author="..." w:date="2018-06-12T04:17:00Z">
            <w:rPr>
              <w:rFonts w:hint="eastAsia"/>
            </w:rPr>
          </w:rPrChange>
        </w:rPr>
        <w:t>应用开发提供语义基础。本文共有七章，结构如下：</w:t>
      </w:r>
    </w:p>
    <w:p w:rsidR="00F76376" w:rsidRPr="00F76376" w:rsidRDefault="00793F6E">
      <w:pPr>
        <w:spacing w:line="400" w:lineRule="exact"/>
        <w:ind w:firstLineChars="200" w:firstLine="480"/>
        <w:rPr>
          <w:rFonts w:ascii="Times New Roman" w:eastAsia="宋体" w:hAnsi="Times New Roman" w:cs="Times New Roman"/>
          <w:sz w:val="24"/>
          <w:szCs w:val="24"/>
          <w:rPrChange w:id="1607" w:author="..." w:date="2018-06-12T04:17:00Z">
            <w:rPr/>
          </w:rPrChange>
        </w:rPr>
        <w:pPrChange w:id="1608" w:author="..." w:date="2018-06-12T04:17:00Z">
          <w:pPr>
            <w:ind w:firstLineChars="200" w:firstLine="420"/>
          </w:pPr>
        </w:pPrChange>
      </w:pPr>
      <w:r>
        <w:rPr>
          <w:rFonts w:ascii="Times New Roman" w:eastAsia="宋体" w:hAnsi="Times New Roman" w:cs="Times New Roman" w:hint="eastAsia"/>
          <w:sz w:val="24"/>
          <w:szCs w:val="24"/>
          <w:rPrChange w:id="1609" w:author="..." w:date="2018-06-12T04:17:00Z">
            <w:rPr>
              <w:rFonts w:hint="eastAsia"/>
            </w:rPr>
          </w:rPrChange>
        </w:rPr>
        <w:t>第一章，绪论。本章介绍研究背景、意义以及国内外现状，主要描述了当前阶段</w:t>
      </w:r>
      <w:r>
        <w:rPr>
          <w:rFonts w:ascii="Times New Roman" w:eastAsia="宋体" w:hAnsi="Times New Roman" w:cs="Times New Roman"/>
          <w:sz w:val="24"/>
          <w:szCs w:val="24"/>
          <w:rPrChange w:id="1610" w:author="..." w:date="2018-06-12T04:17:00Z">
            <w:rPr/>
          </w:rPrChange>
        </w:rPr>
        <w:t>Android</w:t>
      </w:r>
      <w:r>
        <w:rPr>
          <w:rFonts w:ascii="Times New Roman" w:eastAsia="宋体" w:hAnsi="Times New Roman" w:cs="Times New Roman" w:hint="eastAsia"/>
          <w:sz w:val="24"/>
          <w:szCs w:val="24"/>
          <w:rPrChange w:id="1611" w:author="..." w:date="2018-06-12T04:17:00Z">
            <w:rPr>
              <w:rFonts w:hint="eastAsia"/>
            </w:rPr>
          </w:rPrChange>
        </w:rPr>
        <w:t>市场的发展状况和面临的安全问题，要减少恶意</w:t>
      </w:r>
      <w:r>
        <w:rPr>
          <w:rFonts w:ascii="Times New Roman" w:eastAsia="宋体" w:hAnsi="Times New Roman" w:cs="Times New Roman"/>
          <w:sz w:val="24"/>
          <w:szCs w:val="24"/>
          <w:rPrChange w:id="1612" w:author="..." w:date="2018-06-12T04:17:00Z">
            <w:rPr/>
          </w:rPrChange>
        </w:rPr>
        <w:t>APK</w:t>
      </w:r>
      <w:r>
        <w:rPr>
          <w:rFonts w:ascii="Times New Roman" w:eastAsia="宋体" w:hAnsi="Times New Roman" w:cs="Times New Roman" w:hint="eastAsia"/>
          <w:sz w:val="24"/>
          <w:szCs w:val="24"/>
          <w:rPrChange w:id="1613" w:author="..." w:date="2018-06-12T04:17:00Z">
            <w:rPr>
              <w:rFonts w:hint="eastAsia"/>
            </w:rPr>
          </w:rPrChange>
        </w:rPr>
        <w:t>对</w:t>
      </w:r>
      <w:r>
        <w:rPr>
          <w:rFonts w:ascii="Times New Roman" w:eastAsia="宋体" w:hAnsi="Times New Roman" w:cs="Times New Roman"/>
          <w:sz w:val="24"/>
          <w:szCs w:val="24"/>
          <w:rPrChange w:id="1614" w:author="..." w:date="2018-06-12T04:17:00Z">
            <w:rPr/>
          </w:rPrChange>
        </w:rPr>
        <w:t>Android</w:t>
      </w:r>
      <w:r>
        <w:rPr>
          <w:rFonts w:ascii="Times New Roman" w:eastAsia="宋体" w:hAnsi="Times New Roman" w:cs="Times New Roman" w:hint="eastAsia"/>
          <w:sz w:val="24"/>
          <w:szCs w:val="24"/>
          <w:rPrChange w:id="1615" w:author="..." w:date="2018-06-12T04:17:00Z">
            <w:rPr>
              <w:rFonts w:hint="eastAsia"/>
            </w:rPr>
          </w:rPrChange>
        </w:rPr>
        <w:t>用户造成的威胁必不可少的步骤就是在开发过程中降低隐患。</w:t>
      </w:r>
    </w:p>
    <w:p w:rsidR="00F76376" w:rsidRPr="00F76376" w:rsidRDefault="00793F6E">
      <w:pPr>
        <w:spacing w:line="400" w:lineRule="exact"/>
        <w:ind w:firstLineChars="200" w:firstLine="480"/>
        <w:rPr>
          <w:rFonts w:ascii="Times New Roman" w:eastAsia="宋体" w:hAnsi="Times New Roman" w:cs="Times New Roman"/>
          <w:sz w:val="24"/>
          <w:szCs w:val="24"/>
          <w:rPrChange w:id="1616" w:author="..." w:date="2018-06-12T04:17:00Z">
            <w:rPr/>
          </w:rPrChange>
        </w:rPr>
        <w:pPrChange w:id="1617" w:author="..." w:date="2018-06-12T04:17:00Z">
          <w:pPr>
            <w:ind w:firstLineChars="200" w:firstLine="420"/>
          </w:pPr>
        </w:pPrChange>
      </w:pPr>
      <w:r>
        <w:rPr>
          <w:rFonts w:ascii="Times New Roman" w:eastAsia="宋体" w:hAnsi="Times New Roman" w:cs="Times New Roman" w:hint="eastAsia"/>
          <w:sz w:val="24"/>
          <w:szCs w:val="24"/>
          <w:rPrChange w:id="1618" w:author="..." w:date="2018-06-12T04:17:00Z">
            <w:rPr>
              <w:rFonts w:hint="eastAsia"/>
            </w:rPr>
          </w:rPrChange>
        </w:rPr>
        <w:t>第二章，</w:t>
      </w:r>
      <w:r>
        <w:rPr>
          <w:rFonts w:ascii="Times New Roman" w:eastAsia="宋体" w:hAnsi="Times New Roman" w:cs="Times New Roman"/>
          <w:sz w:val="24"/>
          <w:szCs w:val="24"/>
          <w:rPrChange w:id="1619" w:author="..." w:date="2018-06-12T04:17:00Z">
            <w:rPr/>
          </w:rPrChange>
        </w:rPr>
        <w:t>Android</w:t>
      </w:r>
      <w:r>
        <w:rPr>
          <w:rFonts w:ascii="Times New Roman" w:eastAsia="宋体" w:hAnsi="Times New Roman" w:cs="Times New Roman" w:hint="eastAsia"/>
          <w:sz w:val="24"/>
          <w:szCs w:val="24"/>
          <w:rPrChange w:id="1620" w:author="..." w:date="2018-06-12T04:17:00Z">
            <w:rPr>
              <w:rFonts w:hint="eastAsia"/>
            </w:rPr>
          </w:rPrChange>
        </w:rPr>
        <w:t>组件配置及安全机制。简单介绍了</w:t>
      </w:r>
      <w:r>
        <w:rPr>
          <w:rFonts w:ascii="Times New Roman" w:eastAsia="宋体" w:hAnsi="Times New Roman" w:cs="Times New Roman"/>
          <w:sz w:val="24"/>
          <w:szCs w:val="24"/>
          <w:rPrChange w:id="1621" w:author="..." w:date="2018-06-12T04:17:00Z">
            <w:rPr/>
          </w:rPrChange>
        </w:rPr>
        <w:t>Android</w:t>
      </w:r>
      <w:r>
        <w:rPr>
          <w:rFonts w:ascii="Times New Roman" w:eastAsia="宋体" w:hAnsi="Times New Roman" w:cs="Times New Roman" w:hint="eastAsia"/>
          <w:sz w:val="24"/>
          <w:szCs w:val="24"/>
          <w:rPrChange w:id="1622" w:author="..." w:date="2018-06-12T04:17:00Z">
            <w:rPr>
              <w:rFonts w:hint="eastAsia"/>
            </w:rPr>
          </w:rPrChange>
        </w:rPr>
        <w:t>系统的架构及</w:t>
      </w:r>
      <w:r>
        <w:rPr>
          <w:rFonts w:ascii="Times New Roman" w:eastAsia="宋体" w:hAnsi="Times New Roman" w:cs="Times New Roman"/>
          <w:sz w:val="24"/>
          <w:szCs w:val="24"/>
          <w:rPrChange w:id="1623" w:author="..." w:date="2018-06-12T04:17:00Z">
            <w:rPr/>
          </w:rPrChange>
        </w:rPr>
        <w:t>Android</w:t>
      </w:r>
      <w:r>
        <w:rPr>
          <w:rFonts w:ascii="Times New Roman" w:eastAsia="宋体" w:hAnsi="Times New Roman" w:cs="Times New Roman" w:hint="eastAsia"/>
          <w:sz w:val="24"/>
          <w:szCs w:val="24"/>
          <w:rPrChange w:id="1624" w:author="..." w:date="2018-06-12T04:17:00Z">
            <w:rPr>
              <w:rFonts w:hint="eastAsia"/>
            </w:rPr>
          </w:rPrChange>
        </w:rPr>
        <w:t>的四大组件的基本概念，详细讲解了</w:t>
      </w:r>
      <w:r>
        <w:rPr>
          <w:rFonts w:ascii="Times New Roman" w:eastAsia="宋体" w:hAnsi="Times New Roman" w:cs="Times New Roman"/>
          <w:sz w:val="24"/>
          <w:szCs w:val="24"/>
          <w:rPrChange w:id="1625" w:author="..." w:date="2018-06-12T04:17:00Z">
            <w:rPr/>
          </w:rPrChange>
        </w:rPr>
        <w:t>AndroidManifest.xml</w:t>
      </w:r>
      <w:r>
        <w:rPr>
          <w:rFonts w:ascii="Times New Roman" w:eastAsia="宋体" w:hAnsi="Times New Roman" w:cs="Times New Roman" w:hint="eastAsia"/>
          <w:sz w:val="24"/>
          <w:szCs w:val="24"/>
          <w:rPrChange w:id="1626" w:author="..." w:date="2018-06-12T04:17:00Z">
            <w:rPr>
              <w:rFonts w:hint="eastAsia"/>
            </w:rPr>
          </w:rPrChange>
        </w:rPr>
        <w:t>文件和</w:t>
      </w:r>
      <w:r>
        <w:rPr>
          <w:rFonts w:ascii="Times New Roman" w:eastAsia="宋体" w:hAnsi="Times New Roman" w:cs="Times New Roman"/>
          <w:sz w:val="24"/>
          <w:szCs w:val="24"/>
          <w:rPrChange w:id="1627" w:author="..." w:date="2018-06-12T04:17:00Z">
            <w:rPr/>
          </w:rPrChange>
        </w:rPr>
        <w:t>packages.xml</w:t>
      </w:r>
      <w:r>
        <w:rPr>
          <w:rFonts w:ascii="Times New Roman" w:eastAsia="宋体" w:hAnsi="Times New Roman" w:cs="Times New Roman" w:hint="eastAsia"/>
          <w:sz w:val="24"/>
          <w:szCs w:val="24"/>
          <w:rPrChange w:id="1628" w:author="..." w:date="2018-06-12T04:17:00Z">
            <w:rPr>
              <w:rFonts w:hint="eastAsia"/>
            </w:rPr>
          </w:rPrChange>
        </w:rPr>
        <w:t>文件的作用及其属性，还介绍了</w:t>
      </w:r>
      <w:r>
        <w:rPr>
          <w:rFonts w:ascii="Times New Roman" w:eastAsia="宋体" w:hAnsi="Times New Roman" w:cs="Times New Roman"/>
          <w:sz w:val="24"/>
          <w:szCs w:val="24"/>
          <w:rPrChange w:id="1629" w:author="..." w:date="2018-06-12T04:17:00Z">
            <w:rPr/>
          </w:rPrChange>
        </w:rPr>
        <w:t>Android</w:t>
      </w:r>
      <w:r>
        <w:rPr>
          <w:rFonts w:ascii="Times New Roman" w:eastAsia="宋体" w:hAnsi="Times New Roman" w:cs="Times New Roman" w:hint="eastAsia"/>
          <w:sz w:val="24"/>
          <w:szCs w:val="24"/>
          <w:rPrChange w:id="1630" w:author="..." w:date="2018-06-12T04:17:00Z">
            <w:rPr>
              <w:rFonts w:hint="eastAsia"/>
            </w:rPr>
          </w:rPrChange>
        </w:rPr>
        <w:t>的安全机制和后续调试过程中会用到的</w:t>
      </w:r>
      <w:r>
        <w:rPr>
          <w:rFonts w:ascii="Times New Roman" w:eastAsia="宋体" w:hAnsi="Times New Roman" w:cs="Times New Roman"/>
          <w:sz w:val="24"/>
          <w:szCs w:val="24"/>
          <w:rPrChange w:id="1631" w:author="..." w:date="2018-06-12T04:17:00Z">
            <w:rPr/>
          </w:rPrChange>
        </w:rPr>
        <w:t>ADB</w:t>
      </w:r>
      <w:r>
        <w:rPr>
          <w:rFonts w:ascii="Times New Roman" w:eastAsia="宋体" w:hAnsi="Times New Roman" w:cs="Times New Roman" w:hint="eastAsia"/>
          <w:sz w:val="24"/>
          <w:szCs w:val="24"/>
          <w:rPrChange w:id="1632" w:author="..." w:date="2018-06-12T04:17:00Z">
            <w:rPr>
              <w:rFonts w:hint="eastAsia"/>
            </w:rPr>
          </w:rPrChange>
        </w:rPr>
        <w:t>工具的常用命令。</w:t>
      </w:r>
    </w:p>
    <w:p w:rsidR="00F76376" w:rsidRPr="00F76376" w:rsidRDefault="00793F6E">
      <w:pPr>
        <w:spacing w:line="400" w:lineRule="exact"/>
        <w:ind w:firstLineChars="200" w:firstLine="480"/>
        <w:rPr>
          <w:rFonts w:ascii="Times New Roman" w:eastAsia="宋体" w:hAnsi="Times New Roman" w:cs="Times New Roman"/>
          <w:sz w:val="24"/>
          <w:szCs w:val="24"/>
          <w:rPrChange w:id="1633" w:author="..." w:date="2018-06-12T04:17:00Z">
            <w:rPr/>
          </w:rPrChange>
        </w:rPr>
        <w:pPrChange w:id="1634" w:author="..." w:date="2018-06-12T04:17:00Z">
          <w:pPr>
            <w:ind w:firstLineChars="200" w:firstLine="420"/>
          </w:pPr>
        </w:pPrChange>
      </w:pPr>
      <w:r>
        <w:rPr>
          <w:rFonts w:ascii="Times New Roman" w:eastAsia="宋体" w:hAnsi="Times New Roman" w:cs="Times New Roman" w:hint="eastAsia"/>
          <w:sz w:val="24"/>
          <w:szCs w:val="24"/>
          <w:rPrChange w:id="1635" w:author="..." w:date="2018-06-12T04:17:00Z">
            <w:rPr>
              <w:rFonts w:hint="eastAsia"/>
            </w:rPr>
          </w:rPrChange>
        </w:rPr>
        <w:t>第三章，应用程序（</w:t>
      </w:r>
      <w:r>
        <w:rPr>
          <w:rFonts w:ascii="Times New Roman" w:eastAsia="宋体" w:hAnsi="Times New Roman" w:cs="Times New Roman"/>
          <w:sz w:val="24"/>
          <w:szCs w:val="24"/>
          <w:rPrChange w:id="1636" w:author="..." w:date="2018-06-12T04:17:00Z">
            <w:rPr/>
          </w:rPrChange>
        </w:rPr>
        <w:t>Application</w:t>
      </w:r>
      <w:r>
        <w:rPr>
          <w:rFonts w:ascii="Times New Roman" w:eastAsia="宋体" w:hAnsi="Times New Roman" w:cs="Times New Roman" w:hint="eastAsia"/>
          <w:sz w:val="24"/>
          <w:szCs w:val="24"/>
          <w:rPrChange w:id="1637" w:author="..." w:date="2018-06-12T04:17:00Z">
            <w:rPr>
              <w:rFonts w:hint="eastAsia"/>
            </w:rPr>
          </w:rPrChange>
        </w:rPr>
        <w:t>）的基本属性配置。通过设计测试用例，对应用程序共享用户</w:t>
      </w:r>
      <w:r>
        <w:rPr>
          <w:rFonts w:ascii="Times New Roman" w:eastAsia="宋体" w:hAnsi="Times New Roman" w:cs="Times New Roman"/>
          <w:sz w:val="24"/>
          <w:szCs w:val="24"/>
          <w:rPrChange w:id="1638" w:author="..." w:date="2018-06-12T04:17:00Z">
            <w:rPr/>
          </w:rPrChange>
        </w:rPr>
        <w:t>ID</w:t>
      </w:r>
      <w:r>
        <w:rPr>
          <w:rFonts w:ascii="Times New Roman" w:eastAsia="宋体" w:hAnsi="Times New Roman" w:cs="Times New Roman" w:hint="eastAsia"/>
          <w:sz w:val="24"/>
          <w:szCs w:val="24"/>
          <w:rPrChange w:id="1639" w:author="..." w:date="2018-06-12T04:17:00Z">
            <w:rPr>
              <w:rFonts w:hint="eastAsia"/>
            </w:rPr>
          </w:rPrChange>
        </w:rPr>
        <w:t>的条件进行了分析，通过实验验证程序包覆盖安装的条件，分析了存在多个</w:t>
      </w:r>
      <w:r>
        <w:rPr>
          <w:rFonts w:ascii="Times New Roman" w:eastAsia="宋体" w:hAnsi="Times New Roman" w:cs="Times New Roman"/>
          <w:sz w:val="24"/>
          <w:szCs w:val="24"/>
          <w:rPrChange w:id="1640" w:author="..." w:date="2018-06-12T04:17:00Z">
            <w:rPr/>
          </w:rPrChange>
        </w:rPr>
        <w:t>MainActivity</w:t>
      </w:r>
      <w:r>
        <w:rPr>
          <w:rFonts w:ascii="Times New Roman" w:eastAsia="宋体" w:hAnsi="Times New Roman" w:cs="Times New Roman" w:hint="eastAsia"/>
          <w:sz w:val="24"/>
          <w:szCs w:val="24"/>
          <w:rPrChange w:id="1641" w:author="..." w:date="2018-06-12T04:17:00Z">
            <w:rPr>
              <w:rFonts w:hint="eastAsia"/>
            </w:rPr>
          </w:rPrChange>
        </w:rPr>
        <w:t>的情况。</w:t>
      </w:r>
    </w:p>
    <w:p w:rsidR="00F76376" w:rsidRPr="00F76376" w:rsidRDefault="00793F6E">
      <w:pPr>
        <w:spacing w:line="400" w:lineRule="exact"/>
        <w:ind w:firstLineChars="200" w:firstLine="480"/>
        <w:rPr>
          <w:rFonts w:ascii="Times New Roman" w:eastAsia="宋体" w:hAnsi="Times New Roman" w:cs="Times New Roman"/>
          <w:sz w:val="24"/>
          <w:szCs w:val="24"/>
          <w:rPrChange w:id="1642" w:author="..." w:date="2018-06-12T04:17:00Z">
            <w:rPr/>
          </w:rPrChange>
        </w:rPr>
        <w:pPrChange w:id="1643" w:author="..." w:date="2018-06-12T04:17:00Z">
          <w:pPr>
            <w:ind w:firstLineChars="200" w:firstLine="420"/>
          </w:pPr>
        </w:pPrChange>
      </w:pPr>
      <w:r>
        <w:rPr>
          <w:rFonts w:ascii="Times New Roman" w:eastAsia="宋体" w:hAnsi="Times New Roman" w:cs="Times New Roman" w:hint="eastAsia"/>
          <w:sz w:val="24"/>
          <w:szCs w:val="24"/>
          <w:rPrChange w:id="1644" w:author="..." w:date="2018-06-12T04:17:00Z">
            <w:rPr>
              <w:rFonts w:hint="eastAsia"/>
            </w:rPr>
          </w:rPrChange>
        </w:rPr>
        <w:t>第四章，应用程序及组件进程配置分析。本章主要是对应用程序（包括组件）与它们所运行的进程之间的配置关系展开了一系列测试，包括单个</w:t>
      </w:r>
      <w:r>
        <w:rPr>
          <w:rFonts w:ascii="Times New Roman" w:eastAsia="宋体" w:hAnsi="Times New Roman" w:cs="Times New Roman"/>
          <w:sz w:val="24"/>
          <w:szCs w:val="24"/>
          <w:rPrChange w:id="1645" w:author="..." w:date="2018-06-12T04:17:00Z">
            <w:rPr/>
          </w:rPrChange>
        </w:rPr>
        <w:t>App</w:t>
      </w:r>
      <w:r>
        <w:rPr>
          <w:rFonts w:ascii="Times New Roman" w:eastAsia="宋体" w:hAnsi="Times New Roman" w:cs="Times New Roman" w:hint="eastAsia"/>
          <w:sz w:val="24"/>
          <w:szCs w:val="24"/>
          <w:rPrChange w:id="1646" w:author="..." w:date="2018-06-12T04:17:00Z">
            <w:rPr>
              <w:rFonts w:hint="eastAsia"/>
            </w:rPr>
          </w:rPrChange>
        </w:rPr>
        <w:t>进程的部署、多个</w:t>
      </w:r>
      <w:r>
        <w:rPr>
          <w:rFonts w:ascii="Times New Roman" w:eastAsia="宋体" w:hAnsi="Times New Roman" w:cs="Times New Roman"/>
          <w:sz w:val="24"/>
          <w:szCs w:val="24"/>
          <w:rPrChange w:id="1647" w:author="..." w:date="2018-06-12T04:17:00Z">
            <w:rPr/>
          </w:rPrChange>
        </w:rPr>
        <w:t>App</w:t>
      </w:r>
      <w:r>
        <w:rPr>
          <w:rFonts w:ascii="Times New Roman" w:eastAsia="宋体" w:hAnsi="Times New Roman" w:cs="Times New Roman" w:hint="eastAsia"/>
          <w:sz w:val="24"/>
          <w:szCs w:val="24"/>
          <w:rPrChange w:id="1648" w:author="..." w:date="2018-06-12T04:17:00Z">
            <w:rPr>
              <w:rFonts w:hint="eastAsia"/>
            </w:rPr>
          </w:rPrChange>
        </w:rPr>
        <w:t>间的跨应用访问，</w:t>
      </w:r>
      <w:r>
        <w:rPr>
          <w:rFonts w:ascii="Times New Roman" w:eastAsia="宋体" w:hAnsi="Times New Roman" w:cs="Times New Roman"/>
          <w:sz w:val="24"/>
          <w:szCs w:val="24"/>
          <w:rPrChange w:id="1649" w:author="..." w:date="2018-06-12T04:17:00Z">
            <w:rPr/>
          </w:rPrChange>
        </w:rPr>
        <w:t>multiprocess</w:t>
      </w:r>
      <w:r>
        <w:rPr>
          <w:rFonts w:ascii="Times New Roman" w:eastAsia="宋体" w:hAnsi="Times New Roman" w:cs="Times New Roman" w:hint="eastAsia"/>
          <w:sz w:val="24"/>
          <w:szCs w:val="24"/>
          <w:rPrChange w:id="1650" w:author="..." w:date="2018-06-12T04:17:00Z">
            <w:rPr>
              <w:rFonts w:hint="eastAsia"/>
            </w:rPr>
          </w:rPrChange>
        </w:rPr>
        <w:t>对组件实例可能产生的影响等。</w:t>
      </w:r>
    </w:p>
    <w:p w:rsidR="00F76376" w:rsidRPr="00F76376" w:rsidRDefault="00793F6E">
      <w:pPr>
        <w:spacing w:line="400" w:lineRule="exact"/>
        <w:ind w:firstLineChars="200" w:firstLine="480"/>
        <w:rPr>
          <w:rFonts w:ascii="Times New Roman" w:eastAsia="宋体" w:hAnsi="Times New Roman" w:cs="Times New Roman"/>
          <w:sz w:val="24"/>
          <w:szCs w:val="24"/>
          <w:rPrChange w:id="1651" w:author="..." w:date="2018-06-12T04:17:00Z">
            <w:rPr/>
          </w:rPrChange>
        </w:rPr>
        <w:pPrChange w:id="1652" w:author="..." w:date="2018-06-12T04:17:00Z">
          <w:pPr>
            <w:ind w:firstLineChars="200" w:firstLine="420"/>
          </w:pPr>
        </w:pPrChange>
      </w:pPr>
      <w:r>
        <w:rPr>
          <w:rFonts w:ascii="Times New Roman" w:eastAsia="宋体" w:hAnsi="Times New Roman" w:cs="Times New Roman" w:hint="eastAsia"/>
          <w:sz w:val="24"/>
          <w:szCs w:val="24"/>
          <w:rPrChange w:id="1653" w:author="..." w:date="2018-06-12T04:17:00Z">
            <w:rPr>
              <w:rFonts w:hint="eastAsia"/>
            </w:rPr>
          </w:rPrChange>
        </w:rPr>
        <w:t>第五章，应用程序和组件权限配置研究。通过多个案例的结果分析共享用户间</w:t>
      </w:r>
      <w:r>
        <w:rPr>
          <w:rFonts w:ascii="Times New Roman" w:eastAsia="宋体" w:hAnsi="Times New Roman" w:cs="Times New Roman"/>
          <w:sz w:val="24"/>
          <w:szCs w:val="24"/>
          <w:rPrChange w:id="1654" w:author="..." w:date="2018-06-12T04:17:00Z">
            <w:rPr/>
          </w:rPrChange>
        </w:rPr>
        <w:t>App</w:t>
      </w:r>
      <w:r>
        <w:rPr>
          <w:rFonts w:ascii="Times New Roman" w:eastAsia="宋体" w:hAnsi="Times New Roman" w:cs="Times New Roman" w:hint="eastAsia"/>
          <w:sz w:val="24"/>
          <w:szCs w:val="24"/>
          <w:rPrChange w:id="1655" w:author="..." w:date="2018-06-12T04:17:00Z">
            <w:rPr>
              <w:rFonts w:hint="eastAsia"/>
            </w:rPr>
          </w:rPrChange>
        </w:rPr>
        <w:t>的权限集合和</w:t>
      </w:r>
      <w:r>
        <w:rPr>
          <w:rFonts w:ascii="Times New Roman" w:eastAsia="宋体" w:hAnsi="Times New Roman" w:cs="Times New Roman"/>
          <w:sz w:val="24"/>
          <w:szCs w:val="24"/>
          <w:rPrChange w:id="1656" w:author="..." w:date="2018-06-12T04:17:00Z">
            <w:rPr/>
          </w:rPrChange>
        </w:rPr>
        <w:t>enforced</w:t>
      </w:r>
      <w:r>
        <w:rPr>
          <w:rFonts w:ascii="Times New Roman" w:eastAsia="宋体" w:hAnsi="Times New Roman" w:cs="Times New Roman" w:hint="eastAsia"/>
          <w:sz w:val="24"/>
          <w:szCs w:val="24"/>
          <w:rPrChange w:id="1657" w:author="..." w:date="2018-06-12T04:17:00Z">
            <w:rPr>
              <w:rFonts w:hint="eastAsia"/>
            </w:rPr>
          </w:rPrChange>
        </w:rPr>
        <w:t>权限的继承。</w:t>
      </w:r>
    </w:p>
    <w:p w:rsidR="00F76376" w:rsidRPr="00F76376" w:rsidRDefault="00793F6E">
      <w:pPr>
        <w:spacing w:line="400" w:lineRule="exact"/>
        <w:ind w:firstLineChars="200" w:firstLine="480"/>
        <w:rPr>
          <w:rFonts w:ascii="Times New Roman" w:eastAsia="宋体" w:hAnsi="Times New Roman" w:cs="Times New Roman"/>
          <w:sz w:val="24"/>
          <w:szCs w:val="24"/>
          <w:rPrChange w:id="1658" w:author="..." w:date="2018-06-12T04:17:00Z">
            <w:rPr/>
          </w:rPrChange>
        </w:rPr>
        <w:pPrChange w:id="1659" w:author="..." w:date="2018-06-12T04:17:00Z">
          <w:pPr>
            <w:ind w:firstLineChars="200" w:firstLine="420"/>
          </w:pPr>
        </w:pPrChange>
      </w:pPr>
      <w:r>
        <w:rPr>
          <w:rFonts w:ascii="Times New Roman" w:eastAsia="宋体" w:hAnsi="Times New Roman" w:cs="Times New Roman" w:hint="eastAsia"/>
          <w:sz w:val="24"/>
          <w:szCs w:val="24"/>
          <w:rPrChange w:id="1660" w:author="..." w:date="2018-06-12T04:17:00Z">
            <w:rPr>
              <w:rFonts w:hint="eastAsia"/>
            </w:rPr>
          </w:rPrChange>
        </w:rPr>
        <w:t>第六章，组件间通信的权限分析。分析了</w:t>
      </w:r>
      <w:r>
        <w:rPr>
          <w:rFonts w:ascii="Times New Roman" w:eastAsia="宋体" w:hAnsi="Times New Roman" w:cs="Times New Roman"/>
          <w:sz w:val="24"/>
          <w:szCs w:val="24"/>
          <w:rPrChange w:id="1661" w:author="..." w:date="2018-06-12T04:17:00Z">
            <w:rPr/>
          </w:rPrChange>
        </w:rPr>
        <w:t>intent</w:t>
      </w:r>
      <w:r>
        <w:rPr>
          <w:rFonts w:ascii="Times New Roman" w:eastAsia="宋体" w:hAnsi="Times New Roman" w:cs="Times New Roman" w:hint="eastAsia"/>
          <w:sz w:val="24"/>
          <w:szCs w:val="24"/>
          <w:rPrChange w:id="1662" w:author="..." w:date="2018-06-12T04:17:00Z">
            <w:rPr>
              <w:rFonts w:hint="eastAsia"/>
            </w:rPr>
          </w:rPrChange>
        </w:rPr>
        <w:t>的隐式启动对</w:t>
      </w:r>
      <w:r>
        <w:rPr>
          <w:rFonts w:ascii="Times New Roman" w:eastAsia="宋体" w:hAnsi="Times New Roman" w:cs="Times New Roman"/>
          <w:sz w:val="24"/>
          <w:szCs w:val="24"/>
          <w:rPrChange w:id="1663" w:author="..." w:date="2018-06-12T04:17:00Z">
            <w:rPr/>
          </w:rPrChange>
        </w:rPr>
        <w:t>App</w:t>
      </w:r>
      <w:r>
        <w:rPr>
          <w:rFonts w:ascii="Times New Roman" w:eastAsia="宋体" w:hAnsi="Times New Roman" w:cs="Times New Roman" w:hint="eastAsia"/>
          <w:sz w:val="24"/>
          <w:szCs w:val="24"/>
          <w:rPrChange w:id="1664" w:author="..." w:date="2018-06-12T04:17:00Z">
            <w:rPr>
              <w:rFonts w:hint="eastAsia"/>
            </w:rPr>
          </w:rPrChange>
        </w:rPr>
        <w:t>本身可能产生的隐患以及</w:t>
      </w:r>
      <w:r>
        <w:rPr>
          <w:rFonts w:ascii="Times New Roman" w:eastAsia="宋体" w:hAnsi="Times New Roman" w:cs="Times New Roman"/>
          <w:sz w:val="24"/>
          <w:szCs w:val="24"/>
          <w:rPrChange w:id="1665" w:author="..." w:date="2018-06-12T04:17:00Z">
            <w:rPr/>
          </w:rPrChange>
        </w:rPr>
        <w:t>intent action</w:t>
      </w:r>
      <w:r>
        <w:rPr>
          <w:rFonts w:ascii="Times New Roman" w:eastAsia="宋体" w:hAnsi="Times New Roman" w:cs="Times New Roman" w:hint="eastAsia"/>
          <w:sz w:val="24"/>
          <w:szCs w:val="24"/>
          <w:rPrChange w:id="1666" w:author="..." w:date="2018-06-12T04:17:00Z">
            <w:rPr>
              <w:rFonts w:hint="eastAsia"/>
            </w:rPr>
          </w:rPrChange>
        </w:rPr>
        <w:t>的权限约束。</w:t>
      </w:r>
    </w:p>
    <w:p w:rsidR="00F76376" w:rsidRDefault="00793F6E">
      <w:pPr>
        <w:spacing w:line="400" w:lineRule="exact"/>
        <w:ind w:firstLineChars="200" w:firstLine="480"/>
        <w:rPr>
          <w:ins w:id="1667" w:author="..." w:date="2018-06-12T04:09:00Z"/>
        </w:rPr>
        <w:pPrChange w:id="1668" w:author="..." w:date="2018-06-12T04:17:00Z">
          <w:pPr>
            <w:ind w:firstLineChars="200" w:firstLine="420"/>
          </w:pPr>
        </w:pPrChange>
      </w:pPr>
      <w:r>
        <w:rPr>
          <w:rFonts w:ascii="Times New Roman" w:eastAsia="宋体" w:hAnsi="Times New Roman" w:cs="Times New Roman" w:hint="eastAsia"/>
          <w:sz w:val="24"/>
          <w:szCs w:val="24"/>
          <w:rPrChange w:id="1669" w:author="..." w:date="2018-06-12T04:17:00Z">
            <w:rPr>
              <w:rFonts w:hint="eastAsia"/>
            </w:rPr>
          </w:rPrChange>
        </w:rPr>
        <w:t>第七章，总结</w:t>
      </w:r>
      <w:del w:id="1670" w:author="..." w:date="2018-06-12T15:18:00Z">
        <w:r>
          <w:rPr>
            <w:rFonts w:ascii="Times New Roman" w:eastAsia="宋体" w:hAnsi="Times New Roman" w:cs="Times New Roman" w:hint="eastAsia"/>
            <w:sz w:val="24"/>
            <w:szCs w:val="24"/>
            <w:rPrChange w:id="1671" w:author="..." w:date="2018-06-12T04:17:00Z">
              <w:rPr>
                <w:rFonts w:hint="eastAsia"/>
              </w:rPr>
            </w:rPrChange>
          </w:rPr>
          <w:delText>和展望</w:delText>
        </w:r>
      </w:del>
      <w:r>
        <w:rPr>
          <w:rFonts w:ascii="Times New Roman" w:eastAsia="宋体" w:hAnsi="Times New Roman" w:cs="Times New Roman" w:hint="eastAsia"/>
          <w:sz w:val="24"/>
          <w:szCs w:val="24"/>
          <w:rPrChange w:id="1672" w:author="..." w:date="2018-06-12T04:17:00Z">
            <w:rPr>
              <w:rFonts w:hint="eastAsia"/>
            </w:rPr>
          </w:rPrChange>
        </w:rPr>
        <w:t>。本章对毕设和论文的工作内容进行了总结</w:t>
      </w:r>
      <w:del w:id="1673" w:author="..." w:date="2018-06-12T15:18:00Z">
        <w:r>
          <w:rPr>
            <w:rFonts w:ascii="Times New Roman" w:eastAsia="宋体" w:hAnsi="Times New Roman" w:cs="Times New Roman" w:hint="eastAsia"/>
            <w:sz w:val="24"/>
            <w:szCs w:val="24"/>
            <w:rPrChange w:id="1674" w:author="..." w:date="2018-06-12T04:17:00Z">
              <w:rPr>
                <w:rFonts w:hint="eastAsia"/>
              </w:rPr>
            </w:rPrChange>
          </w:rPr>
          <w:delText>同时对以后的工作进行了规划</w:delText>
        </w:r>
      </w:del>
      <w:r>
        <w:rPr>
          <w:rFonts w:ascii="Times New Roman" w:eastAsia="宋体" w:hAnsi="Times New Roman" w:cs="Times New Roman" w:hint="eastAsia"/>
          <w:sz w:val="24"/>
          <w:szCs w:val="24"/>
          <w:rPrChange w:id="1675" w:author="..." w:date="2018-06-12T04:17:00Z">
            <w:rPr>
              <w:rFonts w:hint="eastAsia"/>
            </w:rPr>
          </w:rPrChange>
        </w:rPr>
        <w:t>。</w:t>
      </w:r>
    </w:p>
    <w:p w:rsidR="00F76376" w:rsidRDefault="00F76376">
      <w:pPr>
        <w:ind w:firstLineChars="200" w:firstLine="420"/>
        <w:rPr>
          <w:ins w:id="1676" w:author="..." w:date="2018-06-12T04:09:00Z"/>
        </w:rPr>
      </w:pPr>
    </w:p>
    <w:p w:rsidR="00F76376" w:rsidRDefault="00F76376">
      <w:pPr>
        <w:ind w:firstLineChars="200" w:firstLine="420"/>
        <w:rPr>
          <w:ins w:id="1677" w:author="..." w:date="2018-06-12T04:09:00Z"/>
        </w:rPr>
      </w:pPr>
    </w:p>
    <w:p w:rsidR="00F76376" w:rsidRDefault="00F76376">
      <w:pPr>
        <w:ind w:firstLineChars="200" w:firstLine="420"/>
        <w:rPr>
          <w:ins w:id="1678" w:author="..." w:date="2018-06-12T04:09:00Z"/>
        </w:rPr>
      </w:pPr>
    </w:p>
    <w:p w:rsidR="00F76376" w:rsidRDefault="00F76376">
      <w:pPr>
        <w:ind w:firstLineChars="200" w:firstLine="420"/>
        <w:rPr>
          <w:ins w:id="1679" w:author="..." w:date="2018-06-12T04:09:00Z"/>
        </w:rPr>
      </w:pPr>
    </w:p>
    <w:p w:rsidR="00F76376" w:rsidRDefault="00F76376">
      <w:pPr>
        <w:ind w:firstLineChars="200" w:firstLine="420"/>
        <w:rPr>
          <w:ins w:id="1680" w:author="..." w:date="2018-06-12T04:09:00Z"/>
        </w:rPr>
      </w:pPr>
    </w:p>
    <w:p w:rsidR="00F76376" w:rsidRDefault="00F76376">
      <w:pPr>
        <w:ind w:firstLineChars="200" w:firstLine="420"/>
        <w:rPr>
          <w:ins w:id="1681" w:author="..." w:date="2018-06-12T04:09:00Z"/>
        </w:rPr>
      </w:pPr>
    </w:p>
    <w:p w:rsidR="00F76376" w:rsidRDefault="00F76376">
      <w:pPr>
        <w:ind w:firstLineChars="200" w:firstLine="420"/>
        <w:rPr>
          <w:ins w:id="1682" w:author="..." w:date="2018-06-12T04:09:00Z"/>
        </w:rPr>
      </w:pPr>
    </w:p>
    <w:p w:rsidR="00F76376" w:rsidRDefault="00F76376">
      <w:pPr>
        <w:ind w:firstLineChars="200" w:firstLine="420"/>
        <w:rPr>
          <w:ins w:id="1683" w:author="..." w:date="2018-06-12T04:09:00Z"/>
        </w:rPr>
      </w:pPr>
    </w:p>
    <w:p w:rsidR="00F76376" w:rsidRDefault="00F76376">
      <w:pPr>
        <w:ind w:firstLineChars="200" w:firstLine="420"/>
        <w:rPr>
          <w:ins w:id="1684" w:author="..." w:date="2018-06-12T04:09:00Z"/>
        </w:rPr>
      </w:pPr>
    </w:p>
    <w:p w:rsidR="00F76376" w:rsidDel="0006043F" w:rsidRDefault="00F76376">
      <w:pPr>
        <w:ind w:firstLineChars="200" w:firstLine="420"/>
        <w:rPr>
          <w:ins w:id="1685" w:author="..." w:date="2018-06-12T04:09:00Z"/>
          <w:del w:id="1686" w:author="Windows 用户" w:date="2018-06-12T19:15:00Z"/>
        </w:rPr>
      </w:pPr>
    </w:p>
    <w:p w:rsidR="00F76376" w:rsidRDefault="00F76376">
      <w:pPr>
        <w:pPrChange w:id="1687" w:author="..." w:date="2018-06-12T04:19:00Z">
          <w:pPr>
            <w:ind w:firstLineChars="200" w:firstLine="420"/>
          </w:pPr>
        </w:pPrChange>
      </w:pPr>
    </w:p>
    <w:p w:rsidR="00F76376" w:rsidRPr="00440163"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1688" w:author="Windows 用户" w:date="2018-06-12T19:02:00Z">
            <w:rPr/>
          </w:rPrChange>
        </w:rPr>
        <w:pPrChange w:id="1689" w:author="Windows 用户" w:date="2018-06-12T19:02:00Z">
          <w:pPr>
            <w:pStyle w:val="1"/>
            <w:jc w:val="center"/>
          </w:pPr>
        </w:pPrChange>
      </w:pPr>
      <w:bookmarkStart w:id="1690" w:name="_Toc516102702"/>
      <w:bookmarkStart w:id="1691" w:name="_Toc516593045"/>
      <w:ins w:id="1692" w:author="..." w:date="2018-06-12T03:37:00Z">
        <w:r w:rsidRPr="00440163">
          <w:rPr>
            <w:rFonts w:ascii="Times New Roman" w:eastAsia="黑体" w:hAnsi="Times New Roman" w:cs="Times New Roman"/>
            <w:b/>
            <w:bCs/>
            <w:sz w:val="30"/>
            <w:szCs w:val="30"/>
            <w:rPrChange w:id="1693" w:author="Windows 用户" w:date="2018-06-12T19:02:00Z">
              <w:rPr>
                <w:rFonts w:ascii="黑体" w:eastAsia="黑体" w:hAnsi="黑体" w:cs="黑体"/>
                <w:sz w:val="30"/>
                <w:szCs w:val="30"/>
              </w:rPr>
            </w:rPrChange>
          </w:rPr>
          <w:lastRenderedPageBreak/>
          <w:t xml:space="preserve">2 </w:t>
        </w:r>
      </w:ins>
      <w:del w:id="1694" w:author="..." w:date="2018-06-12T03:30:00Z">
        <w:r w:rsidRPr="00440163">
          <w:rPr>
            <w:rFonts w:ascii="Times New Roman" w:eastAsia="黑体" w:hAnsi="Times New Roman" w:cs="Times New Roman"/>
            <w:b/>
            <w:bCs/>
            <w:sz w:val="30"/>
            <w:szCs w:val="30"/>
            <w:rPrChange w:id="1695" w:author="Windows 用户" w:date="2018-06-12T19:02:00Z">
              <w:rPr/>
            </w:rPrChange>
          </w:rPr>
          <w:delText xml:space="preserve">2 </w:delText>
        </w:r>
      </w:del>
      <w:r w:rsidRPr="00440163">
        <w:rPr>
          <w:rFonts w:ascii="Times New Roman" w:eastAsia="黑体" w:hAnsi="Times New Roman" w:cs="Times New Roman"/>
          <w:b/>
          <w:bCs/>
          <w:sz w:val="30"/>
          <w:szCs w:val="30"/>
          <w:rPrChange w:id="1696" w:author="Windows 用户" w:date="2018-06-12T19:02:00Z">
            <w:rPr/>
          </w:rPrChange>
        </w:rPr>
        <w:t>Android</w:t>
      </w:r>
      <w:r w:rsidRPr="00440163">
        <w:rPr>
          <w:rFonts w:ascii="Times New Roman" w:eastAsia="黑体" w:hAnsi="Times New Roman" w:cs="Times New Roman" w:hint="eastAsia"/>
          <w:b/>
          <w:bCs/>
          <w:sz w:val="30"/>
          <w:szCs w:val="30"/>
          <w:rPrChange w:id="1697" w:author="Windows 用户" w:date="2018-06-12T19:02:00Z">
            <w:rPr>
              <w:rFonts w:hint="eastAsia"/>
            </w:rPr>
          </w:rPrChange>
        </w:rPr>
        <w:t>组件配置及安全机制</w:t>
      </w:r>
      <w:bookmarkEnd w:id="1690"/>
      <w:bookmarkEnd w:id="1691"/>
    </w:p>
    <w:p w:rsidR="00F76376" w:rsidRDefault="00793F6E">
      <w:pPr>
        <w:ind w:firstLineChars="200" w:firstLine="480"/>
      </w:pPr>
      <w:r>
        <w:rPr>
          <w:rFonts w:ascii="Times New Roman" w:eastAsia="宋体" w:hAnsi="Times New Roman" w:cs="Times New Roman"/>
          <w:sz w:val="24"/>
          <w:szCs w:val="24"/>
          <w:rPrChange w:id="1698" w:author="..." w:date="2018-06-12T04:20:00Z">
            <w:rPr/>
          </w:rPrChange>
        </w:rPr>
        <w:t>Android</w:t>
      </w:r>
      <w:r>
        <w:rPr>
          <w:rFonts w:ascii="Times New Roman" w:eastAsia="宋体" w:hAnsi="Times New Roman" w:cs="Times New Roman" w:hint="eastAsia"/>
          <w:sz w:val="24"/>
          <w:szCs w:val="24"/>
          <w:rPrChange w:id="1699" w:author="..." w:date="2018-06-12T04:20:00Z">
            <w:rPr>
              <w:rFonts w:hint="eastAsia"/>
            </w:rPr>
          </w:rPrChange>
        </w:rPr>
        <w:t>系统为了达到结构清晰，层次更加分明，使用了分层的架构。</w:t>
      </w:r>
      <w:r>
        <w:rPr>
          <w:rFonts w:ascii="Times New Roman" w:eastAsia="宋体" w:hAnsi="Times New Roman" w:cs="Times New Roman"/>
          <w:sz w:val="24"/>
          <w:szCs w:val="24"/>
          <w:rPrChange w:id="1700" w:author="..." w:date="2018-06-12T04:20:00Z">
            <w:rPr/>
          </w:rPrChange>
        </w:rPr>
        <w:t>Android</w:t>
      </w:r>
      <w:r>
        <w:rPr>
          <w:rFonts w:ascii="Times New Roman" w:eastAsia="宋体" w:hAnsi="Times New Roman" w:cs="Times New Roman" w:hint="eastAsia"/>
          <w:sz w:val="24"/>
          <w:szCs w:val="24"/>
          <w:rPrChange w:id="1701" w:author="..." w:date="2018-06-12T04:20:00Z">
            <w:rPr>
              <w:rFonts w:hint="eastAsia"/>
            </w:rPr>
          </w:rPrChange>
        </w:rPr>
        <w:t>系统一般分为</w:t>
      </w:r>
      <w:r>
        <w:rPr>
          <w:rFonts w:ascii="Times New Roman" w:eastAsia="宋体" w:hAnsi="Times New Roman" w:cs="Times New Roman"/>
          <w:sz w:val="24"/>
          <w:szCs w:val="24"/>
          <w:rPrChange w:id="1702" w:author="..." w:date="2018-06-12T04:20:00Z">
            <w:rPr/>
          </w:rPrChange>
        </w:rPr>
        <w:t>4</w:t>
      </w:r>
      <w:r>
        <w:rPr>
          <w:rFonts w:ascii="Times New Roman" w:eastAsia="宋体" w:hAnsi="Times New Roman" w:cs="Times New Roman" w:hint="eastAsia"/>
          <w:sz w:val="24"/>
          <w:szCs w:val="24"/>
          <w:rPrChange w:id="1703" w:author="..." w:date="2018-06-12T04:20:00Z">
            <w:rPr>
              <w:rFonts w:hint="eastAsia"/>
            </w:rPr>
          </w:rPrChange>
        </w:rPr>
        <w:t>层，从高层向低层分别是应用程序层、应用程序框架层、系统运行库层和</w:t>
      </w:r>
      <w:r>
        <w:rPr>
          <w:rFonts w:ascii="Times New Roman" w:eastAsia="宋体" w:hAnsi="Times New Roman" w:cs="Times New Roman"/>
          <w:sz w:val="24"/>
          <w:szCs w:val="24"/>
          <w:rPrChange w:id="1704" w:author="..." w:date="2018-06-12T04:20:00Z">
            <w:rPr/>
          </w:rPrChange>
        </w:rPr>
        <w:t>Linux</w:t>
      </w:r>
      <w:r>
        <w:rPr>
          <w:rFonts w:ascii="Times New Roman" w:eastAsia="宋体" w:hAnsi="Times New Roman" w:cs="Times New Roman" w:hint="eastAsia"/>
          <w:sz w:val="24"/>
          <w:szCs w:val="24"/>
          <w:rPrChange w:id="1705" w:author="..." w:date="2018-06-12T04:20:00Z">
            <w:rPr>
              <w:rFonts w:hint="eastAsia"/>
            </w:rPr>
          </w:rPrChange>
        </w:rPr>
        <w:t>核心层，层与层之间的作用各不相同，但是相互关联，协同工作，整体架构如图</w:t>
      </w:r>
      <w:ins w:id="1706" w:author="..." w:date="2018-06-12T04:20:00Z">
        <w:r>
          <w:rPr>
            <w:rFonts w:ascii="Times New Roman" w:eastAsia="宋体" w:hAnsi="Times New Roman" w:cs="Times New Roman"/>
            <w:sz w:val="24"/>
            <w:szCs w:val="24"/>
            <w:rPrChange w:id="1707" w:author="..." w:date="2018-06-12T04:20:00Z">
              <w:rPr/>
            </w:rPrChange>
          </w:rPr>
          <w:t>2-1</w:t>
        </w:r>
      </w:ins>
      <w:r>
        <w:rPr>
          <w:rFonts w:ascii="Times New Roman" w:eastAsia="宋体" w:hAnsi="Times New Roman" w:cs="Times New Roman" w:hint="eastAsia"/>
          <w:sz w:val="24"/>
          <w:szCs w:val="24"/>
          <w:rPrChange w:id="1708" w:author="..." w:date="2018-06-12T04:20:00Z">
            <w:rPr>
              <w:rFonts w:hint="eastAsia"/>
            </w:rPr>
          </w:rPrChange>
        </w:rPr>
        <w:t>：</w:t>
      </w:r>
    </w:p>
    <w:p w:rsidR="00F76376" w:rsidRDefault="00793F6E">
      <w:pPr>
        <w:jc w:val="center"/>
        <w:pPrChange w:id="1709" w:author="..." w:date="2018-06-12T04:13:00Z">
          <w:pPr/>
        </w:pPrChange>
      </w:pPr>
      <w:r>
        <w:rPr>
          <w:rFonts w:hint="eastAsia"/>
        </w:rPr>
        <w:object w:dxaOrig="8292" w:dyaOrig="8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17.75pt" o:ole="">
            <v:imagedata r:id="rId11" o:title=""/>
            <o:lock v:ext="edit" aspectratio="f"/>
          </v:shape>
          <o:OLEObject Type="Embed" ProgID="Visio.Drawing.11" ShapeID="_x0000_i1025" DrawAspect="Content" ObjectID="_1590901300" r:id="rId12"/>
        </w:object>
      </w:r>
    </w:p>
    <w:p w:rsidR="00F76376" w:rsidRPr="00F76376" w:rsidRDefault="00793F6E">
      <w:pPr>
        <w:spacing w:afterLines="50" w:after="156" w:line="400" w:lineRule="exact"/>
        <w:jc w:val="center"/>
        <w:rPr>
          <w:del w:id="1710" w:author="..." w:date="2018-06-12T04:22:00Z"/>
          <w:rFonts w:ascii="Times New Roman" w:eastAsia="宋体" w:hAnsi="Times New Roman" w:cs="Times New Roman"/>
          <w:b/>
          <w:bCs/>
          <w:szCs w:val="24"/>
          <w:rPrChange w:id="1711" w:author="..." w:date="2018-06-12T04:13:00Z">
            <w:rPr>
              <w:del w:id="1712" w:author="..." w:date="2018-06-12T04:22:00Z"/>
            </w:rPr>
          </w:rPrChange>
        </w:rPr>
        <w:pPrChange w:id="1713" w:author="..." w:date="2018-06-12T04:12:00Z">
          <w:pPr>
            <w:jc w:val="center"/>
          </w:pPr>
        </w:pPrChange>
      </w:pPr>
      <w:ins w:id="1714" w:author="dell-pc" w:date="2018-06-11T12:37:00Z">
        <w:del w:id="1715" w:author="..." w:date="2018-06-12T04:10:00Z">
          <w:r>
            <w:rPr>
              <w:rFonts w:ascii="Times New Roman" w:eastAsia="宋体" w:hAnsi="Times New Roman" w:cs="Times New Roman" w:hint="eastAsia"/>
              <w:b/>
              <w:bCs/>
              <w:szCs w:val="24"/>
              <w:rPrChange w:id="1716" w:author="..." w:date="2018-06-12T04:13:00Z">
                <w:rPr>
                  <w:rFonts w:hint="eastAsia"/>
                </w:rPr>
              </w:rPrChange>
            </w:rPr>
            <w:delText>题</w:delText>
          </w:r>
        </w:del>
        <w:r>
          <w:rPr>
            <w:rFonts w:ascii="Times New Roman" w:eastAsia="宋体" w:hAnsi="Times New Roman" w:cs="Times New Roman" w:hint="eastAsia"/>
            <w:b/>
            <w:bCs/>
            <w:szCs w:val="24"/>
            <w:rPrChange w:id="1717" w:author="..." w:date="2018-06-12T04:13:00Z">
              <w:rPr>
                <w:rFonts w:hint="eastAsia"/>
              </w:rPr>
            </w:rPrChange>
          </w:rPr>
          <w:t>图</w:t>
        </w:r>
      </w:ins>
      <w:ins w:id="1718" w:author="..." w:date="2018-06-12T04:20:00Z">
        <w:r>
          <w:rPr>
            <w:rFonts w:ascii="Times New Roman" w:eastAsia="宋体" w:hAnsi="Times New Roman" w:cs="Times New Roman" w:hint="eastAsia"/>
            <w:b/>
            <w:bCs/>
            <w:szCs w:val="24"/>
          </w:rPr>
          <w:t>2</w:t>
        </w:r>
      </w:ins>
      <w:ins w:id="1719" w:author="..." w:date="2018-06-12T04:11:00Z">
        <w:r>
          <w:rPr>
            <w:rFonts w:ascii="Times New Roman" w:eastAsia="宋体" w:hAnsi="Times New Roman" w:cs="Times New Roman"/>
            <w:b/>
            <w:bCs/>
            <w:szCs w:val="24"/>
            <w:rPrChange w:id="1720" w:author="..." w:date="2018-06-12T04:13:00Z">
              <w:rPr/>
            </w:rPrChange>
          </w:rPr>
          <w:t>-1 Android</w:t>
        </w:r>
        <w:r>
          <w:rPr>
            <w:rFonts w:ascii="Times New Roman" w:eastAsia="宋体" w:hAnsi="Times New Roman" w:cs="Times New Roman" w:hint="eastAsia"/>
            <w:b/>
            <w:bCs/>
            <w:szCs w:val="24"/>
            <w:rPrChange w:id="1721" w:author="..." w:date="2018-06-12T04:13:00Z">
              <w:rPr>
                <w:rFonts w:hint="eastAsia"/>
              </w:rPr>
            </w:rPrChange>
          </w:rPr>
          <w:t>体系结构</w:t>
        </w:r>
      </w:ins>
    </w:p>
    <w:p w:rsidR="00F76376" w:rsidRDefault="00F76376">
      <w:pPr>
        <w:spacing w:afterLines="50" w:after="156" w:line="400" w:lineRule="exact"/>
        <w:jc w:val="center"/>
        <w:pPrChange w:id="1722" w:author="..." w:date="2018-06-12T04:22:00Z">
          <w:pPr/>
        </w:pPrChange>
      </w:pPr>
    </w:p>
    <w:p w:rsidR="00F76376" w:rsidRPr="00BD7405"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1723" w:author="Windows 用户" w:date="2018-06-12T19:04:00Z">
            <w:rPr/>
          </w:rPrChange>
        </w:rPr>
        <w:pPrChange w:id="1724" w:author="Windows 用户" w:date="2018-06-12T19:04:00Z">
          <w:pPr>
            <w:pStyle w:val="2"/>
            <w:jc w:val="center"/>
          </w:pPr>
        </w:pPrChange>
      </w:pPr>
      <w:bookmarkStart w:id="1725" w:name="_Toc516102703"/>
      <w:bookmarkStart w:id="1726" w:name="_Toc516593046"/>
      <w:r w:rsidRPr="00BD7405">
        <w:rPr>
          <w:rFonts w:ascii="Times New Roman" w:eastAsia="宋体" w:hAnsi="Times New Roman" w:cs="Times New Roman"/>
          <w:b/>
          <w:bCs/>
          <w:color w:val="000000"/>
          <w:sz w:val="28"/>
          <w:szCs w:val="28"/>
          <w:rPrChange w:id="1727" w:author="Windows 用户" w:date="2018-06-12T19:04:00Z">
            <w:rPr/>
          </w:rPrChange>
        </w:rPr>
        <w:t>2.1 Android</w:t>
      </w:r>
      <w:r w:rsidRPr="00BD7405">
        <w:rPr>
          <w:rFonts w:ascii="Times New Roman" w:eastAsia="宋体" w:hAnsi="Times New Roman" w:cs="Times New Roman" w:hint="eastAsia"/>
          <w:b/>
          <w:bCs/>
          <w:color w:val="000000"/>
          <w:sz w:val="28"/>
          <w:szCs w:val="28"/>
          <w:rPrChange w:id="1728" w:author="Windows 用户" w:date="2018-06-12T19:04:00Z">
            <w:rPr>
              <w:rFonts w:hint="eastAsia"/>
            </w:rPr>
          </w:rPrChange>
        </w:rPr>
        <w:t>四大组件及配置</w:t>
      </w:r>
      <w:bookmarkEnd w:id="1725"/>
      <w:bookmarkEnd w:id="1726"/>
    </w:p>
    <w:p w:rsidR="00F76376" w:rsidRPr="001F4C55"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1729" w:author="yiyanggui" w:date="2018-06-12T18:57:00Z">
            <w:rPr/>
          </w:rPrChange>
        </w:rPr>
        <w:pPrChange w:id="1730" w:author="yiyanggui" w:date="2018-06-12T18:57:00Z">
          <w:pPr>
            <w:pStyle w:val="3"/>
          </w:pPr>
        </w:pPrChange>
      </w:pPr>
      <w:bookmarkStart w:id="1731" w:name="_Toc516102704"/>
      <w:bookmarkStart w:id="1732" w:name="_Toc516593047"/>
      <w:r w:rsidRPr="001F4C55">
        <w:rPr>
          <w:rFonts w:ascii="Times New Roman" w:eastAsia="宋体" w:hAnsi="Times New Roman" w:cs="Times New Roman"/>
          <w:b/>
          <w:sz w:val="24"/>
          <w:szCs w:val="24"/>
          <w:shd w:val="clear" w:color="auto" w:fill="FFFFFF"/>
          <w:rPrChange w:id="1733" w:author="yiyanggui" w:date="2018-06-12T18:57:00Z">
            <w:rPr>
              <w:b w:val="0"/>
              <w:bCs w:val="0"/>
            </w:rPr>
          </w:rPrChange>
        </w:rPr>
        <w:t xml:space="preserve">2.1.1 </w:t>
      </w:r>
      <w:r w:rsidRPr="001F4C55">
        <w:rPr>
          <w:rFonts w:ascii="Times New Roman" w:eastAsia="宋体" w:hAnsi="Times New Roman" w:cs="Times New Roman" w:hint="eastAsia"/>
          <w:b/>
          <w:sz w:val="24"/>
          <w:szCs w:val="24"/>
          <w:shd w:val="clear" w:color="auto" w:fill="FFFFFF"/>
          <w:rPrChange w:id="1734" w:author="yiyanggui" w:date="2018-06-12T18:57:00Z">
            <w:rPr>
              <w:rFonts w:hint="eastAsia"/>
              <w:b w:val="0"/>
              <w:bCs w:val="0"/>
            </w:rPr>
          </w:rPrChange>
        </w:rPr>
        <w:t>四大组件概述</w:t>
      </w:r>
      <w:bookmarkEnd w:id="1731"/>
      <w:bookmarkEnd w:id="1732"/>
    </w:p>
    <w:p w:rsidR="00F76376" w:rsidRPr="00F76376" w:rsidRDefault="00793F6E">
      <w:pPr>
        <w:ind w:firstLineChars="200" w:firstLine="480"/>
        <w:rPr>
          <w:rFonts w:ascii="Times New Roman" w:eastAsia="宋体" w:hAnsi="Times New Roman" w:cs="Times New Roman"/>
          <w:sz w:val="24"/>
          <w:szCs w:val="24"/>
          <w:rPrChange w:id="1735" w:author="..." w:date="2018-06-12T04:23:00Z">
            <w:rPr/>
          </w:rPrChange>
        </w:rPr>
        <w:pPrChange w:id="1736" w:author="..." w:date="2018-06-12T04:23:00Z">
          <w:pPr>
            <w:ind w:firstLineChars="200" w:firstLine="420"/>
          </w:pPr>
        </w:pPrChange>
      </w:pPr>
      <w:r>
        <w:rPr>
          <w:rFonts w:ascii="Times New Roman" w:eastAsia="宋体" w:hAnsi="Times New Roman" w:cs="Times New Roman"/>
          <w:sz w:val="24"/>
          <w:szCs w:val="24"/>
          <w:rPrChange w:id="1737" w:author="..." w:date="2018-06-12T04:23:00Z">
            <w:rPr/>
          </w:rPrChange>
        </w:rPr>
        <w:t>Android</w:t>
      </w:r>
      <w:r>
        <w:rPr>
          <w:rFonts w:ascii="Times New Roman" w:eastAsia="宋体" w:hAnsi="Times New Roman" w:cs="Times New Roman" w:hint="eastAsia"/>
          <w:sz w:val="24"/>
          <w:szCs w:val="24"/>
          <w:rPrChange w:id="1738" w:author="..." w:date="2018-06-12T04:23:00Z">
            <w:rPr>
              <w:rFonts w:hint="eastAsia"/>
            </w:rPr>
          </w:rPrChange>
        </w:rPr>
        <w:t>四大组件：</w:t>
      </w:r>
      <w:r>
        <w:rPr>
          <w:rFonts w:ascii="Times New Roman" w:eastAsia="宋体" w:hAnsi="Times New Roman" w:cs="Times New Roman"/>
          <w:sz w:val="24"/>
          <w:szCs w:val="24"/>
          <w:rPrChange w:id="1739" w:author="..." w:date="2018-06-12T04:23:00Z">
            <w:rPr/>
          </w:rPrChange>
        </w:rPr>
        <w:t>Activity</w:t>
      </w:r>
      <w:r>
        <w:rPr>
          <w:rFonts w:ascii="Times New Roman" w:eastAsia="宋体" w:hAnsi="Times New Roman" w:cs="Times New Roman" w:hint="eastAsia"/>
          <w:sz w:val="24"/>
          <w:szCs w:val="24"/>
          <w:rPrChange w:id="1740" w:author="..." w:date="2018-06-12T04:23:00Z">
            <w:rPr>
              <w:rFonts w:hint="eastAsia"/>
            </w:rPr>
          </w:rPrChange>
        </w:rPr>
        <w:t>、</w:t>
      </w:r>
      <w:r>
        <w:rPr>
          <w:rFonts w:ascii="Times New Roman" w:eastAsia="宋体" w:hAnsi="Times New Roman" w:cs="Times New Roman"/>
          <w:sz w:val="24"/>
          <w:szCs w:val="24"/>
          <w:rPrChange w:id="1741" w:author="..." w:date="2018-06-12T04:23:00Z">
            <w:rPr/>
          </w:rPrChange>
        </w:rPr>
        <w:t>Service</w:t>
      </w:r>
      <w:r>
        <w:rPr>
          <w:rFonts w:ascii="Times New Roman" w:eastAsia="宋体" w:hAnsi="Times New Roman" w:cs="Times New Roman" w:hint="eastAsia"/>
          <w:sz w:val="24"/>
          <w:szCs w:val="24"/>
          <w:rPrChange w:id="1742" w:author="..." w:date="2018-06-12T04:23:00Z">
            <w:rPr>
              <w:rFonts w:hint="eastAsia"/>
            </w:rPr>
          </w:rPrChange>
        </w:rPr>
        <w:t>、</w:t>
      </w:r>
      <w:r>
        <w:rPr>
          <w:rFonts w:ascii="Times New Roman" w:eastAsia="宋体" w:hAnsi="Times New Roman" w:cs="Times New Roman"/>
          <w:sz w:val="24"/>
          <w:szCs w:val="24"/>
          <w:rPrChange w:id="1743" w:author="..." w:date="2018-06-12T04:23:00Z">
            <w:rPr/>
          </w:rPrChange>
        </w:rPr>
        <w:t>Broadcast Receiver</w:t>
      </w:r>
      <w:r>
        <w:rPr>
          <w:rFonts w:ascii="Times New Roman" w:eastAsia="宋体" w:hAnsi="Times New Roman" w:cs="Times New Roman" w:hint="eastAsia"/>
          <w:sz w:val="24"/>
          <w:szCs w:val="24"/>
          <w:rPrChange w:id="1744" w:author="..." w:date="2018-06-12T04:23:00Z">
            <w:rPr>
              <w:rFonts w:hint="eastAsia"/>
            </w:rPr>
          </w:rPrChange>
        </w:rPr>
        <w:t>、</w:t>
      </w:r>
      <w:r>
        <w:rPr>
          <w:rFonts w:ascii="Times New Roman" w:eastAsia="宋体" w:hAnsi="Times New Roman" w:cs="Times New Roman"/>
          <w:sz w:val="24"/>
          <w:szCs w:val="24"/>
          <w:rPrChange w:id="1745" w:author="..." w:date="2018-06-12T04:23:00Z">
            <w:rPr/>
          </w:rPrChange>
        </w:rPr>
        <w:t>Content Provider</w:t>
      </w:r>
      <w:r>
        <w:rPr>
          <w:rFonts w:ascii="Times New Roman" w:eastAsia="宋体" w:hAnsi="Times New Roman" w:cs="Times New Roman" w:hint="eastAsia"/>
          <w:sz w:val="24"/>
          <w:szCs w:val="24"/>
          <w:rPrChange w:id="1746" w:author="..." w:date="2018-06-12T04:23:00Z">
            <w:rPr>
              <w:rFonts w:hint="eastAsia"/>
            </w:rPr>
          </w:rPrChange>
        </w:rPr>
        <w:t>。</w:t>
      </w:r>
    </w:p>
    <w:p w:rsidR="00F76376" w:rsidRPr="00F76376" w:rsidRDefault="00793F6E">
      <w:pPr>
        <w:ind w:firstLineChars="200" w:firstLine="480"/>
        <w:rPr>
          <w:rFonts w:ascii="Times New Roman" w:eastAsia="宋体" w:hAnsi="Times New Roman" w:cs="Times New Roman"/>
          <w:sz w:val="24"/>
          <w:szCs w:val="24"/>
          <w:rPrChange w:id="1747" w:author="..." w:date="2018-06-12T04:23:00Z">
            <w:rPr/>
          </w:rPrChange>
        </w:rPr>
        <w:pPrChange w:id="1748" w:author="..." w:date="2018-06-12T04:23:00Z">
          <w:pPr>
            <w:ind w:firstLineChars="200" w:firstLine="420"/>
          </w:pPr>
        </w:pPrChange>
      </w:pPr>
      <w:r>
        <w:rPr>
          <w:rFonts w:ascii="Times New Roman" w:eastAsia="宋体" w:hAnsi="Times New Roman" w:cs="Times New Roman"/>
          <w:sz w:val="24"/>
          <w:szCs w:val="24"/>
          <w:rPrChange w:id="1749" w:author="..." w:date="2018-06-12T04:23:00Z">
            <w:rPr/>
          </w:rPrChange>
        </w:rPr>
        <w:t>Activity</w:t>
      </w:r>
      <w:r>
        <w:rPr>
          <w:rFonts w:ascii="Times New Roman" w:eastAsia="宋体" w:hAnsi="Times New Roman" w:cs="Times New Roman" w:hint="eastAsia"/>
          <w:sz w:val="24"/>
          <w:szCs w:val="24"/>
          <w:rPrChange w:id="1750" w:author="..." w:date="2018-06-12T04:23:00Z">
            <w:rPr>
              <w:rFonts w:hint="eastAsia"/>
            </w:rPr>
          </w:rPrChange>
        </w:rPr>
        <w:t>是</w:t>
      </w:r>
      <w:r>
        <w:rPr>
          <w:rFonts w:ascii="Times New Roman" w:eastAsia="宋体" w:hAnsi="Times New Roman" w:cs="Times New Roman"/>
          <w:sz w:val="24"/>
          <w:szCs w:val="24"/>
          <w:rPrChange w:id="1751" w:author="..." w:date="2018-06-12T04:23:00Z">
            <w:rPr/>
          </w:rPrChange>
        </w:rPr>
        <w:t>Android</w:t>
      </w:r>
      <w:r>
        <w:rPr>
          <w:rFonts w:ascii="Times New Roman" w:eastAsia="宋体" w:hAnsi="Times New Roman" w:cs="Times New Roman" w:hint="eastAsia"/>
          <w:sz w:val="24"/>
          <w:szCs w:val="24"/>
          <w:rPrChange w:id="1752" w:author="..." w:date="2018-06-12T04:23:00Z">
            <w:rPr>
              <w:rFonts w:hint="eastAsia"/>
            </w:rPr>
          </w:rPrChange>
        </w:rPr>
        <w:t>程序与用户交互的窗口，从视觉效果来看，一个</w:t>
      </w:r>
      <w:r>
        <w:rPr>
          <w:rFonts w:ascii="Times New Roman" w:eastAsia="宋体" w:hAnsi="Times New Roman" w:cs="Times New Roman"/>
          <w:sz w:val="24"/>
          <w:szCs w:val="24"/>
          <w:rPrChange w:id="1753" w:author="..." w:date="2018-06-12T04:23:00Z">
            <w:rPr/>
          </w:rPrChange>
        </w:rPr>
        <w:t>Activity</w:t>
      </w:r>
      <w:r>
        <w:rPr>
          <w:rFonts w:ascii="Times New Roman" w:eastAsia="宋体" w:hAnsi="Times New Roman" w:cs="Times New Roman" w:hint="eastAsia"/>
          <w:sz w:val="24"/>
          <w:szCs w:val="24"/>
          <w:rPrChange w:id="1754" w:author="..." w:date="2018-06-12T04:23:00Z">
            <w:rPr>
              <w:rFonts w:hint="eastAsia"/>
            </w:rPr>
          </w:rPrChange>
        </w:rPr>
        <w:t>占据当</w:t>
      </w:r>
      <w:r>
        <w:rPr>
          <w:rFonts w:ascii="Times New Roman" w:eastAsia="宋体" w:hAnsi="Times New Roman" w:cs="Times New Roman" w:hint="eastAsia"/>
          <w:sz w:val="24"/>
          <w:szCs w:val="24"/>
          <w:rPrChange w:id="1755" w:author="..." w:date="2018-06-12T04:23:00Z">
            <w:rPr>
              <w:rFonts w:hint="eastAsia"/>
            </w:rPr>
          </w:rPrChange>
        </w:rPr>
        <w:lastRenderedPageBreak/>
        <w:t>前的窗口，响应所有窗口事件，具备有控件，菜单等界面元素。从内部逻辑来看，</w:t>
      </w:r>
      <w:r>
        <w:rPr>
          <w:rFonts w:ascii="Times New Roman" w:eastAsia="宋体" w:hAnsi="Times New Roman" w:cs="Times New Roman"/>
          <w:sz w:val="24"/>
          <w:szCs w:val="24"/>
          <w:rPrChange w:id="1756" w:author="..." w:date="2018-06-12T04:23:00Z">
            <w:rPr/>
          </w:rPrChange>
        </w:rPr>
        <w:t>Activity</w:t>
      </w:r>
      <w:r>
        <w:rPr>
          <w:rFonts w:ascii="Times New Roman" w:eastAsia="宋体" w:hAnsi="Times New Roman" w:cs="Times New Roman" w:hint="eastAsia"/>
          <w:sz w:val="24"/>
          <w:szCs w:val="24"/>
          <w:rPrChange w:id="1757" w:author="..." w:date="2018-06-12T04:23:00Z">
            <w:rPr>
              <w:rFonts w:hint="eastAsia"/>
            </w:rPr>
          </w:rPrChange>
        </w:rPr>
        <w:t>需要为了保持各个界面状态，需要做很多持久化的事情，还需要妥善管理生命周期，和一些转跳逻辑。</w:t>
      </w:r>
    </w:p>
    <w:p w:rsidR="00F76376" w:rsidRPr="00F76376" w:rsidRDefault="00793F6E">
      <w:pPr>
        <w:ind w:firstLineChars="200" w:firstLine="480"/>
        <w:rPr>
          <w:rFonts w:ascii="Times New Roman" w:eastAsia="宋体" w:hAnsi="Times New Roman" w:cs="Times New Roman"/>
          <w:sz w:val="24"/>
          <w:szCs w:val="24"/>
          <w:rPrChange w:id="1758" w:author="..." w:date="2018-06-12T04:23:00Z">
            <w:rPr/>
          </w:rPrChange>
        </w:rPr>
        <w:pPrChange w:id="1759" w:author="..." w:date="2018-06-12T04:23:00Z">
          <w:pPr>
            <w:ind w:firstLineChars="200" w:firstLine="420"/>
          </w:pPr>
        </w:pPrChange>
      </w:pPr>
      <w:r>
        <w:rPr>
          <w:rFonts w:ascii="Times New Roman" w:eastAsia="宋体" w:hAnsi="Times New Roman" w:cs="Times New Roman"/>
          <w:sz w:val="24"/>
          <w:szCs w:val="24"/>
          <w:rPrChange w:id="1760" w:author="..." w:date="2018-06-12T04:23:00Z">
            <w:rPr/>
          </w:rPrChange>
        </w:rPr>
        <w:t>Service</w:t>
      </w:r>
      <w:r>
        <w:rPr>
          <w:rFonts w:ascii="Times New Roman" w:eastAsia="宋体" w:hAnsi="Times New Roman" w:cs="Times New Roman" w:hint="eastAsia"/>
          <w:sz w:val="24"/>
          <w:szCs w:val="24"/>
          <w:rPrChange w:id="1761" w:author="..." w:date="2018-06-12T04:23:00Z">
            <w:rPr>
              <w:rFonts w:hint="eastAsia"/>
            </w:rPr>
          </w:rPrChange>
        </w:rPr>
        <w:t>就是剥离了界面的</w:t>
      </w:r>
      <w:r>
        <w:rPr>
          <w:rFonts w:ascii="Times New Roman" w:eastAsia="宋体" w:hAnsi="Times New Roman" w:cs="Times New Roman"/>
          <w:sz w:val="24"/>
          <w:szCs w:val="24"/>
          <w:rPrChange w:id="1762" w:author="..." w:date="2018-06-12T04:23:00Z">
            <w:rPr/>
          </w:rPrChange>
        </w:rPr>
        <w:t>Activity</w:t>
      </w:r>
      <w:r>
        <w:rPr>
          <w:rFonts w:ascii="Times New Roman" w:eastAsia="宋体" w:hAnsi="Times New Roman" w:cs="Times New Roman" w:hint="eastAsia"/>
          <w:sz w:val="24"/>
          <w:szCs w:val="24"/>
          <w:rPrChange w:id="1763" w:author="..." w:date="2018-06-12T04:23:00Z">
            <w:rPr>
              <w:rFonts w:hint="eastAsia"/>
            </w:rPr>
          </w:rPrChange>
        </w:rPr>
        <w:t>，它们在很多</w:t>
      </w:r>
      <w:r>
        <w:rPr>
          <w:rFonts w:ascii="Times New Roman" w:eastAsia="宋体" w:hAnsi="Times New Roman" w:cs="Times New Roman"/>
          <w:sz w:val="24"/>
          <w:szCs w:val="24"/>
          <w:rPrChange w:id="1764" w:author="..." w:date="2018-06-12T04:23:00Z">
            <w:rPr/>
          </w:rPrChange>
        </w:rPr>
        <w:t>Android</w:t>
      </w:r>
      <w:r>
        <w:rPr>
          <w:rFonts w:ascii="Times New Roman" w:eastAsia="宋体" w:hAnsi="Times New Roman" w:cs="Times New Roman" w:hint="eastAsia"/>
          <w:sz w:val="24"/>
          <w:szCs w:val="24"/>
          <w:rPrChange w:id="1765" w:author="..." w:date="2018-06-12T04:23:00Z">
            <w:rPr>
              <w:rFonts w:hint="eastAsia"/>
            </w:rPr>
          </w:rPrChange>
        </w:rPr>
        <w:t>的概念方面比较接近，都是封装一个完整的功能逻辑，通常都是后台长时间运行，接受上层指令，完成相关事务的模块。</w:t>
      </w:r>
    </w:p>
    <w:p w:rsidR="00F76376" w:rsidRPr="00F76376" w:rsidRDefault="00793F6E">
      <w:pPr>
        <w:ind w:firstLineChars="200" w:firstLine="480"/>
        <w:rPr>
          <w:rFonts w:ascii="Times New Roman" w:eastAsia="宋体" w:hAnsi="Times New Roman" w:cs="Times New Roman"/>
          <w:sz w:val="24"/>
          <w:szCs w:val="24"/>
          <w:rPrChange w:id="1766" w:author="..." w:date="2018-06-12T04:23:00Z">
            <w:rPr/>
          </w:rPrChange>
        </w:rPr>
        <w:pPrChange w:id="1767" w:author="..." w:date="2018-06-12T04:23:00Z">
          <w:pPr>
            <w:ind w:firstLineChars="200" w:firstLine="420"/>
          </w:pPr>
        </w:pPrChange>
      </w:pPr>
      <w:r>
        <w:rPr>
          <w:rFonts w:ascii="Times New Roman" w:eastAsia="宋体" w:hAnsi="Times New Roman" w:cs="Times New Roman"/>
          <w:sz w:val="24"/>
          <w:szCs w:val="24"/>
          <w:rPrChange w:id="1768" w:author="..." w:date="2018-06-12T04:23:00Z">
            <w:rPr/>
          </w:rPrChange>
        </w:rPr>
        <w:t xml:space="preserve">Broadcast Receiver </w:t>
      </w:r>
      <w:r>
        <w:rPr>
          <w:rFonts w:ascii="Times New Roman" w:eastAsia="宋体" w:hAnsi="Times New Roman" w:cs="Times New Roman" w:hint="eastAsia"/>
          <w:sz w:val="24"/>
          <w:szCs w:val="24"/>
          <w:rPrChange w:id="1769" w:author="..." w:date="2018-06-12T04:23:00Z">
            <w:rPr>
              <w:rFonts w:hint="eastAsia"/>
            </w:rPr>
          </w:rPrChange>
        </w:rPr>
        <w:t>接收一种或者多种</w:t>
      </w:r>
      <w:r>
        <w:rPr>
          <w:rFonts w:ascii="Times New Roman" w:eastAsia="宋体" w:hAnsi="Times New Roman" w:cs="Times New Roman"/>
          <w:sz w:val="24"/>
          <w:szCs w:val="24"/>
          <w:rPrChange w:id="1770" w:author="..." w:date="2018-06-12T04:23:00Z">
            <w:rPr/>
          </w:rPrChange>
        </w:rPr>
        <w:t>Intent</w:t>
      </w:r>
      <w:r>
        <w:rPr>
          <w:rFonts w:ascii="Times New Roman" w:eastAsia="宋体" w:hAnsi="Times New Roman" w:cs="Times New Roman" w:hint="eastAsia"/>
          <w:sz w:val="24"/>
          <w:szCs w:val="24"/>
          <w:rPrChange w:id="1771" w:author="..." w:date="2018-06-12T04:23:00Z">
            <w:rPr>
              <w:rFonts w:hint="eastAsia"/>
            </w:rPr>
          </w:rPrChange>
        </w:rPr>
        <w:t>跳转做触发事件，接受相关消息，做一些简单的处理，转换成一条</w:t>
      </w:r>
      <w:r>
        <w:rPr>
          <w:rFonts w:ascii="Times New Roman" w:eastAsia="宋体" w:hAnsi="Times New Roman" w:cs="Times New Roman"/>
          <w:sz w:val="24"/>
          <w:szCs w:val="24"/>
          <w:rPrChange w:id="1772" w:author="..." w:date="2018-06-12T04:23:00Z">
            <w:rPr/>
          </w:rPrChange>
        </w:rPr>
        <w:t>Notification</w:t>
      </w:r>
      <w:r>
        <w:rPr>
          <w:rFonts w:ascii="Times New Roman" w:eastAsia="宋体" w:hAnsi="Times New Roman" w:cs="Times New Roman" w:hint="eastAsia"/>
          <w:sz w:val="24"/>
          <w:szCs w:val="24"/>
          <w:rPrChange w:id="1773" w:author="..." w:date="2018-06-12T04:23:00Z">
            <w:rPr>
              <w:rFonts w:hint="eastAsia"/>
            </w:rPr>
          </w:rPrChange>
        </w:rPr>
        <w:t>，统一了</w:t>
      </w:r>
      <w:r>
        <w:rPr>
          <w:rFonts w:ascii="Times New Roman" w:eastAsia="宋体" w:hAnsi="Times New Roman" w:cs="Times New Roman"/>
          <w:sz w:val="24"/>
          <w:szCs w:val="24"/>
          <w:rPrChange w:id="1774" w:author="..." w:date="2018-06-12T04:23:00Z">
            <w:rPr/>
          </w:rPrChange>
        </w:rPr>
        <w:t>Android</w:t>
      </w:r>
      <w:r>
        <w:rPr>
          <w:rFonts w:ascii="Times New Roman" w:eastAsia="宋体" w:hAnsi="Times New Roman" w:cs="Times New Roman" w:hint="eastAsia"/>
          <w:sz w:val="24"/>
          <w:szCs w:val="24"/>
          <w:rPrChange w:id="1775" w:author="..." w:date="2018-06-12T04:23:00Z">
            <w:rPr>
              <w:rFonts w:hint="eastAsia"/>
            </w:rPr>
          </w:rPrChange>
        </w:rPr>
        <w:t>的事件广播模式。</w:t>
      </w:r>
    </w:p>
    <w:p w:rsidR="00F76376" w:rsidRDefault="00793F6E">
      <w:pPr>
        <w:ind w:firstLineChars="200" w:firstLine="480"/>
        <w:pPrChange w:id="1776" w:author="..." w:date="2018-06-12T04:23:00Z">
          <w:pPr>
            <w:ind w:firstLineChars="200" w:firstLine="420"/>
          </w:pPr>
        </w:pPrChange>
      </w:pPr>
      <w:r>
        <w:rPr>
          <w:rFonts w:ascii="Times New Roman" w:eastAsia="宋体" w:hAnsi="Times New Roman" w:cs="Times New Roman"/>
          <w:sz w:val="24"/>
          <w:szCs w:val="24"/>
          <w:rPrChange w:id="1777" w:author="..." w:date="2018-06-12T04:23:00Z">
            <w:rPr/>
          </w:rPrChange>
        </w:rPr>
        <w:t xml:space="preserve">Content Provider </w:t>
      </w:r>
      <w:r>
        <w:rPr>
          <w:rFonts w:ascii="Times New Roman" w:eastAsia="宋体" w:hAnsi="Times New Roman" w:cs="Times New Roman" w:hint="eastAsia"/>
          <w:sz w:val="24"/>
          <w:szCs w:val="24"/>
          <w:rPrChange w:id="1778" w:author="..." w:date="2018-06-12T04:23:00Z">
            <w:rPr>
              <w:rFonts w:hint="eastAsia"/>
            </w:rPr>
          </w:rPrChange>
        </w:rPr>
        <w:t>提供第三方应用数据的访问方案。可以派生</w:t>
      </w:r>
      <w:r>
        <w:rPr>
          <w:rFonts w:ascii="Times New Roman" w:eastAsia="宋体" w:hAnsi="Times New Roman" w:cs="Times New Roman"/>
          <w:sz w:val="24"/>
          <w:szCs w:val="24"/>
          <w:rPrChange w:id="1779" w:author="..." w:date="2018-06-12T04:23:00Z">
            <w:rPr/>
          </w:rPrChange>
        </w:rPr>
        <w:t>ContentProvider</w:t>
      </w:r>
      <w:r>
        <w:rPr>
          <w:rFonts w:ascii="Times New Roman" w:eastAsia="宋体" w:hAnsi="Times New Roman" w:cs="Times New Roman" w:hint="eastAsia"/>
          <w:sz w:val="24"/>
          <w:szCs w:val="24"/>
          <w:rPrChange w:id="1780" w:author="..." w:date="2018-06-12T04:23:00Z">
            <w:rPr>
              <w:rFonts w:hint="eastAsia"/>
            </w:rPr>
          </w:rPrChange>
        </w:rPr>
        <w:t>类，对外提供数据，像数据库一样进行选择排序，屏蔽内部数据的存储细节，向外提供统一的接口模型，大大简化了上层应用，对数据的整合提供了更方便的途径</w:t>
      </w:r>
      <w:ins w:id="1781" w:author="..." w:date="2018-06-12T15:46:00Z">
        <w:r>
          <w:rPr>
            <w:rFonts w:ascii="Times New Roman" w:eastAsia="宋体" w:hAnsi="Times New Roman" w:cs="Times New Roman"/>
            <w:sz w:val="24"/>
            <w:szCs w:val="24"/>
            <w:vertAlign w:val="superscript"/>
            <w:rPrChange w:id="1782" w:author="..." w:date="2018-06-12T15:46:00Z">
              <w:rPr>
                <w:rFonts w:ascii="Times New Roman" w:eastAsia="宋体" w:hAnsi="Times New Roman" w:cs="Times New Roman"/>
                <w:sz w:val="24"/>
                <w:szCs w:val="24"/>
              </w:rPr>
            </w:rPrChange>
          </w:rPr>
          <w:t>[12]</w:t>
        </w:r>
      </w:ins>
      <w:r>
        <w:rPr>
          <w:rFonts w:ascii="Times New Roman" w:eastAsia="宋体" w:hAnsi="Times New Roman" w:cs="Times New Roman" w:hint="eastAsia"/>
          <w:sz w:val="24"/>
          <w:szCs w:val="24"/>
          <w:rPrChange w:id="1783" w:author="..." w:date="2018-06-12T04:23:00Z">
            <w:rPr>
              <w:rFonts w:hint="eastAsia"/>
            </w:rPr>
          </w:rPrChange>
        </w:rPr>
        <w:t>。</w:t>
      </w:r>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1784" w:author="Windows 用户" w:date="2018-06-12T19:08:00Z">
            <w:rPr/>
          </w:rPrChange>
        </w:rPr>
        <w:pPrChange w:id="1785" w:author="Windows 用户" w:date="2018-06-12T19:08:00Z">
          <w:pPr>
            <w:pStyle w:val="3"/>
          </w:pPr>
        </w:pPrChange>
      </w:pPr>
      <w:bookmarkStart w:id="1786" w:name="_Toc516102705"/>
      <w:bookmarkStart w:id="1787" w:name="_Toc516593048"/>
      <w:r w:rsidRPr="008C3C47">
        <w:rPr>
          <w:rFonts w:ascii="Times New Roman" w:eastAsia="宋体" w:hAnsi="Times New Roman" w:cs="Times New Roman"/>
          <w:b/>
          <w:sz w:val="24"/>
          <w:szCs w:val="24"/>
          <w:shd w:val="clear" w:color="auto" w:fill="FFFFFF"/>
          <w:rPrChange w:id="1788" w:author="Windows 用户" w:date="2018-06-12T19:08:00Z">
            <w:rPr/>
          </w:rPrChange>
        </w:rPr>
        <w:t>2.1.2 AndroidManifest.xml</w:t>
      </w:r>
      <w:r w:rsidRPr="008C3C47">
        <w:rPr>
          <w:rFonts w:ascii="Times New Roman" w:eastAsia="宋体" w:hAnsi="Times New Roman" w:cs="Times New Roman" w:hint="eastAsia"/>
          <w:b/>
          <w:sz w:val="24"/>
          <w:szCs w:val="24"/>
          <w:shd w:val="clear" w:color="auto" w:fill="FFFFFF"/>
          <w:rPrChange w:id="1789" w:author="Windows 用户" w:date="2018-06-12T19:08:00Z">
            <w:rPr>
              <w:rFonts w:hint="eastAsia"/>
            </w:rPr>
          </w:rPrChange>
        </w:rPr>
        <w:t>配置文件详解</w:t>
      </w:r>
      <w:bookmarkEnd w:id="1786"/>
      <w:bookmarkEnd w:id="1787"/>
    </w:p>
    <w:p w:rsidR="00F76376" w:rsidRDefault="00793F6E">
      <w:pPr>
        <w:spacing w:line="400" w:lineRule="exact"/>
        <w:ind w:firstLineChars="200" w:firstLine="480"/>
        <w:rPr>
          <w:sz w:val="24"/>
        </w:rPr>
      </w:pPr>
      <w:r>
        <w:rPr>
          <w:rFonts w:ascii="Times New Roman" w:eastAsia="宋体" w:hAnsi="Times New Roman" w:cs="Times New Roman"/>
          <w:sz w:val="24"/>
          <w:szCs w:val="24"/>
          <w:rPrChange w:id="1790" w:author="..." w:date="2018-06-12T04:23:00Z">
            <w:rPr>
              <w:sz w:val="24"/>
            </w:rPr>
          </w:rPrChange>
        </w:rPr>
        <w:t>AndroidManifest.xml</w:t>
      </w:r>
      <w:r>
        <w:rPr>
          <w:rFonts w:ascii="Times New Roman" w:eastAsia="宋体" w:hAnsi="Times New Roman" w:cs="Times New Roman" w:hint="eastAsia"/>
          <w:sz w:val="24"/>
          <w:szCs w:val="24"/>
          <w:rPrChange w:id="1791" w:author="..." w:date="2018-06-12T04:23:00Z">
            <w:rPr>
              <w:rFonts w:hint="eastAsia"/>
              <w:sz w:val="24"/>
            </w:rPr>
          </w:rPrChange>
        </w:rPr>
        <w:t>是</w:t>
      </w:r>
      <w:r>
        <w:rPr>
          <w:rFonts w:ascii="Times New Roman" w:eastAsia="宋体" w:hAnsi="Times New Roman" w:cs="Times New Roman"/>
          <w:sz w:val="24"/>
          <w:szCs w:val="24"/>
          <w:rPrChange w:id="1792" w:author="..." w:date="2018-06-12T04:23:00Z">
            <w:rPr>
              <w:sz w:val="24"/>
            </w:rPr>
          </w:rPrChange>
        </w:rPr>
        <w:t>Android</w:t>
      </w:r>
      <w:r>
        <w:rPr>
          <w:rFonts w:ascii="Times New Roman" w:eastAsia="宋体" w:hAnsi="Times New Roman" w:cs="Times New Roman" w:hint="eastAsia"/>
          <w:sz w:val="24"/>
          <w:szCs w:val="24"/>
          <w:rPrChange w:id="1793" w:author="..." w:date="2018-06-12T04:23:00Z">
            <w:rPr>
              <w:rFonts w:hint="eastAsia"/>
              <w:sz w:val="24"/>
            </w:rPr>
          </w:rPrChange>
        </w:rPr>
        <w:t>应用程序中最重要的文件之一。该文件是</w:t>
      </w:r>
      <w:r>
        <w:rPr>
          <w:rFonts w:ascii="Times New Roman" w:eastAsia="宋体" w:hAnsi="Times New Roman" w:cs="Times New Roman"/>
          <w:sz w:val="24"/>
          <w:szCs w:val="24"/>
          <w:rPrChange w:id="1794" w:author="..." w:date="2018-06-12T04:23:00Z">
            <w:rPr>
              <w:sz w:val="24"/>
            </w:rPr>
          </w:rPrChange>
        </w:rPr>
        <w:t>Android</w:t>
      </w:r>
      <w:r>
        <w:rPr>
          <w:rFonts w:ascii="Times New Roman" w:eastAsia="宋体" w:hAnsi="Times New Roman" w:cs="Times New Roman" w:hint="eastAsia"/>
          <w:sz w:val="24"/>
          <w:szCs w:val="24"/>
          <w:rPrChange w:id="1795" w:author="..." w:date="2018-06-12T04:23:00Z">
            <w:rPr>
              <w:rFonts w:hint="eastAsia"/>
              <w:sz w:val="24"/>
            </w:rPr>
          </w:rPrChange>
        </w:rPr>
        <w:t>应用程序中权限声明和定义配置的文件，每个应用的根目录中都必须包含一个</w:t>
      </w:r>
      <w:r>
        <w:rPr>
          <w:rFonts w:ascii="Times New Roman" w:eastAsia="宋体" w:hAnsi="Times New Roman" w:cs="Times New Roman"/>
          <w:sz w:val="24"/>
          <w:szCs w:val="24"/>
          <w:rPrChange w:id="1796" w:author="..." w:date="2018-06-12T04:23:00Z">
            <w:rPr>
              <w:sz w:val="24"/>
            </w:rPr>
          </w:rPrChange>
        </w:rPr>
        <w:t>AndroidManifest.xml</w:t>
      </w:r>
      <w:r>
        <w:rPr>
          <w:rFonts w:ascii="Times New Roman" w:eastAsia="宋体" w:hAnsi="Times New Roman" w:cs="Times New Roman" w:hint="eastAsia"/>
          <w:sz w:val="24"/>
          <w:szCs w:val="24"/>
          <w:rPrChange w:id="1797" w:author="..." w:date="2018-06-12T04:23:00Z">
            <w:rPr>
              <w:rFonts w:hint="eastAsia"/>
              <w:sz w:val="24"/>
            </w:rPr>
          </w:rPrChange>
        </w:rPr>
        <w:t>文件，描述了包中的组件、全局数据和各自的实现类等，如表</w:t>
      </w:r>
      <w:r>
        <w:rPr>
          <w:rFonts w:ascii="Times New Roman" w:eastAsia="宋体" w:hAnsi="Times New Roman" w:cs="Times New Roman"/>
          <w:sz w:val="24"/>
          <w:szCs w:val="24"/>
          <w:rPrChange w:id="1798" w:author="..." w:date="2018-06-12T04:23:00Z">
            <w:rPr>
              <w:sz w:val="24"/>
            </w:rPr>
          </w:rPrChange>
        </w:rPr>
        <w:t>2-1</w:t>
      </w:r>
      <w:del w:id="1799" w:author="..." w:date="2018-06-12T15:46:00Z">
        <w:r>
          <w:rPr>
            <w:rFonts w:ascii="Times New Roman" w:eastAsia="宋体" w:hAnsi="Times New Roman" w:cs="Times New Roman"/>
            <w:sz w:val="24"/>
            <w:szCs w:val="24"/>
            <w:rPrChange w:id="1800" w:author="..." w:date="2018-06-12T04:23:00Z">
              <w:rPr>
                <w:sz w:val="24"/>
              </w:rPr>
            </w:rPrChange>
          </w:rPr>
          <w:delText>-2-1</w:delText>
        </w:r>
      </w:del>
      <w:r>
        <w:rPr>
          <w:rFonts w:ascii="Times New Roman" w:eastAsia="宋体" w:hAnsi="Times New Roman" w:cs="Times New Roman" w:hint="eastAsia"/>
          <w:sz w:val="24"/>
          <w:szCs w:val="24"/>
          <w:rPrChange w:id="1801" w:author="..." w:date="2018-06-12T04:23:00Z">
            <w:rPr>
              <w:rFonts w:hint="eastAsia"/>
              <w:sz w:val="24"/>
            </w:rPr>
          </w:rPrChange>
        </w:rPr>
        <w:t>所示是一些经常使用到的元素</w:t>
      </w:r>
      <w:del w:id="1802" w:author="..." w:date="2018-06-12T04:23:00Z">
        <w:r>
          <w:rPr>
            <w:rFonts w:ascii="Times New Roman" w:eastAsia="宋体" w:hAnsi="Times New Roman" w:cs="Times New Roman"/>
            <w:sz w:val="24"/>
            <w:szCs w:val="24"/>
            <w:rPrChange w:id="1803" w:author="..." w:date="2018-06-12T04:23:00Z">
              <w:rPr>
                <w:sz w:val="24"/>
                <w:vertAlign w:val="superscript"/>
              </w:rPr>
            </w:rPrChange>
          </w:rPr>
          <w:delText>[4]</w:delText>
        </w:r>
      </w:del>
      <w:r>
        <w:rPr>
          <w:rFonts w:hint="eastAsia"/>
          <w:sz w:val="24"/>
        </w:rPr>
        <w:t>：</w:t>
      </w:r>
    </w:p>
    <w:p w:rsidR="00F76376" w:rsidRPr="00F76376" w:rsidRDefault="00793F6E">
      <w:pPr>
        <w:spacing w:afterLines="50" w:after="156" w:line="400" w:lineRule="exact"/>
        <w:jc w:val="center"/>
        <w:rPr>
          <w:rFonts w:ascii="Times New Roman" w:eastAsia="宋体" w:hAnsi="Times New Roman" w:cs="Times New Roman"/>
          <w:b/>
          <w:bCs/>
          <w:szCs w:val="24"/>
          <w:rPrChange w:id="1804" w:author="..." w:date="2018-06-12T04:24:00Z">
            <w:rPr>
              <w:rFonts w:asciiTheme="minorEastAsia" w:hAnsiTheme="minorEastAsia"/>
              <w:szCs w:val="21"/>
            </w:rPr>
          </w:rPrChange>
        </w:rPr>
        <w:pPrChange w:id="1805" w:author="..." w:date="2018-06-12T04:24:00Z">
          <w:pPr>
            <w:jc w:val="center"/>
          </w:pPr>
        </w:pPrChange>
      </w:pPr>
      <w:r>
        <w:rPr>
          <w:rFonts w:ascii="Times New Roman" w:eastAsia="宋体" w:hAnsi="Times New Roman" w:cs="Times New Roman"/>
          <w:b/>
          <w:bCs/>
          <w:szCs w:val="24"/>
          <w:rPrChange w:id="1806" w:author="..." w:date="2018-06-12T04:24:00Z">
            <w:rPr>
              <w:rFonts w:asciiTheme="minorEastAsia" w:hAnsiTheme="minorEastAsia"/>
              <w:szCs w:val="21"/>
            </w:rPr>
          </w:rPrChange>
        </w:rPr>
        <w:t>表</w:t>
      </w:r>
      <w:del w:id="1807" w:author="..." w:date="2018-06-12T04:24:00Z">
        <w:r>
          <w:rPr>
            <w:rFonts w:ascii="Times New Roman" w:eastAsia="宋体" w:hAnsi="Times New Roman" w:cs="Times New Roman"/>
            <w:b/>
            <w:bCs/>
            <w:szCs w:val="24"/>
            <w:rPrChange w:id="1808" w:author="..." w:date="2018-06-12T04:24:00Z">
              <w:rPr>
                <w:rFonts w:asciiTheme="minorEastAsia" w:hAnsiTheme="minorEastAsia"/>
                <w:szCs w:val="21"/>
              </w:rPr>
            </w:rPrChange>
          </w:rPr>
          <w:delText>2-1-</w:delText>
        </w:r>
      </w:del>
      <w:r>
        <w:rPr>
          <w:rFonts w:ascii="Times New Roman" w:eastAsia="宋体" w:hAnsi="Times New Roman" w:cs="Times New Roman"/>
          <w:b/>
          <w:bCs/>
          <w:szCs w:val="24"/>
          <w:rPrChange w:id="1809" w:author="..." w:date="2018-06-12T04:24:00Z">
            <w:rPr>
              <w:rFonts w:asciiTheme="minorEastAsia" w:hAnsiTheme="minorEastAsia"/>
              <w:szCs w:val="21"/>
            </w:rPr>
          </w:rPrChange>
        </w:rPr>
        <w:t>2-1 AndroidManifest.xml</w:t>
      </w:r>
      <w:r>
        <w:rPr>
          <w:rFonts w:ascii="Times New Roman" w:eastAsia="宋体" w:hAnsi="Times New Roman" w:cs="Times New Roman"/>
          <w:b/>
          <w:bCs/>
          <w:szCs w:val="24"/>
          <w:rPrChange w:id="1810" w:author="..." w:date="2018-06-12T04:24:00Z">
            <w:rPr>
              <w:rFonts w:asciiTheme="minorEastAsia" w:hAnsiTheme="minorEastAsia"/>
              <w:szCs w:val="21"/>
            </w:rPr>
          </w:rPrChange>
        </w:rPr>
        <w:t>文件中常见</w:t>
      </w:r>
      <w:r>
        <w:rPr>
          <w:rFonts w:ascii="Times New Roman" w:eastAsia="宋体" w:hAnsi="Times New Roman" w:cs="Times New Roman" w:hint="eastAsia"/>
          <w:b/>
          <w:bCs/>
          <w:szCs w:val="24"/>
          <w:rPrChange w:id="1811" w:author="..." w:date="2018-06-12T04:24:00Z">
            <w:rPr>
              <w:rFonts w:asciiTheme="minorEastAsia" w:hAnsiTheme="minorEastAsia" w:hint="eastAsia"/>
              <w:szCs w:val="21"/>
            </w:rPr>
          </w:rPrChange>
        </w:rPr>
        <w:t>元素及其描述</w:t>
      </w:r>
    </w:p>
    <w:tbl>
      <w:tblPr>
        <w:tblStyle w:val="a9"/>
        <w:tblW w:w="8296" w:type="dxa"/>
        <w:jc w:val="center"/>
        <w:tblLayout w:type="fixed"/>
        <w:tblLook w:val="04A0" w:firstRow="1" w:lastRow="0" w:firstColumn="1" w:lastColumn="0" w:noHBand="0" w:noVBand="1"/>
        <w:tblPrChange w:id="1812" w:author="..." w:date="2018-06-12T07:30:00Z">
          <w:tblPr>
            <w:tblStyle w:val="a9"/>
            <w:tblW w:w="8296" w:type="dxa"/>
            <w:tblLayout w:type="fixed"/>
            <w:tblLook w:val="04A0" w:firstRow="1" w:lastRow="0" w:firstColumn="1" w:lastColumn="0" w:noHBand="0" w:noVBand="1"/>
          </w:tblPr>
        </w:tblPrChange>
      </w:tblPr>
      <w:tblGrid>
        <w:gridCol w:w="2228"/>
        <w:gridCol w:w="6068"/>
        <w:tblGridChange w:id="1813">
          <w:tblGrid>
            <w:gridCol w:w="2228"/>
            <w:gridCol w:w="6068"/>
          </w:tblGrid>
        </w:tblGridChange>
      </w:tblGrid>
      <w:tr w:rsidR="00F76376" w:rsidTr="00F76376">
        <w:trPr>
          <w:jc w:val="center"/>
        </w:trPr>
        <w:tc>
          <w:tcPr>
            <w:tcW w:w="2228" w:type="dxa"/>
            <w:tcPrChange w:id="1814" w:author="..." w:date="2018-06-12T07:30:00Z">
              <w:tcPr>
                <w:tcW w:w="2228" w:type="dxa"/>
              </w:tcPr>
            </w:tcPrChange>
          </w:tcPr>
          <w:p w:rsidR="00F76376" w:rsidRDefault="00793F6E">
            <w:pPr>
              <w:jc w:val="center"/>
              <w:rPr>
                <w:b/>
                <w:szCs w:val="21"/>
              </w:rPr>
            </w:pPr>
            <w:r>
              <w:rPr>
                <w:rFonts w:hint="eastAsia"/>
                <w:b/>
                <w:szCs w:val="21"/>
              </w:rPr>
              <w:t>元素</w:t>
            </w:r>
          </w:p>
        </w:tc>
        <w:tc>
          <w:tcPr>
            <w:tcW w:w="6068" w:type="dxa"/>
            <w:tcPrChange w:id="1815" w:author="..." w:date="2018-06-12T07:30:00Z">
              <w:tcPr>
                <w:tcW w:w="6068" w:type="dxa"/>
              </w:tcPr>
            </w:tcPrChange>
          </w:tcPr>
          <w:p w:rsidR="00F76376" w:rsidRDefault="00793F6E">
            <w:pPr>
              <w:jc w:val="center"/>
              <w:rPr>
                <w:sz w:val="24"/>
              </w:rPr>
            </w:pPr>
            <w:r>
              <w:rPr>
                <w:rFonts w:hint="eastAsia"/>
                <w:b/>
                <w:szCs w:val="21"/>
              </w:rPr>
              <w:t>描述</w:t>
            </w:r>
          </w:p>
        </w:tc>
      </w:tr>
      <w:tr w:rsidR="00F76376" w:rsidTr="00F76376">
        <w:trPr>
          <w:jc w:val="center"/>
        </w:trPr>
        <w:tc>
          <w:tcPr>
            <w:tcW w:w="2228" w:type="dxa"/>
            <w:tcPrChange w:id="1816"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17" w:author="..." w:date="2018-06-12T04:31:00Z">
                  <w:rPr>
                    <w:szCs w:val="21"/>
                  </w:rPr>
                </w:rPrChange>
              </w:rPr>
            </w:pPr>
            <w:r>
              <w:rPr>
                <w:rFonts w:ascii="Times New Roman" w:eastAsia="宋体" w:hAnsi="Times New Roman" w:cs="Times New Roman"/>
                <w:szCs w:val="21"/>
                <w:rPrChange w:id="1818" w:author="..." w:date="2018-06-12T04:31:00Z">
                  <w:rPr>
                    <w:szCs w:val="21"/>
                  </w:rPr>
                </w:rPrChange>
              </w:rPr>
              <w:t>&lt;manifest&gt;</w:t>
            </w:r>
          </w:p>
        </w:tc>
        <w:tc>
          <w:tcPr>
            <w:tcW w:w="6068" w:type="dxa"/>
            <w:tcPrChange w:id="1819" w:author="..." w:date="2018-06-12T07:30:00Z">
              <w:tcPr>
                <w:tcW w:w="6068" w:type="dxa"/>
              </w:tcPr>
            </w:tcPrChange>
          </w:tcPr>
          <w:p w:rsidR="00F76376" w:rsidRPr="00F76376" w:rsidRDefault="00793F6E">
            <w:pPr>
              <w:jc w:val="left"/>
              <w:rPr>
                <w:rFonts w:ascii="Times New Roman" w:eastAsia="宋体" w:hAnsi="Times New Roman" w:cs="Times New Roman"/>
                <w:szCs w:val="21"/>
                <w:rPrChange w:id="1820" w:author="..." w:date="2018-06-12T04:31:00Z">
                  <w:rPr>
                    <w:szCs w:val="21"/>
                  </w:rPr>
                </w:rPrChange>
              </w:rPr>
            </w:pPr>
            <w:r>
              <w:rPr>
                <w:rFonts w:ascii="Times New Roman" w:eastAsia="宋体" w:hAnsi="Times New Roman" w:cs="Times New Roman" w:hint="eastAsia"/>
                <w:szCs w:val="21"/>
                <w:rPrChange w:id="1821" w:author="..." w:date="2018-06-12T04:31:00Z">
                  <w:rPr>
                    <w:rFonts w:hint="eastAsia"/>
                    <w:szCs w:val="21"/>
                  </w:rPr>
                </w:rPrChange>
              </w:rPr>
              <w:t>根节点，对包中所包含的内容进行描述</w:t>
            </w:r>
          </w:p>
        </w:tc>
      </w:tr>
      <w:tr w:rsidR="00F76376" w:rsidTr="00F76376">
        <w:trPr>
          <w:jc w:val="center"/>
        </w:trPr>
        <w:tc>
          <w:tcPr>
            <w:tcW w:w="2228" w:type="dxa"/>
            <w:tcPrChange w:id="1822"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23" w:author="..." w:date="2018-06-12T04:31:00Z">
                  <w:rPr>
                    <w:szCs w:val="21"/>
                  </w:rPr>
                </w:rPrChange>
              </w:rPr>
            </w:pPr>
            <w:r>
              <w:rPr>
                <w:rFonts w:ascii="Times New Roman" w:eastAsia="宋体" w:hAnsi="Times New Roman" w:cs="Times New Roman"/>
                <w:szCs w:val="21"/>
                <w:rPrChange w:id="1824" w:author="..." w:date="2018-06-12T04:31:00Z">
                  <w:rPr>
                    <w:szCs w:val="21"/>
                  </w:rPr>
                </w:rPrChange>
              </w:rPr>
              <w:t>&lt;uses-permission /&gt;</w:t>
            </w:r>
          </w:p>
        </w:tc>
        <w:tc>
          <w:tcPr>
            <w:tcW w:w="6068" w:type="dxa"/>
            <w:tcPrChange w:id="1825" w:author="..." w:date="2018-06-12T07:30:00Z">
              <w:tcPr>
                <w:tcW w:w="6068" w:type="dxa"/>
              </w:tcPr>
            </w:tcPrChange>
          </w:tcPr>
          <w:p w:rsidR="00F76376" w:rsidRPr="00F76376" w:rsidRDefault="00793F6E">
            <w:pPr>
              <w:jc w:val="left"/>
              <w:rPr>
                <w:rFonts w:ascii="Times New Roman" w:eastAsia="宋体" w:hAnsi="Times New Roman" w:cs="Times New Roman"/>
                <w:szCs w:val="21"/>
                <w:rPrChange w:id="1826" w:author="..." w:date="2018-06-12T04:31:00Z">
                  <w:rPr>
                    <w:szCs w:val="21"/>
                  </w:rPr>
                </w:rPrChange>
              </w:rPr>
            </w:pPr>
            <w:r>
              <w:rPr>
                <w:rFonts w:ascii="Times New Roman" w:eastAsia="宋体" w:hAnsi="Times New Roman" w:cs="Times New Roman" w:hint="eastAsia"/>
                <w:szCs w:val="21"/>
                <w:rPrChange w:id="1827" w:author="..." w:date="2018-06-12T04:31:00Z">
                  <w:rPr>
                    <w:rFonts w:hint="eastAsia"/>
                    <w:szCs w:val="21"/>
                  </w:rPr>
                </w:rPrChange>
              </w:rPr>
              <w:t>应用程序正常运行申请的权限，可以申请多个权限，即一个</w:t>
            </w:r>
            <w:r>
              <w:rPr>
                <w:rFonts w:ascii="Times New Roman" w:eastAsia="宋体" w:hAnsi="Times New Roman" w:cs="Times New Roman"/>
                <w:szCs w:val="21"/>
                <w:rPrChange w:id="1828" w:author="..." w:date="2018-06-12T04:31:00Z">
                  <w:rPr>
                    <w:szCs w:val="21"/>
                  </w:rPr>
                </w:rPrChange>
              </w:rPr>
              <w:t>.xml</w:t>
            </w:r>
            <w:r>
              <w:rPr>
                <w:rFonts w:ascii="Times New Roman" w:eastAsia="宋体" w:hAnsi="Times New Roman" w:cs="Times New Roman" w:hint="eastAsia"/>
                <w:szCs w:val="21"/>
                <w:rPrChange w:id="1829" w:author="..." w:date="2018-06-12T04:31:00Z">
                  <w:rPr>
                    <w:rFonts w:hint="eastAsia"/>
                    <w:szCs w:val="21"/>
                  </w:rPr>
                </w:rPrChange>
              </w:rPr>
              <w:t>文件中可以有多个此元素</w:t>
            </w:r>
          </w:p>
        </w:tc>
      </w:tr>
      <w:tr w:rsidR="00F76376" w:rsidTr="00F76376">
        <w:trPr>
          <w:jc w:val="center"/>
        </w:trPr>
        <w:tc>
          <w:tcPr>
            <w:tcW w:w="2228" w:type="dxa"/>
            <w:tcPrChange w:id="1830"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31" w:author="..." w:date="2018-06-12T04:31:00Z">
                  <w:rPr>
                    <w:szCs w:val="21"/>
                  </w:rPr>
                </w:rPrChange>
              </w:rPr>
            </w:pPr>
            <w:r>
              <w:rPr>
                <w:rFonts w:ascii="Times New Roman" w:eastAsia="宋体" w:hAnsi="Times New Roman" w:cs="Times New Roman"/>
                <w:szCs w:val="21"/>
                <w:rPrChange w:id="1832" w:author="..." w:date="2018-06-12T04:31:00Z">
                  <w:rPr>
                    <w:szCs w:val="21"/>
                  </w:rPr>
                </w:rPrChange>
              </w:rPr>
              <w:t>&lt;permission /&gt;</w:t>
            </w:r>
          </w:p>
        </w:tc>
        <w:tc>
          <w:tcPr>
            <w:tcW w:w="6068" w:type="dxa"/>
            <w:tcPrChange w:id="1833" w:author="..." w:date="2018-06-12T07:30:00Z">
              <w:tcPr>
                <w:tcW w:w="6068" w:type="dxa"/>
              </w:tcPr>
            </w:tcPrChange>
          </w:tcPr>
          <w:p w:rsidR="00F76376" w:rsidRPr="00F76376" w:rsidRDefault="00793F6E">
            <w:pPr>
              <w:jc w:val="left"/>
              <w:rPr>
                <w:rFonts w:ascii="Times New Roman" w:eastAsia="宋体" w:hAnsi="Times New Roman" w:cs="Times New Roman"/>
                <w:szCs w:val="21"/>
                <w:rPrChange w:id="1834" w:author="..." w:date="2018-06-12T04:31:00Z">
                  <w:rPr>
                    <w:szCs w:val="21"/>
                  </w:rPr>
                </w:rPrChange>
              </w:rPr>
            </w:pPr>
            <w:r>
              <w:rPr>
                <w:rFonts w:ascii="Times New Roman" w:eastAsia="宋体" w:hAnsi="Times New Roman" w:cs="Times New Roman" w:hint="eastAsia"/>
                <w:szCs w:val="21"/>
                <w:rPrChange w:id="1835" w:author="..." w:date="2018-06-12T04:31:00Z">
                  <w:rPr>
                    <w:rFonts w:hint="eastAsia"/>
                    <w:szCs w:val="21"/>
                  </w:rPr>
                </w:rPrChange>
              </w:rPr>
              <w:t>声明一个安全授权，限定其他应用程序能否访问此程序中的资源，一个</w:t>
            </w:r>
            <w:r>
              <w:rPr>
                <w:rFonts w:ascii="Times New Roman" w:eastAsia="宋体" w:hAnsi="Times New Roman" w:cs="Times New Roman"/>
                <w:szCs w:val="21"/>
                <w:rPrChange w:id="1836" w:author="..." w:date="2018-06-12T04:31:00Z">
                  <w:rPr>
                    <w:szCs w:val="21"/>
                  </w:rPr>
                </w:rPrChange>
              </w:rPr>
              <w:t>xml</w:t>
            </w:r>
            <w:r>
              <w:rPr>
                <w:rFonts w:ascii="Times New Roman" w:eastAsia="宋体" w:hAnsi="Times New Roman" w:cs="Times New Roman" w:hint="eastAsia"/>
                <w:szCs w:val="21"/>
                <w:rPrChange w:id="1837" w:author="..." w:date="2018-06-12T04:31:00Z">
                  <w:rPr>
                    <w:rFonts w:hint="eastAsia"/>
                    <w:szCs w:val="21"/>
                  </w:rPr>
                </w:rPrChange>
              </w:rPr>
              <w:t>文件可以包含多个此元素</w:t>
            </w:r>
          </w:p>
        </w:tc>
      </w:tr>
      <w:tr w:rsidR="00F76376" w:rsidTr="00F76376">
        <w:trPr>
          <w:jc w:val="center"/>
        </w:trPr>
        <w:tc>
          <w:tcPr>
            <w:tcW w:w="2228" w:type="dxa"/>
            <w:tcPrChange w:id="1838"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39" w:author="..." w:date="2018-06-12T04:31:00Z">
                  <w:rPr>
                    <w:szCs w:val="21"/>
                  </w:rPr>
                </w:rPrChange>
              </w:rPr>
            </w:pPr>
            <w:r>
              <w:rPr>
                <w:rFonts w:ascii="Times New Roman" w:eastAsia="宋体" w:hAnsi="Times New Roman" w:cs="Times New Roman"/>
                <w:szCs w:val="21"/>
                <w:rPrChange w:id="1840" w:author="..." w:date="2018-06-12T04:31:00Z">
                  <w:rPr>
                    <w:szCs w:val="21"/>
                  </w:rPr>
                </w:rPrChange>
              </w:rPr>
              <w:t>&lt;instrumentation /&gt;</w:t>
            </w:r>
          </w:p>
        </w:tc>
        <w:tc>
          <w:tcPr>
            <w:tcW w:w="6068" w:type="dxa"/>
            <w:tcPrChange w:id="1841" w:author="..." w:date="2018-06-12T07:30:00Z">
              <w:tcPr>
                <w:tcW w:w="6068" w:type="dxa"/>
              </w:tcPr>
            </w:tcPrChange>
          </w:tcPr>
          <w:p w:rsidR="00F76376" w:rsidRPr="00F76376" w:rsidRDefault="00793F6E">
            <w:pPr>
              <w:jc w:val="left"/>
              <w:rPr>
                <w:rFonts w:ascii="Times New Roman" w:eastAsia="宋体" w:hAnsi="Times New Roman" w:cs="Times New Roman"/>
                <w:szCs w:val="21"/>
                <w:rPrChange w:id="1842" w:author="..." w:date="2018-06-12T04:31:00Z">
                  <w:rPr>
                    <w:szCs w:val="21"/>
                  </w:rPr>
                </w:rPrChange>
              </w:rPr>
            </w:pPr>
            <w:r>
              <w:rPr>
                <w:rFonts w:ascii="Times New Roman" w:eastAsia="宋体" w:hAnsi="Times New Roman" w:cs="Times New Roman" w:hint="eastAsia"/>
                <w:szCs w:val="21"/>
                <w:rPrChange w:id="1843" w:author="..." w:date="2018-06-12T04:31:00Z">
                  <w:rPr>
                    <w:rFonts w:hint="eastAsia"/>
                    <w:szCs w:val="21"/>
                  </w:rPr>
                </w:rPrChange>
              </w:rPr>
              <w:t>声明用于测试组件的代码，一个</w:t>
            </w:r>
            <w:r>
              <w:rPr>
                <w:rFonts w:ascii="Times New Roman" w:eastAsia="宋体" w:hAnsi="Times New Roman" w:cs="Times New Roman"/>
                <w:szCs w:val="21"/>
                <w:rPrChange w:id="1844" w:author="..." w:date="2018-06-12T04:31:00Z">
                  <w:rPr>
                    <w:szCs w:val="21"/>
                  </w:rPr>
                </w:rPrChange>
              </w:rPr>
              <w:t>xml</w:t>
            </w:r>
            <w:r>
              <w:rPr>
                <w:rFonts w:ascii="Times New Roman" w:eastAsia="宋体" w:hAnsi="Times New Roman" w:cs="Times New Roman" w:hint="eastAsia"/>
                <w:szCs w:val="21"/>
                <w:rPrChange w:id="1845" w:author="..." w:date="2018-06-12T04:31:00Z">
                  <w:rPr>
                    <w:rFonts w:hint="eastAsia"/>
                    <w:szCs w:val="21"/>
                  </w:rPr>
                </w:rPrChange>
              </w:rPr>
              <w:t>文件可以包含多个此元素</w:t>
            </w:r>
          </w:p>
        </w:tc>
      </w:tr>
      <w:tr w:rsidR="00F76376" w:rsidTr="00F76376">
        <w:trPr>
          <w:jc w:val="center"/>
        </w:trPr>
        <w:tc>
          <w:tcPr>
            <w:tcW w:w="2228" w:type="dxa"/>
            <w:tcPrChange w:id="1846"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47" w:author="..." w:date="2018-06-12T04:31:00Z">
                  <w:rPr>
                    <w:szCs w:val="21"/>
                  </w:rPr>
                </w:rPrChange>
              </w:rPr>
            </w:pPr>
            <w:r>
              <w:rPr>
                <w:rFonts w:ascii="Times New Roman" w:eastAsia="宋体" w:hAnsi="Times New Roman" w:cs="Times New Roman"/>
                <w:szCs w:val="21"/>
                <w:rPrChange w:id="1848" w:author="..." w:date="2018-06-12T04:31:00Z">
                  <w:rPr>
                    <w:szCs w:val="21"/>
                  </w:rPr>
                </w:rPrChange>
              </w:rPr>
              <w:t>&lt;uses-sdk /&gt;</w:t>
            </w:r>
          </w:p>
        </w:tc>
        <w:tc>
          <w:tcPr>
            <w:tcW w:w="6068" w:type="dxa"/>
            <w:tcPrChange w:id="1849" w:author="..." w:date="2018-06-12T07:30:00Z">
              <w:tcPr>
                <w:tcW w:w="6068" w:type="dxa"/>
              </w:tcPr>
            </w:tcPrChange>
          </w:tcPr>
          <w:p w:rsidR="00F76376" w:rsidRPr="00F76376" w:rsidRDefault="00793F6E">
            <w:pPr>
              <w:jc w:val="left"/>
              <w:rPr>
                <w:rFonts w:ascii="Times New Roman" w:eastAsia="宋体" w:hAnsi="Times New Roman" w:cs="Times New Roman"/>
                <w:szCs w:val="21"/>
                <w:rPrChange w:id="1850" w:author="..." w:date="2018-06-12T04:31:00Z">
                  <w:rPr>
                    <w:szCs w:val="21"/>
                  </w:rPr>
                </w:rPrChange>
              </w:rPr>
            </w:pPr>
            <w:r>
              <w:rPr>
                <w:rFonts w:ascii="Times New Roman" w:eastAsia="宋体" w:hAnsi="Times New Roman" w:cs="Times New Roman" w:hint="eastAsia"/>
                <w:szCs w:val="21"/>
                <w:rPrChange w:id="1851" w:author="..." w:date="2018-06-12T04:31:00Z">
                  <w:rPr>
                    <w:rFonts w:hint="eastAsia"/>
                    <w:szCs w:val="21"/>
                  </w:rPr>
                </w:rPrChange>
              </w:rPr>
              <w:t>用于声明当前应用程序能够兼容的最低版本号的</w:t>
            </w:r>
            <w:r>
              <w:rPr>
                <w:rFonts w:ascii="Times New Roman" w:eastAsia="宋体" w:hAnsi="Times New Roman" w:cs="Times New Roman"/>
                <w:szCs w:val="21"/>
                <w:rPrChange w:id="1852" w:author="..." w:date="2018-06-12T04:31:00Z">
                  <w:rPr>
                    <w:szCs w:val="21"/>
                  </w:rPr>
                </w:rPrChange>
              </w:rPr>
              <w:t>SDK</w:t>
            </w:r>
          </w:p>
        </w:tc>
      </w:tr>
      <w:tr w:rsidR="00F76376" w:rsidTr="00F76376">
        <w:trPr>
          <w:jc w:val="center"/>
        </w:trPr>
        <w:tc>
          <w:tcPr>
            <w:tcW w:w="2228" w:type="dxa"/>
            <w:tcPrChange w:id="1853"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54" w:author="..." w:date="2018-06-12T04:31:00Z">
                  <w:rPr>
                    <w:szCs w:val="21"/>
                  </w:rPr>
                </w:rPrChange>
              </w:rPr>
            </w:pPr>
            <w:r>
              <w:rPr>
                <w:rFonts w:ascii="Times New Roman" w:eastAsia="宋体" w:hAnsi="Times New Roman" w:cs="Times New Roman"/>
                <w:szCs w:val="21"/>
                <w:rPrChange w:id="1855" w:author="..." w:date="2018-06-12T04:31:00Z">
                  <w:rPr>
                    <w:szCs w:val="21"/>
                  </w:rPr>
                </w:rPrChange>
              </w:rPr>
              <w:t>&lt;application&gt;</w:t>
            </w:r>
          </w:p>
        </w:tc>
        <w:tc>
          <w:tcPr>
            <w:tcW w:w="6068" w:type="dxa"/>
            <w:tcPrChange w:id="1856" w:author="..." w:date="2018-06-12T07:30:00Z">
              <w:tcPr>
                <w:tcW w:w="6068" w:type="dxa"/>
              </w:tcPr>
            </w:tcPrChange>
          </w:tcPr>
          <w:p w:rsidR="00F76376" w:rsidRPr="00F76376" w:rsidRDefault="00793F6E">
            <w:pPr>
              <w:jc w:val="left"/>
              <w:rPr>
                <w:rFonts w:ascii="Times New Roman" w:eastAsia="宋体" w:hAnsi="Times New Roman" w:cs="Times New Roman"/>
                <w:szCs w:val="21"/>
                <w:rPrChange w:id="1857" w:author="..." w:date="2018-06-12T04:31:00Z">
                  <w:rPr>
                    <w:szCs w:val="21"/>
                  </w:rPr>
                </w:rPrChange>
              </w:rPr>
            </w:pPr>
            <w:r>
              <w:rPr>
                <w:rFonts w:ascii="Times New Roman" w:eastAsia="宋体" w:hAnsi="Times New Roman" w:cs="Times New Roman" w:hint="eastAsia"/>
                <w:szCs w:val="21"/>
                <w:rPrChange w:id="1858" w:author="..." w:date="2018-06-12T04:31:00Z">
                  <w:rPr>
                    <w:rFonts w:hint="eastAsia"/>
                    <w:szCs w:val="21"/>
                  </w:rPr>
                </w:rPrChange>
              </w:rPr>
              <w:t>包中应用程序组件声明的根节点</w:t>
            </w:r>
          </w:p>
        </w:tc>
      </w:tr>
      <w:tr w:rsidR="00F76376" w:rsidTr="00F76376">
        <w:trPr>
          <w:jc w:val="center"/>
        </w:trPr>
        <w:tc>
          <w:tcPr>
            <w:tcW w:w="2228" w:type="dxa"/>
            <w:tcPrChange w:id="1859"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60" w:author="..." w:date="2018-06-12T04:31:00Z">
                  <w:rPr>
                    <w:szCs w:val="21"/>
                  </w:rPr>
                </w:rPrChange>
              </w:rPr>
            </w:pPr>
            <w:r>
              <w:rPr>
                <w:rFonts w:ascii="Times New Roman" w:eastAsia="宋体" w:hAnsi="Times New Roman" w:cs="Times New Roman"/>
                <w:szCs w:val="21"/>
                <w:rPrChange w:id="1861" w:author="..." w:date="2018-06-12T04:31:00Z">
                  <w:rPr>
                    <w:szCs w:val="21"/>
                  </w:rPr>
                </w:rPrChange>
              </w:rPr>
              <w:t>&lt;activity&gt;</w:t>
            </w:r>
          </w:p>
        </w:tc>
        <w:tc>
          <w:tcPr>
            <w:tcW w:w="6068" w:type="dxa"/>
            <w:tcPrChange w:id="1862" w:author="..." w:date="2018-06-12T07:30:00Z">
              <w:tcPr>
                <w:tcW w:w="6068" w:type="dxa"/>
              </w:tcPr>
            </w:tcPrChange>
          </w:tcPr>
          <w:p w:rsidR="00F76376" w:rsidRPr="00F76376" w:rsidRDefault="00793F6E">
            <w:pPr>
              <w:jc w:val="left"/>
              <w:rPr>
                <w:rFonts w:ascii="Times New Roman" w:eastAsia="宋体" w:hAnsi="Times New Roman" w:cs="Times New Roman"/>
                <w:szCs w:val="21"/>
                <w:rPrChange w:id="1863" w:author="..." w:date="2018-06-12T04:31:00Z">
                  <w:rPr>
                    <w:szCs w:val="21"/>
                  </w:rPr>
                </w:rPrChange>
              </w:rPr>
            </w:pPr>
            <w:r>
              <w:rPr>
                <w:rFonts w:ascii="Times New Roman" w:eastAsia="宋体" w:hAnsi="Times New Roman" w:cs="Times New Roman" w:hint="eastAsia"/>
                <w:szCs w:val="21"/>
                <w:rPrChange w:id="1864" w:author="..." w:date="2018-06-12T04:31:00Z">
                  <w:rPr>
                    <w:rFonts w:hint="eastAsia"/>
                    <w:szCs w:val="21"/>
                  </w:rPr>
                </w:rPrChange>
              </w:rPr>
              <w:t>用户与应用程序交互的桥梁，当用户点击应用时，出现在手机上的主页面就是一个</w:t>
            </w:r>
            <w:r>
              <w:rPr>
                <w:rFonts w:ascii="Times New Roman" w:eastAsia="宋体" w:hAnsi="Times New Roman" w:cs="Times New Roman"/>
                <w:szCs w:val="21"/>
                <w:rPrChange w:id="1865" w:author="..." w:date="2018-06-12T04:31:00Z">
                  <w:rPr>
                    <w:szCs w:val="21"/>
                  </w:rPr>
                </w:rPrChange>
              </w:rPr>
              <w:t>activity</w:t>
            </w:r>
          </w:p>
        </w:tc>
      </w:tr>
      <w:tr w:rsidR="00F76376" w:rsidTr="00F76376">
        <w:trPr>
          <w:jc w:val="center"/>
        </w:trPr>
        <w:tc>
          <w:tcPr>
            <w:tcW w:w="2228" w:type="dxa"/>
            <w:tcPrChange w:id="1866"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67" w:author="..." w:date="2018-06-12T04:31:00Z">
                  <w:rPr>
                    <w:szCs w:val="21"/>
                  </w:rPr>
                </w:rPrChange>
              </w:rPr>
            </w:pPr>
            <w:r>
              <w:rPr>
                <w:rFonts w:ascii="Times New Roman" w:eastAsia="宋体" w:hAnsi="Times New Roman" w:cs="Times New Roman"/>
                <w:szCs w:val="21"/>
                <w:rPrChange w:id="1868" w:author="..." w:date="2018-06-12T04:31:00Z">
                  <w:rPr>
                    <w:szCs w:val="21"/>
                  </w:rPr>
                </w:rPrChange>
              </w:rPr>
              <w:t>&lt;intent-filter&gt;</w:t>
            </w:r>
          </w:p>
        </w:tc>
        <w:tc>
          <w:tcPr>
            <w:tcW w:w="6068" w:type="dxa"/>
            <w:tcPrChange w:id="1869" w:author="..." w:date="2018-06-12T07:30:00Z">
              <w:tcPr>
                <w:tcW w:w="6068" w:type="dxa"/>
              </w:tcPr>
            </w:tcPrChange>
          </w:tcPr>
          <w:p w:rsidR="00F76376" w:rsidRPr="00F76376" w:rsidRDefault="00793F6E">
            <w:pPr>
              <w:jc w:val="left"/>
              <w:rPr>
                <w:rFonts w:ascii="Times New Roman" w:eastAsia="宋体" w:hAnsi="Times New Roman" w:cs="Times New Roman"/>
                <w:szCs w:val="21"/>
                <w:rPrChange w:id="1870" w:author="..." w:date="2018-06-12T04:31:00Z">
                  <w:rPr>
                    <w:szCs w:val="21"/>
                  </w:rPr>
                </w:rPrChange>
              </w:rPr>
            </w:pPr>
            <w:r>
              <w:rPr>
                <w:rFonts w:ascii="Times New Roman" w:eastAsia="宋体" w:hAnsi="Times New Roman" w:cs="Times New Roman" w:hint="eastAsia"/>
                <w:szCs w:val="21"/>
                <w:rPrChange w:id="1871" w:author="..." w:date="2018-06-12T04:31:00Z">
                  <w:rPr>
                    <w:rFonts w:hint="eastAsia"/>
                    <w:szCs w:val="21"/>
                  </w:rPr>
                </w:rPrChange>
              </w:rPr>
              <w:t>声明组件支持的</w:t>
            </w:r>
            <w:r>
              <w:rPr>
                <w:rFonts w:ascii="Times New Roman" w:eastAsia="宋体" w:hAnsi="Times New Roman" w:cs="Times New Roman"/>
                <w:szCs w:val="21"/>
                <w:rPrChange w:id="1872" w:author="..." w:date="2018-06-12T04:31:00Z">
                  <w:rPr>
                    <w:szCs w:val="21"/>
                  </w:rPr>
                </w:rPrChange>
              </w:rPr>
              <w:t>Intent</w:t>
            </w:r>
            <w:r>
              <w:rPr>
                <w:rFonts w:ascii="Times New Roman" w:eastAsia="宋体" w:hAnsi="Times New Roman" w:cs="Times New Roman" w:hint="eastAsia"/>
                <w:szCs w:val="21"/>
                <w:rPrChange w:id="1873" w:author="..." w:date="2018-06-12T04:31:00Z">
                  <w:rPr>
                    <w:rFonts w:hint="eastAsia"/>
                    <w:szCs w:val="21"/>
                  </w:rPr>
                </w:rPrChange>
              </w:rPr>
              <w:t>值</w:t>
            </w:r>
          </w:p>
        </w:tc>
      </w:tr>
      <w:tr w:rsidR="00F76376" w:rsidTr="00F76376">
        <w:trPr>
          <w:jc w:val="center"/>
        </w:trPr>
        <w:tc>
          <w:tcPr>
            <w:tcW w:w="2228" w:type="dxa"/>
            <w:tcPrChange w:id="1874"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75" w:author="..." w:date="2018-06-12T04:31:00Z">
                  <w:rPr>
                    <w:szCs w:val="21"/>
                  </w:rPr>
                </w:rPrChange>
              </w:rPr>
            </w:pPr>
            <w:r>
              <w:rPr>
                <w:rFonts w:ascii="Times New Roman" w:eastAsia="宋体" w:hAnsi="Times New Roman" w:cs="Times New Roman"/>
                <w:szCs w:val="21"/>
                <w:rPrChange w:id="1876" w:author="..." w:date="2018-06-12T04:31:00Z">
                  <w:rPr>
                    <w:szCs w:val="21"/>
                  </w:rPr>
                </w:rPrChange>
              </w:rPr>
              <w:t>&lt;action /&gt;</w:t>
            </w:r>
          </w:p>
        </w:tc>
        <w:tc>
          <w:tcPr>
            <w:tcW w:w="6068" w:type="dxa"/>
            <w:tcPrChange w:id="1877" w:author="..." w:date="2018-06-12T07:30:00Z">
              <w:tcPr>
                <w:tcW w:w="6068" w:type="dxa"/>
              </w:tcPr>
            </w:tcPrChange>
          </w:tcPr>
          <w:p w:rsidR="00F76376" w:rsidRPr="00F76376" w:rsidRDefault="00793F6E">
            <w:pPr>
              <w:jc w:val="left"/>
              <w:rPr>
                <w:rFonts w:ascii="Times New Roman" w:eastAsia="宋体" w:hAnsi="Times New Roman" w:cs="Times New Roman"/>
                <w:szCs w:val="21"/>
                <w:rPrChange w:id="1878" w:author="..." w:date="2018-06-12T04:31:00Z">
                  <w:rPr>
                    <w:szCs w:val="21"/>
                  </w:rPr>
                </w:rPrChange>
              </w:rPr>
            </w:pPr>
            <w:r>
              <w:rPr>
                <w:rFonts w:ascii="Times New Roman" w:eastAsia="宋体" w:hAnsi="Times New Roman" w:cs="Times New Roman" w:hint="eastAsia"/>
                <w:szCs w:val="21"/>
                <w:rPrChange w:id="1879" w:author="..." w:date="2018-06-12T04:31:00Z">
                  <w:rPr>
                    <w:rFonts w:hint="eastAsia"/>
                    <w:szCs w:val="21"/>
                  </w:rPr>
                </w:rPrChange>
              </w:rPr>
              <w:t>声明组件支持的</w:t>
            </w:r>
            <w:r>
              <w:rPr>
                <w:rFonts w:ascii="Times New Roman" w:eastAsia="宋体" w:hAnsi="Times New Roman" w:cs="Times New Roman"/>
                <w:szCs w:val="21"/>
                <w:rPrChange w:id="1880" w:author="..." w:date="2018-06-12T04:31:00Z">
                  <w:rPr>
                    <w:szCs w:val="21"/>
                  </w:rPr>
                </w:rPrChange>
              </w:rPr>
              <w:t>Intent Action</w:t>
            </w:r>
          </w:p>
        </w:tc>
      </w:tr>
      <w:tr w:rsidR="00F76376" w:rsidTr="00F76376">
        <w:trPr>
          <w:jc w:val="center"/>
        </w:trPr>
        <w:tc>
          <w:tcPr>
            <w:tcW w:w="2228" w:type="dxa"/>
            <w:tcPrChange w:id="1881"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82" w:author="..." w:date="2018-06-12T04:31:00Z">
                  <w:rPr>
                    <w:szCs w:val="21"/>
                  </w:rPr>
                </w:rPrChange>
              </w:rPr>
            </w:pPr>
            <w:r>
              <w:rPr>
                <w:rFonts w:ascii="Times New Roman" w:eastAsia="宋体" w:hAnsi="Times New Roman" w:cs="Times New Roman"/>
                <w:szCs w:val="21"/>
                <w:rPrChange w:id="1883" w:author="..." w:date="2018-06-12T04:31:00Z">
                  <w:rPr>
                    <w:szCs w:val="21"/>
                  </w:rPr>
                </w:rPrChange>
              </w:rPr>
              <w:t>&lt;category /&gt;</w:t>
            </w:r>
          </w:p>
        </w:tc>
        <w:tc>
          <w:tcPr>
            <w:tcW w:w="6068" w:type="dxa"/>
            <w:tcPrChange w:id="1884" w:author="..." w:date="2018-06-12T07:30:00Z">
              <w:tcPr>
                <w:tcW w:w="6068" w:type="dxa"/>
              </w:tcPr>
            </w:tcPrChange>
          </w:tcPr>
          <w:p w:rsidR="00F76376" w:rsidRPr="00F76376" w:rsidRDefault="00793F6E">
            <w:pPr>
              <w:jc w:val="left"/>
              <w:rPr>
                <w:rFonts w:ascii="Times New Roman" w:eastAsia="宋体" w:hAnsi="Times New Roman" w:cs="Times New Roman"/>
                <w:rPrChange w:id="1885" w:author="..." w:date="2018-06-12T04:31:00Z">
                  <w:rPr>
                    <w:sz w:val="24"/>
                  </w:rPr>
                </w:rPrChange>
              </w:rPr>
            </w:pPr>
            <w:r>
              <w:rPr>
                <w:rFonts w:ascii="Times New Roman" w:eastAsia="宋体" w:hAnsi="Times New Roman" w:cs="Times New Roman" w:hint="eastAsia"/>
                <w:rPrChange w:id="1886" w:author="..." w:date="2018-06-12T04:31:00Z">
                  <w:rPr>
                    <w:rFonts w:hint="eastAsia"/>
                    <w:sz w:val="24"/>
                  </w:rPr>
                </w:rPrChange>
              </w:rPr>
              <w:t>声明组件支持的</w:t>
            </w:r>
            <w:r>
              <w:rPr>
                <w:rFonts w:ascii="Times New Roman" w:eastAsia="宋体" w:hAnsi="Times New Roman" w:cs="Times New Roman"/>
                <w:rPrChange w:id="1887" w:author="..." w:date="2018-06-12T04:31:00Z">
                  <w:rPr>
                    <w:sz w:val="24"/>
                  </w:rPr>
                </w:rPrChange>
              </w:rPr>
              <w:t>Intent Category</w:t>
            </w:r>
          </w:p>
        </w:tc>
      </w:tr>
      <w:tr w:rsidR="00F76376" w:rsidTr="00F76376">
        <w:trPr>
          <w:jc w:val="center"/>
        </w:trPr>
        <w:tc>
          <w:tcPr>
            <w:tcW w:w="2228" w:type="dxa"/>
            <w:tcPrChange w:id="1888"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89" w:author="..." w:date="2018-06-12T04:31:00Z">
                  <w:rPr>
                    <w:szCs w:val="21"/>
                  </w:rPr>
                </w:rPrChange>
              </w:rPr>
            </w:pPr>
            <w:r>
              <w:rPr>
                <w:rFonts w:ascii="Times New Roman" w:eastAsia="宋体" w:hAnsi="Times New Roman" w:cs="Times New Roman"/>
                <w:szCs w:val="21"/>
                <w:rPrChange w:id="1890" w:author="..." w:date="2018-06-12T04:31:00Z">
                  <w:rPr>
                    <w:szCs w:val="21"/>
                  </w:rPr>
                </w:rPrChange>
              </w:rPr>
              <w:t>&lt;data /&gt;</w:t>
            </w:r>
          </w:p>
        </w:tc>
        <w:tc>
          <w:tcPr>
            <w:tcW w:w="6068" w:type="dxa"/>
            <w:tcPrChange w:id="1891" w:author="..." w:date="2018-06-12T07:30:00Z">
              <w:tcPr>
                <w:tcW w:w="6068" w:type="dxa"/>
              </w:tcPr>
            </w:tcPrChange>
          </w:tcPr>
          <w:p w:rsidR="00F76376" w:rsidRPr="00F76376" w:rsidRDefault="00793F6E">
            <w:pPr>
              <w:jc w:val="left"/>
              <w:rPr>
                <w:rFonts w:ascii="Times New Roman" w:eastAsia="宋体" w:hAnsi="Times New Roman" w:cs="Times New Roman"/>
                <w:rPrChange w:id="1892" w:author="..." w:date="2018-06-12T04:31:00Z">
                  <w:rPr>
                    <w:sz w:val="24"/>
                  </w:rPr>
                </w:rPrChange>
              </w:rPr>
            </w:pPr>
            <w:r>
              <w:rPr>
                <w:rFonts w:ascii="Times New Roman" w:eastAsia="宋体" w:hAnsi="Times New Roman" w:cs="Times New Roman" w:hint="eastAsia"/>
                <w:rPrChange w:id="1893" w:author="..." w:date="2018-06-12T04:31:00Z">
                  <w:rPr>
                    <w:rFonts w:hint="eastAsia"/>
                    <w:sz w:val="24"/>
                  </w:rPr>
                </w:rPrChange>
              </w:rPr>
              <w:t>声明组件支持的数据类型或</w:t>
            </w:r>
            <w:r>
              <w:rPr>
                <w:rFonts w:ascii="Times New Roman" w:eastAsia="宋体" w:hAnsi="Times New Roman" w:cs="Times New Roman"/>
                <w:rPrChange w:id="1894" w:author="..." w:date="2018-06-12T04:31:00Z">
                  <w:rPr>
                    <w:sz w:val="24"/>
                  </w:rPr>
                </w:rPrChange>
              </w:rPr>
              <w:t>URI</w:t>
            </w:r>
          </w:p>
        </w:tc>
      </w:tr>
      <w:tr w:rsidR="00F76376" w:rsidTr="00F76376">
        <w:trPr>
          <w:trHeight w:val="90"/>
          <w:jc w:val="center"/>
        </w:trPr>
        <w:tc>
          <w:tcPr>
            <w:tcW w:w="2228" w:type="dxa"/>
            <w:tcPrChange w:id="1895" w:author="..." w:date="2018-06-12T07:30:00Z">
              <w:tcPr>
                <w:tcW w:w="2228" w:type="dxa"/>
              </w:tcPr>
            </w:tcPrChange>
          </w:tcPr>
          <w:p w:rsidR="00F76376" w:rsidRPr="00F76376" w:rsidRDefault="00793F6E">
            <w:pPr>
              <w:jc w:val="center"/>
              <w:rPr>
                <w:rFonts w:ascii="Times New Roman" w:eastAsia="宋体" w:hAnsi="Times New Roman" w:cs="Times New Roman"/>
                <w:szCs w:val="21"/>
                <w:rPrChange w:id="1896" w:author="..." w:date="2018-06-12T04:31:00Z">
                  <w:rPr>
                    <w:szCs w:val="21"/>
                  </w:rPr>
                </w:rPrChange>
              </w:rPr>
            </w:pPr>
            <w:r>
              <w:rPr>
                <w:rFonts w:ascii="Times New Roman" w:eastAsia="宋体" w:hAnsi="Times New Roman" w:cs="Times New Roman"/>
                <w:szCs w:val="21"/>
                <w:rPrChange w:id="1897" w:author="..." w:date="2018-06-12T04:31:00Z">
                  <w:rPr>
                    <w:szCs w:val="21"/>
                  </w:rPr>
                </w:rPrChange>
              </w:rPr>
              <w:t>&lt;meta-data /&gt;</w:t>
            </w:r>
          </w:p>
        </w:tc>
        <w:tc>
          <w:tcPr>
            <w:tcW w:w="6068" w:type="dxa"/>
            <w:tcPrChange w:id="1898" w:author="..." w:date="2018-06-12T07:30:00Z">
              <w:tcPr>
                <w:tcW w:w="6068" w:type="dxa"/>
              </w:tcPr>
            </w:tcPrChange>
          </w:tcPr>
          <w:p w:rsidR="00F76376" w:rsidRPr="00F76376" w:rsidRDefault="00793F6E">
            <w:pPr>
              <w:jc w:val="left"/>
              <w:rPr>
                <w:rFonts w:ascii="Times New Roman" w:eastAsia="宋体" w:hAnsi="Times New Roman" w:cs="Times New Roman"/>
                <w:szCs w:val="21"/>
                <w:rPrChange w:id="1899" w:author="..." w:date="2018-06-12T04:31:00Z">
                  <w:rPr>
                    <w:szCs w:val="21"/>
                  </w:rPr>
                </w:rPrChange>
              </w:rPr>
            </w:pPr>
            <w:r>
              <w:rPr>
                <w:rFonts w:ascii="Times New Roman" w:eastAsia="宋体" w:hAnsi="Times New Roman" w:cs="Times New Roman" w:hint="eastAsia"/>
                <w:szCs w:val="21"/>
                <w:rPrChange w:id="1900" w:author="..." w:date="2018-06-12T04:31:00Z">
                  <w:rPr>
                    <w:rFonts w:hint="eastAsia"/>
                    <w:szCs w:val="21"/>
                  </w:rPr>
                </w:rPrChange>
              </w:rPr>
              <w:t>一个</w:t>
            </w:r>
            <w:r>
              <w:rPr>
                <w:rFonts w:ascii="Times New Roman" w:eastAsia="宋体" w:hAnsi="Times New Roman" w:cs="Times New Roman"/>
                <w:szCs w:val="21"/>
                <w:rPrChange w:id="1901" w:author="..." w:date="2018-06-12T04:31:00Z">
                  <w:rPr>
                    <w:szCs w:val="21"/>
                  </w:rPr>
                </w:rPrChange>
              </w:rPr>
              <w:t>key-value</w:t>
            </w:r>
            <w:r>
              <w:rPr>
                <w:rFonts w:ascii="Times New Roman" w:eastAsia="宋体" w:hAnsi="Times New Roman" w:cs="Times New Roman" w:hint="eastAsia"/>
                <w:szCs w:val="21"/>
                <w:rPrChange w:id="1902" w:author="..." w:date="2018-06-12T04:31:00Z">
                  <w:rPr>
                    <w:rFonts w:hint="eastAsia"/>
                    <w:szCs w:val="21"/>
                  </w:rPr>
                </w:rPrChange>
              </w:rPr>
              <w:t>，是父组件添加的数据，可以是</w:t>
            </w:r>
            <w:r>
              <w:rPr>
                <w:rFonts w:ascii="Times New Roman" w:eastAsia="宋体" w:hAnsi="Times New Roman" w:cs="Times New Roman"/>
                <w:szCs w:val="21"/>
                <w:rPrChange w:id="1903" w:author="..." w:date="2018-06-12T04:31:00Z">
                  <w:rPr>
                    <w:szCs w:val="21"/>
                  </w:rPr>
                </w:rPrChange>
              </w:rPr>
              <w:t>activity</w:t>
            </w:r>
            <w:r>
              <w:rPr>
                <w:rFonts w:ascii="Times New Roman" w:eastAsia="宋体" w:hAnsi="Times New Roman" w:cs="Times New Roman" w:hint="eastAsia"/>
                <w:szCs w:val="21"/>
                <w:rPrChange w:id="1904" w:author="..." w:date="2018-06-12T04:31:00Z">
                  <w:rPr>
                    <w:rFonts w:hint="eastAsia"/>
                    <w:szCs w:val="21"/>
                  </w:rPr>
                </w:rPrChange>
              </w:rPr>
              <w:t>等</w:t>
            </w:r>
          </w:p>
        </w:tc>
      </w:tr>
      <w:tr w:rsidR="00F76376" w:rsidTr="00F76376">
        <w:trPr>
          <w:trHeight w:val="90"/>
          <w:jc w:val="center"/>
          <w:ins w:id="1905" w:author="..." w:date="2018-06-12T07:28:00Z"/>
          <w:trPrChange w:id="1906" w:author="..." w:date="2018-06-12T07:30:00Z">
            <w:trPr>
              <w:trHeight w:val="90"/>
            </w:trPr>
          </w:trPrChange>
        </w:trPr>
        <w:tc>
          <w:tcPr>
            <w:tcW w:w="2228" w:type="dxa"/>
            <w:tcPrChange w:id="1907" w:author="..." w:date="2018-06-12T07:30:00Z">
              <w:tcPr>
                <w:tcW w:w="2228" w:type="dxa"/>
              </w:tcPr>
            </w:tcPrChange>
          </w:tcPr>
          <w:p w:rsidR="00F76376" w:rsidRDefault="00793F6E">
            <w:pPr>
              <w:jc w:val="center"/>
              <w:rPr>
                <w:ins w:id="1908" w:author="..." w:date="2018-06-12T07:28:00Z"/>
                <w:rFonts w:ascii="Times New Roman" w:eastAsia="宋体" w:hAnsi="Times New Roman" w:cs="Times New Roman"/>
                <w:szCs w:val="21"/>
              </w:rPr>
            </w:pPr>
            <w:r>
              <w:rPr>
                <w:rFonts w:ascii="Times New Roman" w:eastAsia="宋体" w:hAnsi="Times New Roman" w:cs="Times New Roman" w:hint="eastAsia"/>
                <w:szCs w:val="21"/>
              </w:rPr>
              <w:t>&lt;</w:t>
            </w:r>
            <w:r>
              <w:rPr>
                <w:rFonts w:ascii="Times New Roman" w:eastAsia="宋体" w:hAnsi="Times New Roman" w:cs="Times New Roman"/>
                <w:szCs w:val="21"/>
              </w:rPr>
              <w:t>service</w:t>
            </w:r>
            <w:r>
              <w:rPr>
                <w:rFonts w:ascii="Times New Roman" w:eastAsia="宋体" w:hAnsi="Times New Roman" w:cs="Times New Roman" w:hint="eastAsia"/>
                <w:szCs w:val="21"/>
              </w:rPr>
              <w:t>&gt;</w:t>
            </w:r>
          </w:p>
        </w:tc>
        <w:tc>
          <w:tcPr>
            <w:tcW w:w="6068" w:type="dxa"/>
            <w:tcPrChange w:id="1909" w:author="..." w:date="2018-06-12T07:30:00Z">
              <w:tcPr>
                <w:tcW w:w="6068" w:type="dxa"/>
              </w:tcPr>
            </w:tcPrChange>
          </w:tcPr>
          <w:p w:rsidR="00F76376" w:rsidRDefault="00793F6E">
            <w:pPr>
              <w:jc w:val="left"/>
              <w:rPr>
                <w:ins w:id="1910" w:author="..." w:date="2018-06-12T07:28:00Z"/>
                <w:rFonts w:ascii="Times New Roman" w:eastAsia="宋体" w:hAnsi="Times New Roman" w:cs="Times New Roman"/>
                <w:szCs w:val="21"/>
              </w:rPr>
            </w:pPr>
            <w:r>
              <w:rPr>
                <w:rFonts w:ascii="Times New Roman" w:eastAsia="宋体" w:hAnsi="Times New Roman" w:cs="Times New Roman" w:hint="eastAsia"/>
                <w:szCs w:val="21"/>
              </w:rPr>
              <w:t>运行在后台且可以运行任意时间</w:t>
            </w:r>
          </w:p>
        </w:tc>
      </w:tr>
      <w:tr w:rsidR="00F76376" w:rsidTr="00F76376">
        <w:trPr>
          <w:trHeight w:val="90"/>
          <w:jc w:val="center"/>
          <w:ins w:id="1911" w:author="..." w:date="2018-06-12T07:28:00Z"/>
          <w:trPrChange w:id="1912" w:author="..." w:date="2018-06-12T07:30:00Z">
            <w:trPr>
              <w:trHeight w:val="90"/>
            </w:trPr>
          </w:trPrChange>
        </w:trPr>
        <w:tc>
          <w:tcPr>
            <w:tcW w:w="2228" w:type="dxa"/>
            <w:tcPrChange w:id="1913" w:author="..." w:date="2018-06-12T07:30:00Z">
              <w:tcPr>
                <w:tcW w:w="2228" w:type="dxa"/>
              </w:tcPr>
            </w:tcPrChange>
          </w:tcPr>
          <w:p w:rsidR="00F76376" w:rsidRDefault="00793F6E">
            <w:pPr>
              <w:jc w:val="center"/>
              <w:rPr>
                <w:ins w:id="1914" w:author="..." w:date="2018-06-12T07:28:00Z"/>
                <w:rFonts w:ascii="Times New Roman" w:eastAsia="宋体" w:hAnsi="Times New Roman" w:cs="Times New Roman"/>
                <w:szCs w:val="21"/>
              </w:rPr>
            </w:pPr>
            <w:r>
              <w:rPr>
                <w:rFonts w:ascii="Times New Roman" w:eastAsia="宋体" w:hAnsi="Times New Roman" w:cs="Times New Roman" w:hint="eastAsia"/>
                <w:szCs w:val="21"/>
              </w:rPr>
              <w:t>&lt;</w:t>
            </w:r>
            <w:r>
              <w:rPr>
                <w:rFonts w:ascii="Times New Roman" w:eastAsia="宋体" w:hAnsi="Times New Roman" w:cs="Times New Roman"/>
                <w:szCs w:val="21"/>
              </w:rPr>
              <w:t>receiver</w:t>
            </w:r>
            <w:r>
              <w:rPr>
                <w:rFonts w:ascii="Times New Roman" w:eastAsia="宋体" w:hAnsi="Times New Roman" w:cs="Times New Roman" w:hint="eastAsia"/>
                <w:szCs w:val="21"/>
              </w:rPr>
              <w:t>&gt;</w:t>
            </w:r>
          </w:p>
        </w:tc>
        <w:tc>
          <w:tcPr>
            <w:tcW w:w="6068" w:type="dxa"/>
            <w:tcPrChange w:id="1915" w:author="..." w:date="2018-06-12T07:30:00Z">
              <w:tcPr>
                <w:tcW w:w="6068" w:type="dxa"/>
              </w:tcPr>
            </w:tcPrChange>
          </w:tcPr>
          <w:p w:rsidR="00F76376" w:rsidRDefault="00793F6E">
            <w:pPr>
              <w:jc w:val="left"/>
              <w:rPr>
                <w:ins w:id="1916" w:author="..." w:date="2018-06-12T07:28:00Z"/>
                <w:rFonts w:ascii="Times New Roman" w:eastAsia="宋体" w:hAnsi="Times New Roman" w:cs="Times New Roman"/>
                <w:szCs w:val="21"/>
              </w:rPr>
            </w:pPr>
            <w:r>
              <w:rPr>
                <w:rFonts w:ascii="Times New Roman" w:eastAsia="宋体" w:hAnsi="Times New Roman" w:cs="Times New Roman" w:hint="eastAsia"/>
                <w:szCs w:val="21"/>
              </w:rPr>
              <w:t>Intent Receiver</w:t>
            </w:r>
            <w:r>
              <w:rPr>
                <w:rFonts w:ascii="Times New Roman" w:eastAsia="宋体" w:hAnsi="Times New Roman" w:cs="Times New Roman" w:hint="eastAsia"/>
                <w:szCs w:val="21"/>
              </w:rPr>
              <w:t>对应用程序读取的数据进行修改</w:t>
            </w:r>
          </w:p>
        </w:tc>
      </w:tr>
      <w:tr w:rsidR="00F76376" w:rsidTr="00F76376">
        <w:trPr>
          <w:trHeight w:val="90"/>
          <w:jc w:val="center"/>
          <w:ins w:id="1917" w:author="..." w:date="2018-06-12T07:28:00Z"/>
          <w:trPrChange w:id="1918" w:author="..." w:date="2018-06-12T07:30:00Z">
            <w:trPr>
              <w:trHeight w:val="90"/>
            </w:trPr>
          </w:trPrChange>
        </w:trPr>
        <w:tc>
          <w:tcPr>
            <w:tcW w:w="2228" w:type="dxa"/>
            <w:tcPrChange w:id="1919" w:author="..." w:date="2018-06-12T07:30:00Z">
              <w:tcPr>
                <w:tcW w:w="2228" w:type="dxa"/>
              </w:tcPr>
            </w:tcPrChange>
          </w:tcPr>
          <w:p w:rsidR="00F76376" w:rsidRDefault="00793F6E">
            <w:pPr>
              <w:jc w:val="center"/>
              <w:rPr>
                <w:ins w:id="1920" w:author="..." w:date="2018-06-12T07:28:00Z"/>
                <w:rFonts w:ascii="Times New Roman" w:eastAsia="宋体" w:hAnsi="Times New Roman" w:cs="Times New Roman"/>
                <w:szCs w:val="21"/>
              </w:rPr>
            </w:pPr>
            <w:r>
              <w:rPr>
                <w:rFonts w:ascii="Times New Roman" w:eastAsia="宋体" w:hAnsi="Times New Roman" w:cs="Times New Roman" w:hint="eastAsia"/>
                <w:szCs w:val="21"/>
              </w:rPr>
              <w:t>&lt;</w:t>
            </w:r>
            <w:r>
              <w:rPr>
                <w:rFonts w:ascii="Times New Roman" w:eastAsia="宋体" w:hAnsi="Times New Roman" w:cs="Times New Roman"/>
                <w:szCs w:val="21"/>
              </w:rPr>
              <w:t>provider</w:t>
            </w:r>
            <w:r>
              <w:rPr>
                <w:rFonts w:ascii="Times New Roman" w:eastAsia="宋体" w:hAnsi="Times New Roman" w:cs="Times New Roman" w:hint="eastAsia"/>
                <w:szCs w:val="21"/>
              </w:rPr>
              <w:t>&gt;</w:t>
            </w:r>
          </w:p>
        </w:tc>
        <w:tc>
          <w:tcPr>
            <w:tcW w:w="6068" w:type="dxa"/>
            <w:tcPrChange w:id="1921" w:author="..." w:date="2018-06-12T07:30:00Z">
              <w:tcPr>
                <w:tcW w:w="6068" w:type="dxa"/>
              </w:tcPr>
            </w:tcPrChange>
          </w:tcPr>
          <w:p w:rsidR="00F76376" w:rsidRDefault="00793F6E">
            <w:pPr>
              <w:jc w:val="left"/>
              <w:rPr>
                <w:ins w:id="1922" w:author="..." w:date="2018-06-12T07:28:00Z"/>
                <w:rFonts w:ascii="Times New Roman" w:eastAsia="宋体" w:hAnsi="Times New Roman" w:cs="Times New Roman"/>
                <w:szCs w:val="21"/>
              </w:rPr>
            </w:pPr>
            <w:r>
              <w:rPr>
                <w:rFonts w:ascii="Times New Roman" w:eastAsia="宋体" w:hAnsi="Times New Roman" w:cs="Times New Roman" w:hint="eastAsia"/>
                <w:szCs w:val="21"/>
              </w:rPr>
              <w:t>管理应用程序中所涉及的数据，并将数据传递给需要的组件</w:t>
            </w:r>
          </w:p>
        </w:tc>
      </w:tr>
    </w:tbl>
    <w:p w:rsidR="00F76376" w:rsidRPr="00F76376" w:rsidRDefault="00793F6E">
      <w:pPr>
        <w:rPr>
          <w:del w:id="1923" w:author="..." w:date="2018-06-12T04:24:00Z"/>
          <w:rFonts w:ascii="Times New Roman" w:eastAsia="宋体" w:hAnsi="Times New Roman" w:cs="Times New Roman"/>
          <w:rPrChange w:id="1924" w:author="..." w:date="2018-06-12T04:31:00Z">
            <w:rPr>
              <w:del w:id="1925" w:author="..." w:date="2018-06-12T04:24:00Z"/>
            </w:rPr>
          </w:rPrChange>
        </w:rPr>
        <w:pPrChange w:id="1926" w:author="..." w:date="2018-06-12T04:24:00Z">
          <w:pPr>
            <w:jc w:val="center"/>
          </w:pPr>
        </w:pPrChange>
      </w:pPr>
      <w:del w:id="1927" w:author="..." w:date="2018-06-12T04:24:00Z">
        <w:r>
          <w:rPr>
            <w:rFonts w:ascii="Times New Roman" w:eastAsia="宋体" w:hAnsi="Times New Roman" w:cs="Times New Roman" w:hint="eastAsia"/>
            <w:rPrChange w:id="1928" w:author="..." w:date="2018-06-12T04:31:00Z">
              <w:rPr>
                <w:rFonts w:hint="eastAsia"/>
              </w:rPr>
            </w:rPrChange>
          </w:rPr>
          <w:delText>续表</w:delText>
        </w:r>
        <w:r>
          <w:rPr>
            <w:rFonts w:ascii="Times New Roman" w:eastAsia="宋体" w:hAnsi="Times New Roman" w:cs="Times New Roman"/>
            <w:szCs w:val="21"/>
            <w:rPrChange w:id="1929" w:author="..." w:date="2018-06-12T04:31:00Z">
              <w:rPr>
                <w:rFonts w:asciiTheme="minorEastAsia" w:hAnsiTheme="minorEastAsia"/>
                <w:szCs w:val="21"/>
              </w:rPr>
            </w:rPrChange>
          </w:rPr>
          <w:delText>2-1-2-1</w:delText>
        </w:r>
      </w:del>
    </w:p>
    <w:tbl>
      <w:tblPr>
        <w:tblStyle w:val="a9"/>
        <w:tblW w:w="8296" w:type="dxa"/>
        <w:tblLayout w:type="fixed"/>
        <w:tblLook w:val="04A0" w:firstRow="1" w:lastRow="0" w:firstColumn="1" w:lastColumn="0" w:noHBand="0" w:noVBand="1"/>
      </w:tblPr>
      <w:tblGrid>
        <w:gridCol w:w="2200"/>
        <w:gridCol w:w="6096"/>
      </w:tblGrid>
      <w:tr w:rsidR="00F76376">
        <w:trPr>
          <w:del w:id="1930" w:author="..." w:date="2018-06-12T07:29:00Z"/>
        </w:trPr>
        <w:tc>
          <w:tcPr>
            <w:tcW w:w="2200" w:type="dxa"/>
          </w:tcPr>
          <w:p w:rsidR="00F76376" w:rsidRPr="00F76376" w:rsidRDefault="00793F6E">
            <w:pPr>
              <w:jc w:val="center"/>
              <w:rPr>
                <w:del w:id="1931" w:author="..." w:date="2018-06-12T07:29:00Z"/>
                <w:rFonts w:ascii="Times New Roman" w:eastAsia="宋体" w:hAnsi="Times New Roman" w:cs="Times New Roman"/>
                <w:szCs w:val="21"/>
                <w:rPrChange w:id="1932" w:author="..." w:date="2018-06-12T04:31:00Z">
                  <w:rPr>
                    <w:del w:id="1933" w:author="..." w:date="2018-06-12T07:29:00Z"/>
                    <w:szCs w:val="21"/>
                  </w:rPr>
                </w:rPrChange>
              </w:rPr>
            </w:pPr>
            <w:del w:id="1934" w:author="..." w:date="2018-06-12T07:29:00Z">
              <w:r>
                <w:rPr>
                  <w:rFonts w:ascii="Times New Roman" w:eastAsia="宋体" w:hAnsi="Times New Roman" w:cs="Times New Roman"/>
                  <w:szCs w:val="21"/>
                  <w:rPrChange w:id="1935" w:author="..." w:date="2018-06-12T04:31:00Z">
                    <w:rPr>
                      <w:szCs w:val="21"/>
                    </w:rPr>
                  </w:rPrChange>
                </w:rPr>
                <w:delText>&lt;service&gt;</w:delText>
              </w:r>
            </w:del>
          </w:p>
        </w:tc>
        <w:tc>
          <w:tcPr>
            <w:tcW w:w="6096" w:type="dxa"/>
          </w:tcPr>
          <w:p w:rsidR="00F76376" w:rsidRPr="00F76376" w:rsidRDefault="00793F6E">
            <w:pPr>
              <w:jc w:val="left"/>
              <w:rPr>
                <w:del w:id="1936" w:author="..." w:date="2018-06-12T07:29:00Z"/>
                <w:rFonts w:ascii="Times New Roman" w:eastAsia="宋体" w:hAnsi="Times New Roman" w:cs="Times New Roman"/>
                <w:szCs w:val="21"/>
                <w:rPrChange w:id="1937" w:author="..." w:date="2018-06-12T04:31:00Z">
                  <w:rPr>
                    <w:del w:id="1938" w:author="..." w:date="2018-06-12T07:29:00Z"/>
                    <w:szCs w:val="21"/>
                  </w:rPr>
                </w:rPrChange>
              </w:rPr>
            </w:pPr>
            <w:del w:id="1939" w:author="..." w:date="2018-06-12T07:29:00Z">
              <w:r>
                <w:rPr>
                  <w:rFonts w:ascii="Times New Roman" w:eastAsia="宋体" w:hAnsi="Times New Roman" w:cs="Times New Roman" w:hint="eastAsia"/>
                  <w:szCs w:val="21"/>
                  <w:rPrChange w:id="1940" w:author="..." w:date="2018-06-12T04:31:00Z">
                    <w:rPr>
                      <w:rFonts w:hint="eastAsia"/>
                      <w:szCs w:val="21"/>
                    </w:rPr>
                  </w:rPrChange>
                </w:rPr>
                <w:delText>运行在后台且可以运行任意时间</w:delText>
              </w:r>
            </w:del>
          </w:p>
        </w:tc>
      </w:tr>
      <w:tr w:rsidR="00F76376">
        <w:trPr>
          <w:del w:id="1941" w:author="..." w:date="2018-06-12T07:29:00Z"/>
        </w:trPr>
        <w:tc>
          <w:tcPr>
            <w:tcW w:w="2200" w:type="dxa"/>
          </w:tcPr>
          <w:p w:rsidR="00F76376" w:rsidRPr="00F76376" w:rsidRDefault="00793F6E">
            <w:pPr>
              <w:jc w:val="center"/>
              <w:rPr>
                <w:del w:id="1942" w:author="..." w:date="2018-06-12T07:29:00Z"/>
                <w:rFonts w:ascii="Times New Roman" w:eastAsia="宋体" w:hAnsi="Times New Roman" w:cs="Times New Roman"/>
                <w:szCs w:val="21"/>
                <w:rPrChange w:id="1943" w:author="..." w:date="2018-06-12T04:31:00Z">
                  <w:rPr>
                    <w:del w:id="1944" w:author="..." w:date="2018-06-12T07:29:00Z"/>
                    <w:szCs w:val="21"/>
                  </w:rPr>
                </w:rPrChange>
              </w:rPr>
            </w:pPr>
            <w:del w:id="1945" w:author="..." w:date="2018-06-12T07:29:00Z">
              <w:r>
                <w:rPr>
                  <w:rFonts w:ascii="Times New Roman" w:eastAsia="宋体" w:hAnsi="Times New Roman" w:cs="Times New Roman"/>
                  <w:szCs w:val="21"/>
                  <w:rPrChange w:id="1946" w:author="..." w:date="2018-06-12T04:31:00Z">
                    <w:rPr>
                      <w:szCs w:val="21"/>
                    </w:rPr>
                  </w:rPrChange>
                </w:rPr>
                <w:delText>&lt;receiver&gt;</w:delText>
              </w:r>
            </w:del>
          </w:p>
        </w:tc>
        <w:tc>
          <w:tcPr>
            <w:tcW w:w="6096" w:type="dxa"/>
          </w:tcPr>
          <w:p w:rsidR="00F76376" w:rsidRPr="00F76376" w:rsidRDefault="00793F6E">
            <w:pPr>
              <w:jc w:val="left"/>
              <w:rPr>
                <w:del w:id="1947" w:author="..." w:date="2018-06-12T07:29:00Z"/>
                <w:rFonts w:ascii="Times New Roman" w:eastAsia="宋体" w:hAnsi="Times New Roman" w:cs="Times New Roman"/>
                <w:szCs w:val="21"/>
                <w:rPrChange w:id="1948" w:author="..." w:date="2018-06-12T04:31:00Z">
                  <w:rPr>
                    <w:del w:id="1949" w:author="..." w:date="2018-06-12T07:29:00Z"/>
                    <w:szCs w:val="21"/>
                  </w:rPr>
                </w:rPrChange>
              </w:rPr>
            </w:pPr>
            <w:del w:id="1950" w:author="..." w:date="2018-06-12T07:29:00Z">
              <w:r>
                <w:rPr>
                  <w:rFonts w:ascii="Times New Roman" w:eastAsia="宋体" w:hAnsi="Times New Roman" w:cs="Times New Roman"/>
                  <w:szCs w:val="21"/>
                  <w:rPrChange w:id="1951" w:author="..." w:date="2018-06-12T04:31:00Z">
                    <w:rPr>
                      <w:szCs w:val="21"/>
                    </w:rPr>
                  </w:rPrChange>
                </w:rPr>
                <w:delText>Intent Receiver</w:delText>
              </w:r>
              <w:r>
                <w:rPr>
                  <w:rFonts w:ascii="Times New Roman" w:eastAsia="宋体" w:hAnsi="Times New Roman" w:cs="Times New Roman" w:hint="eastAsia"/>
                  <w:szCs w:val="21"/>
                  <w:rPrChange w:id="1952" w:author="..." w:date="2018-06-12T04:31:00Z">
                    <w:rPr>
                      <w:rFonts w:hint="eastAsia"/>
                      <w:szCs w:val="21"/>
                    </w:rPr>
                  </w:rPrChange>
                </w:rPr>
                <w:delText>对应用程序读取的数据进行修改</w:delText>
              </w:r>
            </w:del>
          </w:p>
        </w:tc>
      </w:tr>
      <w:tr w:rsidR="00F76376">
        <w:trPr>
          <w:del w:id="1953" w:author="..." w:date="2018-06-12T07:29:00Z"/>
        </w:trPr>
        <w:tc>
          <w:tcPr>
            <w:tcW w:w="2200" w:type="dxa"/>
          </w:tcPr>
          <w:p w:rsidR="00F76376" w:rsidRPr="00F76376" w:rsidRDefault="00793F6E">
            <w:pPr>
              <w:jc w:val="center"/>
              <w:rPr>
                <w:del w:id="1954" w:author="..." w:date="2018-06-12T07:29:00Z"/>
                <w:rFonts w:ascii="Times New Roman" w:eastAsia="宋体" w:hAnsi="Times New Roman" w:cs="Times New Roman"/>
                <w:szCs w:val="21"/>
                <w:rPrChange w:id="1955" w:author="..." w:date="2018-06-12T04:31:00Z">
                  <w:rPr>
                    <w:del w:id="1956" w:author="..." w:date="2018-06-12T07:29:00Z"/>
                    <w:szCs w:val="21"/>
                  </w:rPr>
                </w:rPrChange>
              </w:rPr>
            </w:pPr>
            <w:del w:id="1957" w:author="..." w:date="2018-06-12T07:29:00Z">
              <w:r>
                <w:rPr>
                  <w:rFonts w:ascii="Times New Roman" w:eastAsia="宋体" w:hAnsi="Times New Roman" w:cs="Times New Roman"/>
                  <w:szCs w:val="21"/>
                  <w:rPrChange w:id="1958" w:author="..." w:date="2018-06-12T04:31:00Z">
                    <w:rPr>
                      <w:szCs w:val="21"/>
                    </w:rPr>
                  </w:rPrChange>
                </w:rPr>
                <w:delText>&lt;provider&gt;</w:delText>
              </w:r>
            </w:del>
          </w:p>
        </w:tc>
        <w:tc>
          <w:tcPr>
            <w:tcW w:w="6096" w:type="dxa"/>
          </w:tcPr>
          <w:p w:rsidR="00F76376" w:rsidRPr="00F76376" w:rsidRDefault="00793F6E">
            <w:pPr>
              <w:jc w:val="left"/>
              <w:rPr>
                <w:del w:id="1959" w:author="..." w:date="2018-06-12T07:29:00Z"/>
                <w:rFonts w:ascii="Times New Roman" w:eastAsia="宋体" w:hAnsi="Times New Roman" w:cs="Times New Roman"/>
                <w:szCs w:val="21"/>
                <w:rPrChange w:id="1960" w:author="..." w:date="2018-06-12T04:31:00Z">
                  <w:rPr>
                    <w:del w:id="1961" w:author="..." w:date="2018-06-12T07:29:00Z"/>
                    <w:szCs w:val="21"/>
                  </w:rPr>
                </w:rPrChange>
              </w:rPr>
            </w:pPr>
            <w:del w:id="1962" w:author="..." w:date="2018-06-12T07:29:00Z">
              <w:r>
                <w:rPr>
                  <w:rFonts w:ascii="Times New Roman" w:eastAsia="宋体" w:hAnsi="Times New Roman" w:cs="Times New Roman" w:hint="eastAsia"/>
                  <w:szCs w:val="21"/>
                  <w:rPrChange w:id="1963" w:author="..." w:date="2018-06-12T04:31:00Z">
                    <w:rPr>
                      <w:rFonts w:hint="eastAsia"/>
                      <w:szCs w:val="21"/>
                    </w:rPr>
                  </w:rPrChange>
                </w:rPr>
                <w:delText>管理应用程序中所涉及的数据，并将数据传递给需要的组件</w:delText>
              </w:r>
            </w:del>
          </w:p>
        </w:tc>
      </w:tr>
    </w:tbl>
    <w:p w:rsidR="00F76376" w:rsidRPr="00F76376" w:rsidRDefault="00793F6E">
      <w:pPr>
        <w:spacing w:beforeLines="10" w:before="31" w:line="400" w:lineRule="exact"/>
        <w:ind w:firstLineChars="200" w:firstLine="480"/>
        <w:rPr>
          <w:rFonts w:ascii="Times New Roman" w:eastAsia="宋体" w:hAnsi="Times New Roman" w:cs="Times New Roman"/>
          <w:sz w:val="24"/>
          <w:szCs w:val="24"/>
          <w:rPrChange w:id="1964" w:author="..." w:date="2018-06-12T04:32:00Z">
            <w:rPr>
              <w:sz w:val="24"/>
            </w:rPr>
          </w:rPrChange>
        </w:rPr>
        <w:pPrChange w:id="1965" w:author="..." w:date="2018-06-12T07:31:00Z">
          <w:pPr>
            <w:spacing w:line="400" w:lineRule="exact"/>
            <w:ind w:firstLineChars="200" w:firstLine="480"/>
          </w:pPr>
        </w:pPrChange>
      </w:pPr>
      <w:r>
        <w:rPr>
          <w:rFonts w:ascii="Times New Roman" w:eastAsia="宋体" w:hAnsi="Times New Roman" w:cs="Times New Roman"/>
          <w:sz w:val="24"/>
          <w:szCs w:val="24"/>
          <w:rPrChange w:id="1966" w:author="..." w:date="2018-06-12T04:32:00Z">
            <w:rPr>
              <w:sz w:val="24"/>
            </w:rPr>
          </w:rPrChange>
        </w:rPr>
        <w:t>&lt;manifest&gt;</w:t>
      </w:r>
      <w:r>
        <w:rPr>
          <w:rFonts w:ascii="Times New Roman" w:eastAsia="宋体" w:hAnsi="Times New Roman" w:cs="Times New Roman" w:hint="eastAsia"/>
          <w:sz w:val="24"/>
          <w:szCs w:val="24"/>
          <w:rPrChange w:id="1967" w:author="..." w:date="2018-06-12T04:32:00Z">
            <w:rPr>
              <w:rFonts w:hint="eastAsia"/>
              <w:sz w:val="24"/>
            </w:rPr>
          </w:rPrChange>
        </w:rPr>
        <w:t>和</w:t>
      </w:r>
      <w:r>
        <w:rPr>
          <w:rFonts w:ascii="Times New Roman" w:eastAsia="宋体" w:hAnsi="Times New Roman" w:cs="Times New Roman"/>
          <w:sz w:val="24"/>
          <w:szCs w:val="24"/>
          <w:rPrChange w:id="1968" w:author="..." w:date="2018-06-12T04:32:00Z">
            <w:rPr>
              <w:sz w:val="24"/>
            </w:rPr>
          </w:rPrChange>
        </w:rPr>
        <w:t>&lt;application&gt;</w:t>
      </w:r>
      <w:r>
        <w:rPr>
          <w:rFonts w:ascii="Times New Roman" w:eastAsia="宋体" w:hAnsi="Times New Roman" w:cs="Times New Roman" w:hint="eastAsia"/>
          <w:sz w:val="24"/>
          <w:szCs w:val="24"/>
          <w:rPrChange w:id="1969" w:author="..." w:date="2018-06-12T04:32:00Z">
            <w:rPr>
              <w:rFonts w:hint="eastAsia"/>
              <w:sz w:val="24"/>
            </w:rPr>
          </w:rPrChange>
        </w:rPr>
        <w:t>元素是必需的，它们都必须存在并且只能出现一次。其他</w:t>
      </w:r>
      <w:r>
        <w:rPr>
          <w:rFonts w:ascii="Times New Roman" w:eastAsia="宋体" w:hAnsi="Times New Roman" w:cs="Times New Roman" w:hint="eastAsia"/>
          <w:sz w:val="24"/>
          <w:szCs w:val="24"/>
          <w:rPrChange w:id="1970" w:author="..." w:date="2018-06-12T04:32:00Z">
            <w:rPr>
              <w:rFonts w:hint="eastAsia"/>
              <w:sz w:val="24"/>
            </w:rPr>
          </w:rPrChange>
        </w:rPr>
        <w:lastRenderedPageBreak/>
        <w:t>大部分元素可以出现多次或者根本不出现。</w:t>
      </w:r>
    </w:p>
    <w:p w:rsidR="00F76376" w:rsidRPr="00F76376" w:rsidRDefault="00793F6E">
      <w:pPr>
        <w:spacing w:line="400" w:lineRule="exact"/>
        <w:ind w:firstLineChars="200" w:firstLine="480"/>
        <w:rPr>
          <w:rFonts w:ascii="Times New Roman" w:eastAsia="宋体" w:hAnsi="Times New Roman" w:cs="Times New Roman"/>
          <w:sz w:val="24"/>
          <w:szCs w:val="24"/>
          <w:rPrChange w:id="1971" w:author="..." w:date="2018-06-12T04:32:00Z">
            <w:rPr>
              <w:sz w:val="24"/>
            </w:rPr>
          </w:rPrChange>
        </w:rPr>
      </w:pPr>
      <w:r>
        <w:rPr>
          <w:rFonts w:ascii="Times New Roman" w:eastAsia="宋体" w:hAnsi="Times New Roman" w:cs="Times New Roman" w:hint="eastAsia"/>
          <w:sz w:val="24"/>
          <w:szCs w:val="24"/>
          <w:rPrChange w:id="1972" w:author="..." w:date="2018-06-12T04:32:00Z">
            <w:rPr>
              <w:rFonts w:hint="eastAsia"/>
              <w:sz w:val="24"/>
            </w:rPr>
          </w:rPrChange>
        </w:rPr>
        <w:t>同一级别的元素通常不分先后顺序。例如，</w:t>
      </w:r>
      <w:r>
        <w:rPr>
          <w:rFonts w:ascii="Times New Roman" w:eastAsia="宋体" w:hAnsi="Times New Roman" w:cs="Times New Roman"/>
          <w:sz w:val="24"/>
          <w:szCs w:val="24"/>
          <w:rPrChange w:id="1973" w:author="..." w:date="2018-06-12T04:32:00Z">
            <w:rPr>
              <w:sz w:val="24"/>
            </w:rPr>
          </w:rPrChange>
        </w:rPr>
        <w:t>&lt;activity&gt;</w:t>
      </w:r>
      <w:r>
        <w:rPr>
          <w:rFonts w:ascii="Times New Roman" w:eastAsia="宋体" w:hAnsi="Times New Roman" w:cs="Times New Roman" w:hint="eastAsia"/>
          <w:sz w:val="24"/>
          <w:szCs w:val="24"/>
          <w:rPrChange w:id="1974" w:author="..." w:date="2018-06-12T04:32:00Z">
            <w:rPr>
              <w:rFonts w:hint="eastAsia"/>
              <w:sz w:val="24"/>
            </w:rPr>
          </w:rPrChange>
        </w:rPr>
        <w:t>、</w:t>
      </w:r>
      <w:r>
        <w:rPr>
          <w:rFonts w:ascii="Times New Roman" w:eastAsia="宋体" w:hAnsi="Times New Roman" w:cs="Times New Roman"/>
          <w:sz w:val="24"/>
          <w:szCs w:val="24"/>
          <w:rPrChange w:id="1975" w:author="..." w:date="2018-06-12T04:32:00Z">
            <w:rPr>
              <w:sz w:val="24"/>
            </w:rPr>
          </w:rPrChange>
        </w:rPr>
        <w:t>&lt;provider&gt;</w:t>
      </w:r>
      <w:r>
        <w:rPr>
          <w:rFonts w:ascii="Times New Roman" w:eastAsia="宋体" w:hAnsi="Times New Roman" w:cs="Times New Roman" w:hint="eastAsia"/>
          <w:sz w:val="24"/>
          <w:szCs w:val="24"/>
          <w:rPrChange w:id="1976" w:author="..." w:date="2018-06-12T04:32:00Z">
            <w:rPr>
              <w:rFonts w:hint="eastAsia"/>
              <w:sz w:val="24"/>
            </w:rPr>
          </w:rPrChange>
        </w:rPr>
        <w:t>和</w:t>
      </w:r>
      <w:r>
        <w:rPr>
          <w:rFonts w:ascii="Times New Roman" w:eastAsia="宋体" w:hAnsi="Times New Roman" w:cs="Times New Roman"/>
          <w:sz w:val="24"/>
          <w:szCs w:val="24"/>
          <w:rPrChange w:id="1977" w:author="..." w:date="2018-06-12T04:32:00Z">
            <w:rPr>
              <w:sz w:val="24"/>
            </w:rPr>
          </w:rPrChange>
        </w:rPr>
        <w:t>&lt;service&gt;</w:t>
      </w:r>
      <w:r>
        <w:rPr>
          <w:rFonts w:ascii="Times New Roman" w:eastAsia="宋体" w:hAnsi="Times New Roman" w:cs="Times New Roman" w:hint="eastAsia"/>
          <w:sz w:val="24"/>
          <w:szCs w:val="24"/>
          <w:rPrChange w:id="1978" w:author="..." w:date="2018-06-12T04:32:00Z">
            <w:rPr>
              <w:rFonts w:hint="eastAsia"/>
              <w:sz w:val="24"/>
            </w:rPr>
          </w:rPrChange>
        </w:rPr>
        <w:t>元素可以按任何顺序混合在一起。这条规则有两个主要例外：</w:t>
      </w:r>
      <w:r>
        <w:rPr>
          <w:rFonts w:ascii="Times New Roman" w:eastAsia="宋体" w:hAnsi="Times New Roman" w:cs="Times New Roman"/>
          <w:sz w:val="24"/>
          <w:szCs w:val="24"/>
          <w:rPrChange w:id="1979" w:author="..." w:date="2018-06-12T04:32:00Z">
            <w:rPr>
              <w:sz w:val="24"/>
            </w:rPr>
          </w:rPrChange>
        </w:rPr>
        <w:t>&lt;activity-alias&gt;</w:t>
      </w:r>
      <w:r>
        <w:rPr>
          <w:rFonts w:ascii="Times New Roman" w:eastAsia="宋体" w:hAnsi="Times New Roman" w:cs="Times New Roman" w:hint="eastAsia"/>
          <w:sz w:val="24"/>
          <w:szCs w:val="24"/>
          <w:rPrChange w:id="1980" w:author="..." w:date="2018-06-12T04:32:00Z">
            <w:rPr>
              <w:rFonts w:hint="eastAsia"/>
              <w:sz w:val="24"/>
            </w:rPr>
          </w:rPrChange>
        </w:rPr>
        <w:t>元素必须跟在别名所指的</w:t>
      </w:r>
      <w:r>
        <w:rPr>
          <w:rFonts w:ascii="Times New Roman" w:eastAsia="宋体" w:hAnsi="Times New Roman" w:cs="Times New Roman"/>
          <w:sz w:val="24"/>
          <w:szCs w:val="24"/>
          <w:rPrChange w:id="1981" w:author="..." w:date="2018-06-12T04:32:00Z">
            <w:rPr>
              <w:sz w:val="24"/>
            </w:rPr>
          </w:rPrChange>
        </w:rPr>
        <w:t>&lt;activity&gt;</w:t>
      </w:r>
      <w:r>
        <w:rPr>
          <w:rFonts w:ascii="Times New Roman" w:eastAsia="宋体" w:hAnsi="Times New Roman" w:cs="Times New Roman" w:hint="eastAsia"/>
          <w:sz w:val="24"/>
          <w:szCs w:val="24"/>
          <w:rPrChange w:id="1982" w:author="..." w:date="2018-06-12T04:32:00Z">
            <w:rPr>
              <w:rFonts w:hint="eastAsia"/>
              <w:sz w:val="24"/>
            </w:rPr>
          </w:rPrChange>
        </w:rPr>
        <w:t>之后。</w:t>
      </w:r>
      <w:r>
        <w:rPr>
          <w:rFonts w:ascii="Times New Roman" w:eastAsia="宋体" w:hAnsi="Times New Roman" w:cs="Times New Roman"/>
          <w:sz w:val="24"/>
          <w:szCs w:val="24"/>
          <w:rPrChange w:id="1983" w:author="..." w:date="2018-06-12T04:32:00Z">
            <w:rPr>
              <w:sz w:val="24"/>
            </w:rPr>
          </w:rPrChange>
        </w:rPr>
        <w:t>&lt;application&gt;</w:t>
      </w:r>
      <w:r>
        <w:rPr>
          <w:rFonts w:ascii="Times New Roman" w:eastAsia="宋体" w:hAnsi="Times New Roman" w:cs="Times New Roman" w:hint="eastAsia"/>
          <w:sz w:val="24"/>
          <w:szCs w:val="24"/>
          <w:rPrChange w:id="1984" w:author="..." w:date="2018-06-12T04:32:00Z">
            <w:rPr>
              <w:rFonts w:hint="eastAsia"/>
              <w:sz w:val="24"/>
            </w:rPr>
          </w:rPrChange>
        </w:rPr>
        <w:t>元素必须是</w:t>
      </w:r>
      <w:r>
        <w:rPr>
          <w:rFonts w:ascii="Times New Roman" w:eastAsia="宋体" w:hAnsi="Times New Roman" w:cs="Times New Roman"/>
          <w:sz w:val="24"/>
          <w:szCs w:val="24"/>
          <w:rPrChange w:id="1985" w:author="..." w:date="2018-06-12T04:32:00Z">
            <w:rPr>
              <w:sz w:val="24"/>
            </w:rPr>
          </w:rPrChange>
        </w:rPr>
        <w:t>&lt;manifest&gt;</w:t>
      </w:r>
      <w:r>
        <w:rPr>
          <w:rFonts w:ascii="Times New Roman" w:eastAsia="宋体" w:hAnsi="Times New Roman" w:cs="Times New Roman" w:hint="eastAsia"/>
          <w:sz w:val="24"/>
          <w:szCs w:val="24"/>
          <w:rPrChange w:id="1986" w:author="..." w:date="2018-06-12T04:32:00Z">
            <w:rPr>
              <w:rFonts w:hint="eastAsia"/>
              <w:sz w:val="24"/>
            </w:rPr>
          </w:rPrChange>
        </w:rPr>
        <w:t>元素内最后一个元素。换言之，</w:t>
      </w:r>
      <w:r>
        <w:rPr>
          <w:rFonts w:ascii="Times New Roman" w:eastAsia="宋体" w:hAnsi="Times New Roman" w:cs="Times New Roman"/>
          <w:sz w:val="24"/>
          <w:szCs w:val="24"/>
          <w:rPrChange w:id="1987" w:author="..." w:date="2018-06-12T04:32:00Z">
            <w:rPr>
              <w:sz w:val="24"/>
            </w:rPr>
          </w:rPrChange>
        </w:rPr>
        <w:t>&lt;/manifest&gt;</w:t>
      </w:r>
      <w:r>
        <w:rPr>
          <w:rFonts w:ascii="Times New Roman" w:eastAsia="宋体" w:hAnsi="Times New Roman" w:cs="Times New Roman" w:hint="eastAsia"/>
          <w:sz w:val="24"/>
          <w:szCs w:val="24"/>
          <w:rPrChange w:id="1988" w:author="..." w:date="2018-06-12T04:32:00Z">
            <w:rPr>
              <w:rFonts w:hint="eastAsia"/>
              <w:sz w:val="24"/>
            </w:rPr>
          </w:rPrChange>
        </w:rPr>
        <w:t>结束标记必须紧接在</w:t>
      </w:r>
      <w:r>
        <w:rPr>
          <w:rFonts w:ascii="Times New Roman" w:eastAsia="宋体" w:hAnsi="Times New Roman" w:cs="Times New Roman"/>
          <w:sz w:val="24"/>
          <w:szCs w:val="24"/>
          <w:rPrChange w:id="1989" w:author="..." w:date="2018-06-12T04:32:00Z">
            <w:rPr>
              <w:sz w:val="24"/>
            </w:rPr>
          </w:rPrChange>
        </w:rPr>
        <w:t>&lt;/application&gt;</w:t>
      </w:r>
      <w:r>
        <w:rPr>
          <w:rFonts w:ascii="Times New Roman" w:eastAsia="宋体" w:hAnsi="Times New Roman" w:cs="Times New Roman" w:hint="eastAsia"/>
          <w:sz w:val="24"/>
          <w:szCs w:val="24"/>
          <w:rPrChange w:id="1990" w:author="..." w:date="2018-06-12T04:32:00Z">
            <w:rPr>
              <w:rFonts w:hint="eastAsia"/>
              <w:sz w:val="24"/>
            </w:rPr>
          </w:rPrChange>
        </w:rPr>
        <w:t>结束标记后。</w:t>
      </w:r>
    </w:p>
    <w:p w:rsidR="00F76376" w:rsidRPr="00F76376" w:rsidRDefault="00793F6E">
      <w:pPr>
        <w:spacing w:line="400" w:lineRule="exact"/>
        <w:ind w:firstLineChars="200" w:firstLine="480"/>
        <w:rPr>
          <w:rFonts w:ascii="Times New Roman" w:eastAsia="宋体" w:hAnsi="Times New Roman" w:cs="Times New Roman"/>
          <w:sz w:val="24"/>
          <w:szCs w:val="24"/>
          <w:rPrChange w:id="1991" w:author="..." w:date="2018-06-12T04:32:00Z">
            <w:rPr>
              <w:sz w:val="24"/>
            </w:rPr>
          </w:rPrChange>
        </w:rPr>
      </w:pPr>
      <w:r>
        <w:rPr>
          <w:rFonts w:ascii="Times New Roman" w:eastAsia="宋体" w:hAnsi="Times New Roman" w:cs="Times New Roman" w:hint="eastAsia"/>
          <w:sz w:val="24"/>
          <w:szCs w:val="24"/>
          <w:rPrChange w:id="1992" w:author="..." w:date="2018-06-12T04:32:00Z">
            <w:rPr>
              <w:rFonts w:hint="eastAsia"/>
              <w:sz w:val="24"/>
            </w:rPr>
          </w:rPrChange>
        </w:rPr>
        <w:t>根据</w:t>
      </w:r>
      <w:r>
        <w:rPr>
          <w:rFonts w:ascii="Times New Roman" w:eastAsia="宋体" w:hAnsi="Times New Roman" w:cs="Times New Roman"/>
          <w:sz w:val="24"/>
          <w:szCs w:val="24"/>
          <w:rPrChange w:id="1993" w:author="..." w:date="2018-06-12T04:32:00Z">
            <w:rPr>
              <w:sz w:val="24"/>
            </w:rPr>
          </w:rPrChange>
        </w:rPr>
        <w:t>Android</w:t>
      </w:r>
      <w:r>
        <w:rPr>
          <w:rFonts w:ascii="Times New Roman" w:eastAsia="宋体" w:hAnsi="Times New Roman" w:cs="Times New Roman" w:hint="eastAsia"/>
          <w:sz w:val="24"/>
          <w:szCs w:val="24"/>
          <w:rPrChange w:id="1994" w:author="..." w:date="2018-06-12T04:32:00Z">
            <w:rPr>
              <w:rFonts w:hint="eastAsia"/>
              <w:sz w:val="24"/>
            </w:rPr>
          </w:rPrChange>
        </w:rPr>
        <w:t>开发者文档可知，如果一个组件定义了</w:t>
      </w:r>
      <w:r>
        <w:rPr>
          <w:rFonts w:ascii="Times New Roman" w:eastAsia="宋体" w:hAnsi="Times New Roman" w:cs="Times New Roman"/>
          <w:sz w:val="24"/>
          <w:szCs w:val="24"/>
          <w:rPrChange w:id="1995" w:author="..." w:date="2018-06-12T04:32:00Z">
            <w:rPr>
              <w:sz w:val="24"/>
            </w:rPr>
          </w:rPrChange>
        </w:rPr>
        <w:t>intent-filter</w:t>
      </w:r>
      <w:r>
        <w:rPr>
          <w:rFonts w:ascii="Times New Roman" w:eastAsia="宋体" w:hAnsi="Times New Roman" w:cs="Times New Roman" w:hint="eastAsia"/>
          <w:sz w:val="24"/>
          <w:szCs w:val="24"/>
          <w:rPrChange w:id="1996" w:author="..." w:date="2018-06-12T04:32:00Z">
            <w:rPr>
              <w:rFonts w:hint="eastAsia"/>
              <w:sz w:val="24"/>
            </w:rPr>
          </w:rPrChange>
        </w:rPr>
        <w:t>（</w:t>
      </w:r>
      <w:r>
        <w:rPr>
          <w:rFonts w:ascii="Times New Roman" w:eastAsia="宋体" w:hAnsi="Times New Roman" w:cs="Times New Roman"/>
          <w:sz w:val="24"/>
          <w:szCs w:val="24"/>
          <w:rPrChange w:id="1997" w:author="..." w:date="2018-06-12T04:32:00Z">
            <w:rPr>
              <w:sz w:val="24"/>
            </w:rPr>
          </w:rPrChange>
        </w:rPr>
        <w:t>intent</w:t>
      </w:r>
      <w:del w:id="1998" w:author="..." w:date="2018-06-12T07:00:00Z">
        <w:r>
          <w:rPr>
            <w:rFonts w:ascii="Times New Roman" w:eastAsia="宋体" w:hAnsi="Times New Roman" w:cs="Times New Roman"/>
            <w:sz w:val="24"/>
            <w:szCs w:val="24"/>
            <w:rPrChange w:id="1999" w:author="..." w:date="2018-06-12T04:32:00Z">
              <w:rPr>
                <w:sz w:val="24"/>
              </w:rPr>
            </w:rPrChange>
          </w:rPr>
          <w:delText xml:space="preserve"> </w:delText>
        </w:r>
      </w:del>
      <w:r>
        <w:rPr>
          <w:rFonts w:ascii="Times New Roman" w:eastAsia="宋体" w:hAnsi="Times New Roman" w:cs="Times New Roman" w:hint="eastAsia"/>
          <w:sz w:val="24"/>
          <w:szCs w:val="24"/>
          <w:rPrChange w:id="2000" w:author="..." w:date="2018-06-12T04:32:00Z">
            <w:rPr>
              <w:rFonts w:hint="eastAsia"/>
              <w:sz w:val="24"/>
            </w:rPr>
          </w:rPrChange>
        </w:rPr>
        <w:t>过滤器）子元素，则默认表示该组件是被暴露在</w:t>
      </w:r>
      <w:r>
        <w:rPr>
          <w:rFonts w:ascii="Times New Roman" w:eastAsia="宋体" w:hAnsi="Times New Roman" w:cs="Times New Roman"/>
          <w:sz w:val="24"/>
          <w:szCs w:val="24"/>
          <w:rPrChange w:id="2001" w:author="..." w:date="2018-06-12T04:32:00Z">
            <w:rPr>
              <w:sz w:val="24"/>
            </w:rPr>
          </w:rPrChange>
        </w:rPr>
        <w:t>Android</w:t>
      </w:r>
      <w:r>
        <w:rPr>
          <w:rFonts w:ascii="Times New Roman" w:eastAsia="宋体" w:hAnsi="Times New Roman" w:cs="Times New Roman" w:hint="eastAsia"/>
          <w:sz w:val="24"/>
          <w:szCs w:val="24"/>
          <w:rPrChange w:id="2002" w:author="..." w:date="2018-06-12T04:32:00Z">
            <w:rPr>
              <w:rFonts w:hint="eastAsia"/>
              <w:sz w:val="24"/>
            </w:rPr>
          </w:rPrChange>
        </w:rPr>
        <w:t>系统环境中，可以被接收来自其他应用程序的</w:t>
      </w:r>
      <w:r>
        <w:rPr>
          <w:rFonts w:ascii="Times New Roman" w:eastAsia="宋体" w:hAnsi="Times New Roman" w:cs="Times New Roman"/>
          <w:sz w:val="24"/>
          <w:szCs w:val="24"/>
          <w:rPrChange w:id="2003" w:author="..." w:date="2018-06-12T04:32:00Z">
            <w:rPr>
              <w:sz w:val="24"/>
            </w:rPr>
          </w:rPrChange>
        </w:rPr>
        <w:t>Intent</w:t>
      </w:r>
      <w:r>
        <w:rPr>
          <w:rFonts w:ascii="Times New Roman" w:eastAsia="宋体" w:hAnsi="Times New Roman" w:cs="Times New Roman" w:hint="eastAsia"/>
          <w:sz w:val="24"/>
          <w:szCs w:val="24"/>
          <w:rPrChange w:id="2004" w:author="..." w:date="2018-06-12T04:32:00Z">
            <w:rPr>
              <w:rFonts w:hint="eastAsia"/>
              <w:sz w:val="24"/>
            </w:rPr>
          </w:rPrChange>
        </w:rPr>
        <w:t>。若组件定义了</w:t>
      </w:r>
      <w:r>
        <w:rPr>
          <w:rFonts w:ascii="Times New Roman" w:eastAsia="宋体" w:hAnsi="Times New Roman" w:cs="Times New Roman"/>
          <w:sz w:val="24"/>
          <w:szCs w:val="24"/>
          <w:rPrChange w:id="2005" w:author="..." w:date="2018-06-12T04:32:00Z">
            <w:rPr>
              <w:sz w:val="24"/>
            </w:rPr>
          </w:rPrChange>
        </w:rPr>
        <w:t>intent-filter</w:t>
      </w:r>
      <w:r>
        <w:rPr>
          <w:rFonts w:ascii="Times New Roman" w:eastAsia="宋体" w:hAnsi="Times New Roman" w:cs="Times New Roman" w:hint="eastAsia"/>
          <w:sz w:val="24"/>
          <w:szCs w:val="24"/>
          <w:rPrChange w:id="2006" w:author="..." w:date="2018-06-12T04:32:00Z">
            <w:rPr>
              <w:rFonts w:hint="eastAsia"/>
              <w:sz w:val="24"/>
            </w:rPr>
          </w:rPrChange>
        </w:rPr>
        <w:t>标签但是不想该组件参与跨应用调用，则可以为该的组件添加</w:t>
      </w:r>
      <w:r>
        <w:rPr>
          <w:rFonts w:ascii="Times New Roman" w:eastAsia="宋体" w:hAnsi="Times New Roman" w:cs="Times New Roman"/>
          <w:sz w:val="24"/>
          <w:szCs w:val="24"/>
          <w:rPrChange w:id="2007" w:author="..." w:date="2018-06-12T04:32:00Z">
            <w:rPr>
              <w:sz w:val="24"/>
            </w:rPr>
          </w:rPrChange>
        </w:rPr>
        <w:t>android:exported="false"</w:t>
      </w:r>
      <w:r>
        <w:rPr>
          <w:rFonts w:ascii="Times New Roman" w:eastAsia="宋体" w:hAnsi="Times New Roman" w:cs="Times New Roman" w:hint="eastAsia"/>
          <w:sz w:val="24"/>
          <w:szCs w:val="24"/>
          <w:rPrChange w:id="2008" w:author="..." w:date="2018-06-12T04:32:00Z">
            <w:rPr>
              <w:rFonts w:hint="eastAsia"/>
              <w:sz w:val="24"/>
            </w:rPr>
          </w:rPrChange>
        </w:rPr>
        <w:t>属性来说明该组件是私有的，只有同一个应用程序的组件或带有相同用户</w:t>
      </w:r>
      <w:r>
        <w:rPr>
          <w:rFonts w:ascii="Times New Roman" w:eastAsia="宋体" w:hAnsi="Times New Roman" w:cs="Times New Roman"/>
          <w:sz w:val="24"/>
          <w:szCs w:val="24"/>
          <w:rPrChange w:id="2009" w:author="..." w:date="2018-06-12T04:32:00Z">
            <w:rPr>
              <w:sz w:val="24"/>
            </w:rPr>
          </w:rPrChange>
        </w:rPr>
        <w:t>ID</w:t>
      </w:r>
      <w:r>
        <w:rPr>
          <w:rFonts w:ascii="Times New Roman" w:eastAsia="宋体" w:hAnsi="Times New Roman" w:cs="Times New Roman" w:hint="eastAsia"/>
          <w:sz w:val="24"/>
          <w:szCs w:val="24"/>
          <w:rPrChange w:id="2010" w:author="..." w:date="2018-06-12T04:32:00Z">
            <w:rPr>
              <w:rFonts w:hint="eastAsia"/>
              <w:sz w:val="24"/>
            </w:rPr>
          </w:rPrChange>
        </w:rPr>
        <w:t>的应用程序才能启动该组件或绑定该服务。</w:t>
      </w:r>
    </w:p>
    <w:p w:rsidR="00F76376" w:rsidRDefault="00793F6E">
      <w:pPr>
        <w:spacing w:line="400" w:lineRule="exact"/>
        <w:ind w:firstLineChars="200" w:firstLine="480"/>
        <w:pPrChange w:id="2011" w:author="..." w:date="2018-06-12T04:32:00Z">
          <w:pPr>
            <w:ind w:firstLineChars="200" w:firstLine="480"/>
          </w:pPr>
        </w:pPrChange>
      </w:pPr>
      <w:r>
        <w:rPr>
          <w:rFonts w:ascii="Times New Roman" w:eastAsia="宋体" w:hAnsi="Times New Roman" w:cs="Times New Roman" w:hint="eastAsia"/>
          <w:sz w:val="24"/>
          <w:szCs w:val="24"/>
          <w:rPrChange w:id="2012" w:author="..." w:date="2018-06-12T04:32:00Z">
            <w:rPr>
              <w:rFonts w:hint="eastAsia"/>
              <w:sz w:val="24"/>
            </w:rPr>
          </w:rPrChange>
        </w:rPr>
        <w:t>当我们要创建应用时，需要通过</w:t>
      </w:r>
      <w:r>
        <w:rPr>
          <w:rFonts w:ascii="Times New Roman" w:eastAsia="宋体" w:hAnsi="Times New Roman" w:cs="Times New Roman"/>
          <w:sz w:val="24"/>
          <w:szCs w:val="24"/>
          <w:rPrChange w:id="2013" w:author="..." w:date="2018-06-12T04:32:00Z">
            <w:rPr>
              <w:sz w:val="24"/>
            </w:rPr>
          </w:rPrChange>
        </w:rPr>
        <w:t>AndroidManifest.xml</w:t>
      </w:r>
      <w:r>
        <w:rPr>
          <w:rFonts w:ascii="Times New Roman" w:eastAsia="宋体" w:hAnsi="Times New Roman" w:cs="Times New Roman" w:hint="eastAsia"/>
          <w:sz w:val="24"/>
          <w:szCs w:val="24"/>
          <w:rPrChange w:id="2014" w:author="..." w:date="2018-06-12T04:32:00Z">
            <w:rPr>
              <w:rFonts w:hint="eastAsia"/>
              <w:sz w:val="24"/>
            </w:rPr>
          </w:rPrChange>
        </w:rPr>
        <w:t>文件声明应用程序的访问权限。如果应用需要访问受权限保护的功能，则必须在清单中使用</w:t>
      </w:r>
      <w:r>
        <w:rPr>
          <w:rFonts w:ascii="Times New Roman" w:eastAsia="宋体" w:hAnsi="Times New Roman" w:cs="Times New Roman"/>
          <w:sz w:val="24"/>
          <w:szCs w:val="24"/>
          <w:rPrChange w:id="2015" w:author="..." w:date="2018-06-12T04:32:00Z">
            <w:rPr>
              <w:sz w:val="24"/>
            </w:rPr>
          </w:rPrChange>
        </w:rPr>
        <w:t>&lt;uses-permission&gt;</w:t>
      </w:r>
      <w:del w:id="2016" w:author="..." w:date="2018-06-12T07:00:00Z">
        <w:r>
          <w:rPr>
            <w:rFonts w:ascii="Times New Roman" w:eastAsia="宋体" w:hAnsi="Times New Roman" w:cs="Times New Roman"/>
            <w:sz w:val="24"/>
            <w:szCs w:val="24"/>
            <w:rPrChange w:id="2017" w:author="..." w:date="2018-06-12T04:32:00Z">
              <w:rPr>
                <w:sz w:val="24"/>
              </w:rPr>
            </w:rPrChange>
          </w:rPr>
          <w:delText xml:space="preserve"> </w:delText>
        </w:r>
      </w:del>
      <w:r>
        <w:rPr>
          <w:rFonts w:ascii="Times New Roman" w:eastAsia="宋体" w:hAnsi="Times New Roman" w:cs="Times New Roman" w:hint="eastAsia"/>
          <w:sz w:val="24"/>
          <w:szCs w:val="24"/>
          <w:rPrChange w:id="2018" w:author="..." w:date="2018-06-12T04:32:00Z">
            <w:rPr>
              <w:rFonts w:hint="eastAsia"/>
              <w:sz w:val="24"/>
            </w:rPr>
          </w:rPrChange>
        </w:rPr>
        <w:t>元素声明应用需要该权限（注：新权限用</w:t>
      </w:r>
      <w:r>
        <w:rPr>
          <w:rFonts w:ascii="Times New Roman" w:eastAsia="宋体" w:hAnsi="Times New Roman" w:cs="Times New Roman"/>
          <w:sz w:val="24"/>
          <w:szCs w:val="24"/>
          <w:rPrChange w:id="2019" w:author="..." w:date="2018-06-12T04:32:00Z">
            <w:rPr>
              <w:sz w:val="24"/>
            </w:rPr>
          </w:rPrChange>
        </w:rPr>
        <w:t>&lt;permission&gt;</w:t>
      </w:r>
      <w:r>
        <w:rPr>
          <w:rFonts w:ascii="Times New Roman" w:eastAsia="宋体" w:hAnsi="Times New Roman" w:cs="Times New Roman" w:hint="eastAsia"/>
          <w:sz w:val="24"/>
          <w:szCs w:val="24"/>
          <w:rPrChange w:id="2020" w:author="..." w:date="2018-06-12T04:32:00Z">
            <w:rPr>
              <w:rFonts w:hint="eastAsia"/>
              <w:sz w:val="24"/>
            </w:rPr>
          </w:rPrChange>
        </w:rPr>
        <w:t>元素来声明），如果授予权限，则应用能够使用受保护的功能</w:t>
      </w:r>
      <w:ins w:id="2021" w:author="..." w:date="2018-06-12T15:46:00Z">
        <w:r>
          <w:rPr>
            <w:rFonts w:ascii="Times New Roman" w:eastAsia="宋体" w:hAnsi="Times New Roman" w:cs="Times New Roman"/>
            <w:sz w:val="24"/>
            <w:szCs w:val="24"/>
            <w:vertAlign w:val="superscript"/>
            <w:rPrChange w:id="2022" w:author="..." w:date="2018-06-12T15:46:00Z">
              <w:rPr>
                <w:rFonts w:ascii="Times New Roman" w:eastAsia="宋体" w:hAnsi="Times New Roman" w:cs="Times New Roman"/>
                <w:sz w:val="24"/>
                <w:szCs w:val="24"/>
              </w:rPr>
            </w:rPrChange>
          </w:rPr>
          <w:t>[13]</w:t>
        </w:r>
      </w:ins>
      <w:r>
        <w:rPr>
          <w:rFonts w:ascii="Times New Roman" w:eastAsia="宋体" w:hAnsi="Times New Roman" w:cs="Times New Roman" w:hint="eastAsia"/>
          <w:sz w:val="24"/>
          <w:szCs w:val="24"/>
          <w:rPrChange w:id="2023" w:author="..." w:date="2018-06-12T04:32:00Z">
            <w:rPr>
              <w:rFonts w:hint="eastAsia"/>
              <w:sz w:val="24"/>
            </w:rPr>
          </w:rPrChange>
        </w:rPr>
        <w:t>。否则，其访问这些功能的尝试将会失败，并且不会向用户发送任何通知。如果组件定义了</w:t>
      </w:r>
      <w:r>
        <w:rPr>
          <w:rFonts w:ascii="Times New Roman" w:eastAsia="宋体" w:hAnsi="Times New Roman" w:cs="Times New Roman"/>
          <w:sz w:val="24"/>
          <w:szCs w:val="24"/>
          <w:rPrChange w:id="2024" w:author="..." w:date="2018-06-12T04:32:00Z">
            <w:rPr>
              <w:sz w:val="24"/>
            </w:rPr>
          </w:rPrChange>
        </w:rPr>
        <w:t>android:permission</w:t>
      </w:r>
      <w:r>
        <w:rPr>
          <w:rFonts w:ascii="Times New Roman" w:eastAsia="宋体" w:hAnsi="Times New Roman" w:cs="Times New Roman" w:hint="eastAsia"/>
          <w:sz w:val="24"/>
          <w:szCs w:val="24"/>
          <w:rPrChange w:id="2025" w:author="..." w:date="2018-06-12T04:32:00Z">
            <w:rPr>
              <w:rFonts w:hint="eastAsia"/>
              <w:sz w:val="24"/>
            </w:rPr>
          </w:rPrChange>
        </w:rPr>
        <w:t>属性，则表示该组件在被调用的时候需要申请对应的权限，如果该权限的级别是</w:t>
      </w:r>
      <w:r>
        <w:rPr>
          <w:rFonts w:ascii="Times New Roman" w:eastAsia="宋体" w:hAnsi="Times New Roman" w:cs="Times New Roman"/>
          <w:sz w:val="24"/>
          <w:szCs w:val="24"/>
          <w:rPrChange w:id="2026" w:author="..." w:date="2018-06-12T04:32:00Z">
            <w:rPr>
              <w:sz w:val="24"/>
            </w:rPr>
          </w:rPrChange>
        </w:rPr>
        <w:t>signature</w:t>
      </w:r>
      <w:del w:id="2027" w:author="..." w:date="2018-06-12T07:00:00Z">
        <w:r>
          <w:rPr>
            <w:rFonts w:ascii="Times New Roman" w:eastAsia="宋体" w:hAnsi="Times New Roman" w:cs="Times New Roman"/>
            <w:sz w:val="24"/>
            <w:szCs w:val="24"/>
            <w:rPrChange w:id="2028" w:author="..." w:date="2018-06-12T04:32:00Z">
              <w:rPr>
                <w:sz w:val="24"/>
              </w:rPr>
            </w:rPrChange>
          </w:rPr>
          <w:delText xml:space="preserve"> </w:delText>
        </w:r>
      </w:del>
      <w:r>
        <w:rPr>
          <w:rFonts w:ascii="Times New Roman" w:eastAsia="宋体" w:hAnsi="Times New Roman" w:cs="Times New Roman" w:hint="eastAsia"/>
          <w:sz w:val="24"/>
          <w:szCs w:val="24"/>
          <w:rPrChange w:id="2029" w:author="..." w:date="2018-06-12T04:32:00Z">
            <w:rPr>
              <w:rFonts w:hint="eastAsia"/>
              <w:sz w:val="24"/>
            </w:rPr>
          </w:rPrChange>
        </w:rPr>
        <w:t>或</w:t>
      </w:r>
      <w:r>
        <w:rPr>
          <w:rFonts w:ascii="Times New Roman" w:eastAsia="宋体" w:hAnsi="Times New Roman" w:cs="Times New Roman"/>
          <w:sz w:val="24"/>
          <w:szCs w:val="24"/>
          <w:rPrChange w:id="2030" w:author="..." w:date="2018-06-12T04:32:00Z">
            <w:rPr>
              <w:sz w:val="24"/>
            </w:rPr>
          </w:rPrChange>
        </w:rPr>
        <w:t>signatureOrSystem</w:t>
      </w:r>
      <w:del w:id="2031" w:author="..." w:date="2018-06-12T07:00:00Z">
        <w:r>
          <w:rPr>
            <w:rFonts w:ascii="Times New Roman" w:eastAsia="宋体" w:hAnsi="Times New Roman" w:cs="Times New Roman"/>
            <w:sz w:val="24"/>
            <w:szCs w:val="24"/>
            <w:rPrChange w:id="2032" w:author="..." w:date="2018-06-12T04:32:00Z">
              <w:rPr>
                <w:sz w:val="24"/>
              </w:rPr>
            </w:rPrChange>
          </w:rPr>
          <w:delText xml:space="preserve"> </w:delText>
        </w:r>
      </w:del>
      <w:r>
        <w:rPr>
          <w:rFonts w:ascii="Times New Roman" w:eastAsia="宋体" w:hAnsi="Times New Roman" w:cs="Times New Roman" w:hint="eastAsia"/>
          <w:sz w:val="24"/>
          <w:szCs w:val="24"/>
          <w:rPrChange w:id="2033" w:author="..." w:date="2018-06-12T04:32:00Z">
            <w:rPr>
              <w:rFonts w:hint="eastAsia"/>
              <w:sz w:val="24"/>
            </w:rPr>
          </w:rPrChange>
        </w:rPr>
        <w:t>则该组件只能被授权被具有相同签名的应用程序，这样该组件即便是暴露在外，也因为其他程序无法获得调用权限而不会受到攻击</w:t>
      </w:r>
      <w:r>
        <w:rPr>
          <w:rFonts w:ascii="Times New Roman" w:eastAsia="宋体" w:hAnsi="Times New Roman" w:cs="Times New Roman"/>
          <w:sz w:val="24"/>
          <w:szCs w:val="24"/>
          <w:vertAlign w:val="superscript"/>
          <w:rPrChange w:id="2034" w:author="..." w:date="2018-06-12T15:46:00Z">
            <w:rPr>
              <w:sz w:val="24"/>
              <w:vertAlign w:val="superscript"/>
            </w:rPr>
          </w:rPrChange>
        </w:rPr>
        <w:t>[5][6]</w:t>
      </w:r>
      <w:r>
        <w:rPr>
          <w:rFonts w:ascii="Times New Roman" w:eastAsia="宋体" w:hAnsi="Times New Roman" w:cs="Times New Roman" w:hint="eastAsia"/>
          <w:sz w:val="24"/>
          <w:szCs w:val="24"/>
          <w:rPrChange w:id="2035" w:author="..." w:date="2018-06-12T04:32:00Z">
            <w:rPr>
              <w:rFonts w:hint="eastAsia"/>
              <w:sz w:val="24"/>
            </w:rPr>
          </w:rPrChange>
        </w:rPr>
        <w:t>。在申请权限时候我们也要注意，尽可能遵循“最小权限原则”，避免申请的权限过多，因为这会增加遭受攻击的风险</w:t>
      </w:r>
      <w:r>
        <w:rPr>
          <w:rFonts w:ascii="Times New Roman" w:eastAsia="宋体" w:hAnsi="Times New Roman" w:cs="Times New Roman"/>
          <w:sz w:val="24"/>
          <w:szCs w:val="24"/>
          <w:vertAlign w:val="superscript"/>
          <w:rPrChange w:id="2036" w:author="..." w:date="2018-06-12T15:47:00Z">
            <w:rPr>
              <w:sz w:val="24"/>
              <w:vertAlign w:val="superscript"/>
            </w:rPr>
          </w:rPrChange>
        </w:rPr>
        <w:t>[7][8]</w:t>
      </w:r>
      <w:r>
        <w:rPr>
          <w:rFonts w:ascii="Times New Roman" w:eastAsia="宋体" w:hAnsi="Times New Roman" w:cs="Times New Roman" w:hint="eastAsia"/>
          <w:sz w:val="24"/>
          <w:szCs w:val="24"/>
          <w:rPrChange w:id="2037" w:author="..." w:date="2018-06-12T04:32:00Z">
            <w:rPr>
              <w:rFonts w:hint="eastAsia"/>
              <w:sz w:val="24"/>
            </w:rPr>
          </w:rPrChange>
        </w:rPr>
        <w:t>。</w:t>
      </w:r>
    </w:p>
    <w:p w:rsidR="00F76376" w:rsidRPr="00BD7405"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2038" w:author="Windows 用户" w:date="2018-06-12T19:05:00Z">
            <w:rPr/>
          </w:rPrChange>
        </w:rPr>
        <w:pPrChange w:id="2039" w:author="Windows 用户" w:date="2018-06-12T19:05:00Z">
          <w:pPr>
            <w:pStyle w:val="2"/>
            <w:jc w:val="center"/>
          </w:pPr>
        </w:pPrChange>
      </w:pPr>
      <w:bookmarkStart w:id="2040" w:name="_Toc516102706"/>
      <w:bookmarkStart w:id="2041" w:name="_Toc516593049"/>
      <w:r w:rsidRPr="00BD7405">
        <w:rPr>
          <w:rFonts w:ascii="Times New Roman" w:eastAsia="宋体" w:hAnsi="Times New Roman" w:cs="Times New Roman"/>
          <w:b/>
          <w:bCs/>
          <w:color w:val="000000"/>
          <w:sz w:val="28"/>
          <w:szCs w:val="28"/>
          <w:rPrChange w:id="2042" w:author="Windows 用户" w:date="2018-06-12T19:05:00Z">
            <w:rPr/>
          </w:rPrChange>
        </w:rPr>
        <w:t>2.2 Android</w:t>
      </w:r>
      <w:del w:id="2043" w:author="..." w:date="2018-06-12T04:32:00Z">
        <w:r w:rsidRPr="00BD7405">
          <w:rPr>
            <w:rFonts w:ascii="Times New Roman" w:eastAsia="宋体" w:hAnsi="Times New Roman" w:cs="Times New Roman"/>
            <w:b/>
            <w:bCs/>
            <w:color w:val="000000"/>
            <w:sz w:val="28"/>
            <w:szCs w:val="28"/>
            <w:rPrChange w:id="2044" w:author="Windows 用户" w:date="2018-06-12T19:05:00Z">
              <w:rPr/>
            </w:rPrChange>
          </w:rPr>
          <w:delText xml:space="preserve"> </w:delText>
        </w:r>
      </w:del>
      <w:r w:rsidRPr="00BD7405">
        <w:rPr>
          <w:rFonts w:ascii="Times New Roman" w:eastAsia="宋体" w:hAnsi="Times New Roman" w:cs="Times New Roman" w:hint="eastAsia"/>
          <w:b/>
          <w:bCs/>
          <w:color w:val="000000"/>
          <w:sz w:val="28"/>
          <w:szCs w:val="28"/>
          <w:rPrChange w:id="2045" w:author="Windows 用户" w:date="2018-06-12T19:05:00Z">
            <w:rPr>
              <w:rFonts w:hint="eastAsia"/>
            </w:rPr>
          </w:rPrChange>
        </w:rPr>
        <w:t>安全机制概述</w:t>
      </w:r>
      <w:bookmarkEnd w:id="2040"/>
      <w:bookmarkEnd w:id="2041"/>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2046" w:author="Windows 用户" w:date="2018-06-12T19:08:00Z">
            <w:rPr/>
          </w:rPrChange>
        </w:rPr>
        <w:pPrChange w:id="2047" w:author="Windows 用户" w:date="2018-06-12T19:08:00Z">
          <w:pPr>
            <w:pStyle w:val="3"/>
          </w:pPr>
        </w:pPrChange>
      </w:pPr>
      <w:bookmarkStart w:id="2048" w:name="_Toc516102707"/>
      <w:bookmarkStart w:id="2049" w:name="_Toc516593050"/>
      <w:r w:rsidRPr="008C3C47">
        <w:rPr>
          <w:rFonts w:ascii="Times New Roman" w:eastAsia="宋体" w:hAnsi="Times New Roman" w:cs="Times New Roman"/>
          <w:b/>
          <w:sz w:val="24"/>
          <w:szCs w:val="24"/>
          <w:shd w:val="clear" w:color="auto" w:fill="FFFFFF"/>
          <w:rPrChange w:id="2050" w:author="Windows 用户" w:date="2018-06-12T19:08:00Z">
            <w:rPr/>
          </w:rPrChange>
        </w:rPr>
        <w:t>2.2.1</w:t>
      </w:r>
      <w:ins w:id="2051" w:author="..." w:date="2018-06-12T10:49:00Z">
        <w:r w:rsidRPr="008C3C47">
          <w:rPr>
            <w:rFonts w:ascii="Times New Roman" w:eastAsia="宋体" w:hAnsi="Times New Roman" w:cs="Times New Roman"/>
            <w:b/>
            <w:sz w:val="24"/>
            <w:szCs w:val="24"/>
            <w:shd w:val="clear" w:color="auto" w:fill="FFFFFF"/>
            <w:rPrChange w:id="2052" w:author="Windows 用户" w:date="2018-06-12T19:08:00Z">
              <w:rPr>
                <w:rFonts w:ascii="Times New Roman" w:eastAsia="宋体" w:hAnsi="Times New Roman" w:cs="Times New Roman"/>
                <w:sz w:val="24"/>
                <w:szCs w:val="24"/>
              </w:rPr>
            </w:rPrChange>
          </w:rPr>
          <w:t xml:space="preserve"> </w:t>
        </w:r>
      </w:ins>
      <w:r w:rsidRPr="008C3C47">
        <w:rPr>
          <w:rFonts w:ascii="Times New Roman" w:eastAsia="宋体" w:hAnsi="Times New Roman" w:cs="Times New Roman" w:hint="eastAsia"/>
          <w:b/>
          <w:sz w:val="24"/>
          <w:szCs w:val="24"/>
          <w:shd w:val="clear" w:color="auto" w:fill="FFFFFF"/>
          <w:rPrChange w:id="2053" w:author="Windows 用户" w:date="2018-06-12T19:08:00Z">
            <w:rPr>
              <w:rFonts w:hint="eastAsia"/>
            </w:rPr>
          </w:rPrChange>
        </w:rPr>
        <w:t>基于</w:t>
      </w:r>
      <w:ins w:id="2054" w:author="..." w:date="2018-06-12T10:49:00Z">
        <w:r w:rsidRPr="008C3C47">
          <w:rPr>
            <w:rFonts w:ascii="Times New Roman" w:eastAsia="宋体" w:hAnsi="Times New Roman" w:cs="Times New Roman"/>
            <w:b/>
            <w:sz w:val="24"/>
            <w:szCs w:val="24"/>
            <w:shd w:val="clear" w:color="auto" w:fill="FFFFFF"/>
            <w:rPrChange w:id="2055" w:author="Windows 用户" w:date="2018-06-12T19:08:00Z">
              <w:rPr>
                <w:rFonts w:ascii="Times New Roman" w:eastAsia="宋体" w:hAnsi="Times New Roman" w:cs="Times New Roman"/>
                <w:sz w:val="24"/>
                <w:szCs w:val="24"/>
              </w:rPr>
            </w:rPrChange>
          </w:rPr>
          <w:t>L</w:t>
        </w:r>
      </w:ins>
      <w:del w:id="2056" w:author="..." w:date="2018-06-12T10:49:00Z">
        <w:r w:rsidRPr="008C3C47">
          <w:rPr>
            <w:rFonts w:ascii="Times New Roman" w:eastAsia="宋体" w:hAnsi="Times New Roman" w:cs="Times New Roman"/>
            <w:b/>
            <w:sz w:val="24"/>
            <w:szCs w:val="24"/>
            <w:shd w:val="clear" w:color="auto" w:fill="FFFFFF"/>
            <w:rPrChange w:id="2057" w:author="Windows 用户" w:date="2018-06-12T19:08:00Z">
              <w:rPr/>
            </w:rPrChange>
          </w:rPr>
          <w:delText>l</w:delText>
        </w:r>
      </w:del>
      <w:r w:rsidRPr="008C3C47">
        <w:rPr>
          <w:rFonts w:ascii="Times New Roman" w:eastAsia="宋体" w:hAnsi="Times New Roman" w:cs="Times New Roman"/>
          <w:b/>
          <w:sz w:val="24"/>
          <w:szCs w:val="24"/>
          <w:shd w:val="clear" w:color="auto" w:fill="FFFFFF"/>
          <w:rPrChange w:id="2058" w:author="Windows 用户" w:date="2018-06-12T19:08:00Z">
            <w:rPr/>
          </w:rPrChange>
        </w:rPr>
        <w:t>inux</w:t>
      </w:r>
      <w:r w:rsidRPr="008C3C47">
        <w:rPr>
          <w:rFonts w:ascii="Times New Roman" w:eastAsia="宋体" w:hAnsi="Times New Roman" w:cs="Times New Roman" w:hint="eastAsia"/>
          <w:b/>
          <w:sz w:val="24"/>
          <w:szCs w:val="24"/>
          <w:shd w:val="clear" w:color="auto" w:fill="FFFFFF"/>
          <w:rPrChange w:id="2059" w:author="Windows 用户" w:date="2018-06-12T19:08:00Z">
            <w:rPr>
              <w:rFonts w:hint="eastAsia"/>
            </w:rPr>
          </w:rPrChange>
        </w:rPr>
        <w:t>文件系统权限特性</w:t>
      </w:r>
      <w:bookmarkEnd w:id="2048"/>
      <w:bookmarkEnd w:id="2049"/>
    </w:p>
    <w:p w:rsidR="00F76376" w:rsidRPr="00F76376" w:rsidRDefault="00793F6E">
      <w:pPr>
        <w:spacing w:line="400" w:lineRule="exact"/>
        <w:ind w:firstLineChars="200" w:firstLine="480"/>
        <w:rPr>
          <w:rFonts w:ascii="Times New Roman" w:eastAsia="宋体" w:hAnsi="Times New Roman" w:cs="Times New Roman"/>
          <w:sz w:val="24"/>
          <w:szCs w:val="24"/>
          <w:rPrChange w:id="2060" w:author="..." w:date="2018-06-12T04:33:00Z">
            <w:rPr/>
          </w:rPrChange>
        </w:rPr>
        <w:pPrChange w:id="2061" w:author="..." w:date="2018-06-12T04:33:00Z">
          <w:pPr>
            <w:ind w:firstLineChars="200" w:firstLine="420"/>
          </w:pPr>
        </w:pPrChange>
      </w:pPr>
      <w:r>
        <w:rPr>
          <w:rFonts w:ascii="Times New Roman" w:eastAsia="宋体" w:hAnsi="Times New Roman" w:cs="Times New Roman"/>
          <w:sz w:val="24"/>
          <w:szCs w:val="24"/>
          <w:rPrChange w:id="2062" w:author="..." w:date="2018-06-12T04:33:00Z">
            <w:rPr/>
          </w:rPrChange>
        </w:rPr>
        <w:t>Android</w:t>
      </w:r>
      <w:r>
        <w:rPr>
          <w:rFonts w:ascii="Times New Roman" w:eastAsia="宋体" w:hAnsi="Times New Roman" w:cs="Times New Roman" w:hint="eastAsia"/>
          <w:sz w:val="24"/>
          <w:szCs w:val="24"/>
          <w:rPrChange w:id="2063" w:author="..." w:date="2018-06-12T04:33:00Z">
            <w:rPr>
              <w:rFonts w:hint="eastAsia"/>
            </w:rPr>
          </w:rPrChange>
        </w:rPr>
        <w:t>是一个权限分离的系统。这是利用</w:t>
      </w:r>
      <w:r>
        <w:rPr>
          <w:rFonts w:ascii="Times New Roman" w:eastAsia="宋体" w:hAnsi="Times New Roman" w:cs="Times New Roman"/>
          <w:sz w:val="24"/>
          <w:szCs w:val="24"/>
          <w:rPrChange w:id="2064" w:author="..." w:date="2018-06-12T04:33:00Z">
            <w:rPr/>
          </w:rPrChange>
        </w:rPr>
        <w:t>Linux</w:t>
      </w:r>
      <w:r>
        <w:rPr>
          <w:rFonts w:ascii="Times New Roman" w:eastAsia="宋体" w:hAnsi="Times New Roman" w:cs="Times New Roman" w:hint="eastAsia"/>
          <w:sz w:val="24"/>
          <w:szCs w:val="24"/>
          <w:rPrChange w:id="2065" w:author="..." w:date="2018-06-12T04:33:00Z">
            <w:rPr>
              <w:rFonts w:hint="eastAsia"/>
            </w:rPr>
          </w:rPrChange>
        </w:rPr>
        <w:t>已有的权限管理机制，通过为每一个</w:t>
      </w:r>
      <w:del w:id="2066" w:author="..." w:date="2018-06-12T07:33:00Z">
        <w:r>
          <w:rPr>
            <w:rFonts w:ascii="Times New Roman" w:eastAsia="宋体" w:hAnsi="Times New Roman" w:cs="Times New Roman"/>
            <w:sz w:val="24"/>
            <w:szCs w:val="24"/>
            <w:rPrChange w:id="2067" w:author="..." w:date="2018-06-12T04:33:00Z">
              <w:rPr/>
            </w:rPrChange>
          </w:rPr>
          <w:delText xml:space="preserve"> </w:delText>
        </w:r>
      </w:del>
      <w:r>
        <w:rPr>
          <w:rFonts w:ascii="Times New Roman" w:eastAsia="宋体" w:hAnsi="Times New Roman" w:cs="Times New Roman"/>
          <w:sz w:val="24"/>
          <w:szCs w:val="24"/>
          <w:rPrChange w:id="2068" w:author="..." w:date="2018-06-12T04:33:00Z">
            <w:rPr/>
          </w:rPrChange>
        </w:rPr>
        <w:t>Application</w:t>
      </w:r>
      <w:del w:id="2069" w:author="..." w:date="2018-06-12T07:33:00Z">
        <w:r>
          <w:rPr>
            <w:rFonts w:ascii="Times New Roman" w:eastAsia="宋体" w:hAnsi="Times New Roman" w:cs="Times New Roman"/>
            <w:sz w:val="24"/>
            <w:szCs w:val="24"/>
            <w:rPrChange w:id="2070" w:author="..." w:date="2018-06-12T04:33:00Z">
              <w:rPr/>
            </w:rPrChange>
          </w:rPr>
          <w:delText xml:space="preserve"> </w:delText>
        </w:r>
      </w:del>
      <w:r>
        <w:rPr>
          <w:rFonts w:ascii="Times New Roman" w:eastAsia="宋体" w:hAnsi="Times New Roman" w:cs="Times New Roman" w:hint="eastAsia"/>
          <w:sz w:val="24"/>
          <w:szCs w:val="24"/>
          <w:rPrChange w:id="2071" w:author="..." w:date="2018-06-12T04:33:00Z">
            <w:rPr>
              <w:rFonts w:hint="eastAsia"/>
            </w:rPr>
          </w:rPrChange>
        </w:rPr>
        <w:t>分配不同的</w:t>
      </w:r>
      <w:r>
        <w:rPr>
          <w:rFonts w:ascii="Times New Roman" w:eastAsia="宋体" w:hAnsi="Times New Roman" w:cs="Times New Roman"/>
          <w:sz w:val="24"/>
          <w:szCs w:val="24"/>
          <w:rPrChange w:id="2072" w:author="..." w:date="2018-06-12T04:33:00Z">
            <w:rPr/>
          </w:rPrChange>
        </w:rPr>
        <w:t>uid</w:t>
      </w:r>
      <w:r>
        <w:rPr>
          <w:rFonts w:ascii="Times New Roman" w:eastAsia="宋体" w:hAnsi="Times New Roman" w:cs="Times New Roman" w:hint="eastAsia"/>
          <w:sz w:val="24"/>
          <w:szCs w:val="24"/>
          <w:rPrChange w:id="2073" w:author="..." w:date="2018-06-12T04:33:00Z">
            <w:rPr>
              <w:rFonts w:hint="eastAsia"/>
            </w:rPr>
          </w:rPrChange>
        </w:rPr>
        <w:t>和</w:t>
      </w:r>
      <w:r>
        <w:rPr>
          <w:rFonts w:ascii="Times New Roman" w:eastAsia="宋体" w:hAnsi="Times New Roman" w:cs="Times New Roman"/>
          <w:sz w:val="24"/>
          <w:szCs w:val="24"/>
          <w:rPrChange w:id="2074" w:author="..." w:date="2018-06-12T04:33:00Z">
            <w:rPr/>
          </w:rPrChange>
        </w:rPr>
        <w:t>gid</w:t>
      </w:r>
      <w:r>
        <w:rPr>
          <w:rFonts w:ascii="Times New Roman" w:eastAsia="宋体" w:hAnsi="Times New Roman" w:cs="Times New Roman" w:hint="eastAsia"/>
          <w:sz w:val="24"/>
          <w:szCs w:val="24"/>
          <w:rPrChange w:id="2075" w:author="..." w:date="2018-06-12T04:33:00Z">
            <w:rPr>
              <w:rFonts w:hint="eastAsia"/>
            </w:rPr>
          </w:rPrChange>
        </w:rPr>
        <w:t>，从而使得不同的</w:t>
      </w:r>
      <w:r>
        <w:rPr>
          <w:rFonts w:ascii="Times New Roman" w:eastAsia="宋体" w:hAnsi="Times New Roman" w:cs="Times New Roman"/>
          <w:sz w:val="24"/>
          <w:szCs w:val="24"/>
          <w:rPrChange w:id="2076" w:author="..." w:date="2018-06-12T04:33:00Z">
            <w:rPr/>
          </w:rPrChange>
        </w:rPr>
        <w:t>Application</w:t>
      </w:r>
      <w:r>
        <w:rPr>
          <w:rFonts w:ascii="Times New Roman" w:eastAsia="宋体" w:hAnsi="Times New Roman" w:cs="Times New Roman" w:hint="eastAsia"/>
          <w:sz w:val="24"/>
          <w:szCs w:val="24"/>
          <w:rPrChange w:id="2077" w:author="..." w:date="2018-06-12T04:33:00Z">
            <w:rPr>
              <w:rFonts w:hint="eastAsia"/>
            </w:rPr>
          </w:rPrChange>
        </w:rPr>
        <w:t>之间的私有数据和访问达到隔离的目的。与此同时，</w:t>
      </w:r>
      <w:r>
        <w:rPr>
          <w:rFonts w:ascii="Times New Roman" w:eastAsia="宋体" w:hAnsi="Times New Roman" w:cs="Times New Roman"/>
          <w:sz w:val="24"/>
          <w:szCs w:val="24"/>
          <w:rPrChange w:id="2078" w:author="..." w:date="2018-06-12T04:33:00Z">
            <w:rPr/>
          </w:rPrChange>
        </w:rPr>
        <w:t>Android</w:t>
      </w:r>
      <w:r>
        <w:rPr>
          <w:rFonts w:ascii="Times New Roman" w:eastAsia="宋体" w:hAnsi="Times New Roman" w:cs="Times New Roman" w:hint="eastAsia"/>
          <w:sz w:val="24"/>
          <w:szCs w:val="24"/>
          <w:rPrChange w:id="2079" w:author="..." w:date="2018-06-12T04:33:00Z">
            <w:rPr>
              <w:rFonts w:hint="eastAsia"/>
            </w:rPr>
          </w:rPrChange>
        </w:rPr>
        <w:t>还在此基础上进行扩展，提供了</w:t>
      </w:r>
      <w:r>
        <w:rPr>
          <w:rFonts w:ascii="Times New Roman" w:eastAsia="宋体" w:hAnsi="Times New Roman" w:cs="Times New Roman"/>
          <w:sz w:val="24"/>
          <w:szCs w:val="24"/>
          <w:rPrChange w:id="2080" w:author="..." w:date="2018-06-12T04:33:00Z">
            <w:rPr/>
          </w:rPrChange>
        </w:rPr>
        <w:t>permission</w:t>
      </w:r>
      <w:r>
        <w:rPr>
          <w:rFonts w:ascii="Times New Roman" w:eastAsia="宋体" w:hAnsi="Times New Roman" w:cs="Times New Roman" w:hint="eastAsia"/>
          <w:sz w:val="24"/>
          <w:szCs w:val="24"/>
          <w:rPrChange w:id="2081" w:author="..." w:date="2018-06-12T04:33:00Z">
            <w:rPr>
              <w:rFonts w:hint="eastAsia"/>
            </w:rPr>
          </w:rPrChange>
        </w:rPr>
        <w:t>机制，它主要是用来对</w:t>
      </w:r>
      <w:r>
        <w:rPr>
          <w:rFonts w:ascii="Times New Roman" w:eastAsia="宋体" w:hAnsi="Times New Roman" w:cs="Times New Roman"/>
          <w:sz w:val="24"/>
          <w:szCs w:val="24"/>
          <w:rPrChange w:id="2082" w:author="..." w:date="2018-06-12T04:33:00Z">
            <w:rPr/>
          </w:rPrChange>
        </w:rPr>
        <w:t xml:space="preserve">Application </w:t>
      </w:r>
      <w:r>
        <w:rPr>
          <w:rFonts w:ascii="Times New Roman" w:eastAsia="宋体" w:hAnsi="Times New Roman" w:cs="Times New Roman" w:hint="eastAsia"/>
          <w:sz w:val="24"/>
          <w:szCs w:val="24"/>
          <w:rPrChange w:id="2083" w:author="..." w:date="2018-06-12T04:33:00Z">
            <w:rPr>
              <w:rFonts w:hint="eastAsia"/>
            </w:rPr>
          </w:rPrChange>
        </w:rPr>
        <w:t>可以执行的某些具体操作进行权限细分和访问控制</w:t>
      </w:r>
      <w:ins w:id="2084" w:author="..." w:date="2018-06-12T15:47:00Z">
        <w:r>
          <w:rPr>
            <w:rFonts w:ascii="Times New Roman" w:eastAsia="宋体" w:hAnsi="Times New Roman" w:cs="Times New Roman"/>
            <w:sz w:val="24"/>
            <w:szCs w:val="24"/>
            <w:vertAlign w:val="superscript"/>
            <w:rPrChange w:id="2085" w:author="..." w:date="2018-06-12T15:47:00Z">
              <w:rPr>
                <w:rFonts w:ascii="Times New Roman" w:eastAsia="宋体" w:hAnsi="Times New Roman" w:cs="Times New Roman"/>
                <w:sz w:val="24"/>
                <w:szCs w:val="24"/>
              </w:rPr>
            </w:rPrChange>
          </w:rPr>
          <w:t>[14]</w:t>
        </w:r>
      </w:ins>
      <w:r>
        <w:rPr>
          <w:rFonts w:ascii="Times New Roman" w:eastAsia="宋体" w:hAnsi="Times New Roman" w:cs="Times New Roman" w:hint="eastAsia"/>
          <w:sz w:val="24"/>
          <w:szCs w:val="24"/>
          <w:rPrChange w:id="2086" w:author="..." w:date="2018-06-12T04:33:00Z">
            <w:rPr>
              <w:rFonts w:hint="eastAsia"/>
            </w:rPr>
          </w:rPrChange>
        </w:rPr>
        <w:t>。</w:t>
      </w:r>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2087" w:author="Windows 用户" w:date="2018-06-12T19:08:00Z">
            <w:rPr/>
          </w:rPrChange>
        </w:rPr>
        <w:pPrChange w:id="2088" w:author="Windows 用户" w:date="2018-06-12T19:08:00Z">
          <w:pPr>
            <w:pStyle w:val="3"/>
          </w:pPr>
        </w:pPrChange>
      </w:pPr>
      <w:bookmarkStart w:id="2089" w:name="_Toc516102708"/>
      <w:bookmarkStart w:id="2090" w:name="_Toc516593051"/>
      <w:r w:rsidRPr="008C3C47">
        <w:rPr>
          <w:rFonts w:ascii="Times New Roman" w:eastAsia="宋体" w:hAnsi="Times New Roman" w:cs="Times New Roman"/>
          <w:b/>
          <w:sz w:val="24"/>
          <w:szCs w:val="24"/>
          <w:shd w:val="clear" w:color="auto" w:fill="FFFFFF"/>
          <w:rPrChange w:id="2091" w:author="Windows 用户" w:date="2018-06-12T19:08:00Z">
            <w:rPr/>
          </w:rPrChange>
        </w:rPr>
        <w:t xml:space="preserve">2.2.2 </w:t>
      </w:r>
      <w:ins w:id="2092" w:author="..." w:date="2018-06-12T04:36:00Z">
        <w:r w:rsidRPr="008C3C47">
          <w:rPr>
            <w:rFonts w:ascii="Times New Roman" w:eastAsia="宋体" w:hAnsi="Times New Roman" w:cs="Times New Roman"/>
            <w:b/>
            <w:sz w:val="24"/>
            <w:szCs w:val="24"/>
            <w:shd w:val="clear" w:color="auto" w:fill="FFFFFF"/>
            <w:rPrChange w:id="2093" w:author="Windows 用户" w:date="2018-06-12T19:08:00Z">
              <w:rPr>
                <w:rFonts w:ascii="Times New Roman" w:eastAsia="宋体" w:hAnsi="Times New Roman" w:cs="Times New Roman"/>
                <w:sz w:val="24"/>
                <w:szCs w:val="24"/>
              </w:rPr>
            </w:rPrChange>
          </w:rPr>
          <w:t>Android</w:t>
        </w:r>
      </w:ins>
      <w:r w:rsidRPr="008C3C47">
        <w:rPr>
          <w:rFonts w:ascii="Times New Roman" w:eastAsia="宋体" w:hAnsi="Times New Roman" w:cs="Times New Roman" w:hint="eastAsia"/>
          <w:b/>
          <w:sz w:val="24"/>
          <w:szCs w:val="24"/>
          <w:shd w:val="clear" w:color="auto" w:fill="FFFFFF"/>
          <w:rPrChange w:id="2094" w:author="Windows 用户" w:date="2018-06-12T19:08:00Z">
            <w:rPr>
              <w:rFonts w:hint="eastAsia"/>
            </w:rPr>
          </w:rPrChange>
        </w:rPr>
        <w:t>危险权限和权限组</w:t>
      </w:r>
      <w:bookmarkEnd w:id="2089"/>
      <w:bookmarkEnd w:id="2090"/>
    </w:p>
    <w:p w:rsidR="00F76376" w:rsidRPr="00F76376" w:rsidRDefault="00793F6E">
      <w:pPr>
        <w:spacing w:line="400" w:lineRule="exact"/>
        <w:ind w:firstLineChars="200" w:firstLine="480"/>
        <w:rPr>
          <w:ins w:id="2095" w:author="dell-pc" w:date="2018-06-11T12:37:00Z"/>
          <w:rFonts w:ascii="Times New Roman" w:eastAsia="宋体" w:hAnsi="Times New Roman" w:cs="Times New Roman"/>
          <w:sz w:val="24"/>
          <w:szCs w:val="24"/>
          <w:rPrChange w:id="2096" w:author="..." w:date="2018-06-12T04:33:00Z">
            <w:rPr>
              <w:ins w:id="2097" w:author="dell-pc" w:date="2018-06-11T12:37:00Z"/>
            </w:rPr>
          </w:rPrChange>
        </w:rPr>
        <w:pPrChange w:id="2098" w:author="..." w:date="2018-06-12T04:33:00Z">
          <w:pPr>
            <w:ind w:firstLineChars="200" w:firstLine="420"/>
          </w:pPr>
        </w:pPrChange>
      </w:pPr>
      <w:r>
        <w:rPr>
          <w:rFonts w:ascii="Times New Roman" w:eastAsia="宋体" w:hAnsi="Times New Roman" w:cs="Times New Roman" w:hint="eastAsia"/>
          <w:sz w:val="24"/>
          <w:szCs w:val="24"/>
          <w:rPrChange w:id="2099" w:author="..." w:date="2018-06-12T04:33:00Z">
            <w:rPr>
              <w:rFonts w:hint="eastAsia"/>
            </w:rPr>
          </w:rPrChange>
        </w:rPr>
        <w:t>危险权限涵盖应用需要涉及用户隐私信息的数据或资源，或者可能对用户存储的数据或其他应用的操作产生影响的区域。例如，能够读取用户的联系人属于危险权限。如果应用声明其需要危险权限，则用户必须明确向应用授予该权限。危险权限如下表：</w:t>
      </w:r>
    </w:p>
    <w:p w:rsidR="00F76376" w:rsidRDefault="00793F6E">
      <w:pPr>
        <w:spacing w:afterLines="50" w:after="156" w:line="400" w:lineRule="exact"/>
        <w:jc w:val="center"/>
        <w:pPrChange w:id="2100" w:author="..." w:date="2018-06-12T04:34:00Z">
          <w:pPr>
            <w:jc w:val="center"/>
          </w:pPr>
        </w:pPrChange>
      </w:pPr>
      <w:ins w:id="2101" w:author="dell-pc" w:date="2018-06-11T12:37:00Z">
        <w:r>
          <w:rPr>
            <w:rFonts w:ascii="Times New Roman" w:eastAsia="宋体" w:hAnsi="Times New Roman" w:cs="Times New Roman" w:hint="eastAsia"/>
            <w:b/>
            <w:bCs/>
            <w:szCs w:val="24"/>
            <w:rPrChange w:id="2102" w:author="..." w:date="2018-06-12T04:34:00Z">
              <w:rPr>
                <w:rFonts w:hint="eastAsia"/>
              </w:rPr>
            </w:rPrChange>
          </w:rPr>
          <w:lastRenderedPageBreak/>
          <w:t>表</w:t>
        </w:r>
        <w:del w:id="2103" w:author="..." w:date="2018-06-12T04:33:00Z">
          <w:r>
            <w:rPr>
              <w:rFonts w:ascii="Times New Roman" w:eastAsia="宋体" w:hAnsi="Times New Roman" w:cs="Times New Roman"/>
              <w:b/>
              <w:bCs/>
              <w:szCs w:val="24"/>
              <w:rPrChange w:id="2104" w:author="..." w:date="2018-06-12T04:34:00Z">
                <w:rPr/>
              </w:rPrChange>
            </w:rPr>
            <w:delText>1</w:delText>
          </w:r>
        </w:del>
      </w:ins>
      <w:ins w:id="2105" w:author="..." w:date="2018-06-12T04:33:00Z">
        <w:r>
          <w:rPr>
            <w:rFonts w:ascii="Times New Roman" w:eastAsia="宋体" w:hAnsi="Times New Roman" w:cs="Times New Roman"/>
            <w:b/>
            <w:bCs/>
            <w:szCs w:val="24"/>
            <w:rPrChange w:id="2106" w:author="..." w:date="2018-06-12T04:34:00Z">
              <w:rPr/>
            </w:rPrChange>
          </w:rPr>
          <w:t>2-2</w:t>
        </w:r>
      </w:ins>
      <w:ins w:id="2107" w:author="dell-pc" w:date="2018-06-11T12:37:00Z">
        <w:r>
          <w:rPr>
            <w:rFonts w:ascii="Times New Roman" w:eastAsia="宋体" w:hAnsi="Times New Roman" w:cs="Times New Roman"/>
            <w:b/>
            <w:bCs/>
            <w:szCs w:val="24"/>
            <w:rPrChange w:id="2108" w:author="..." w:date="2018-06-12T04:34:00Z">
              <w:rPr/>
            </w:rPrChange>
          </w:rPr>
          <w:t xml:space="preserve"> </w:t>
        </w:r>
      </w:ins>
      <w:ins w:id="2109" w:author="..." w:date="2018-06-12T04:33:00Z">
        <w:r>
          <w:rPr>
            <w:rFonts w:ascii="Times New Roman" w:eastAsia="宋体" w:hAnsi="Times New Roman" w:cs="Times New Roman"/>
            <w:b/>
            <w:bCs/>
            <w:szCs w:val="24"/>
            <w:rPrChange w:id="2110" w:author="..." w:date="2018-06-12T04:34:00Z">
              <w:rPr/>
            </w:rPrChange>
          </w:rPr>
          <w:t>Android</w:t>
        </w:r>
        <w:r>
          <w:rPr>
            <w:rFonts w:ascii="Times New Roman" w:eastAsia="宋体" w:hAnsi="Times New Roman" w:cs="Times New Roman" w:hint="eastAsia"/>
            <w:b/>
            <w:bCs/>
            <w:szCs w:val="24"/>
            <w:rPrChange w:id="2111" w:author="..." w:date="2018-06-12T04:34:00Z">
              <w:rPr>
                <w:rFonts w:hint="eastAsia"/>
              </w:rPr>
            </w:rPrChange>
          </w:rPr>
          <w:t>危险权限组名</w:t>
        </w:r>
      </w:ins>
      <w:ins w:id="2112" w:author="..." w:date="2018-06-12T04:34:00Z">
        <w:r>
          <w:rPr>
            <w:rFonts w:ascii="Times New Roman" w:eastAsia="宋体" w:hAnsi="Times New Roman" w:cs="Times New Roman" w:hint="eastAsia"/>
            <w:b/>
            <w:bCs/>
            <w:szCs w:val="24"/>
            <w:rPrChange w:id="2113" w:author="..." w:date="2018-06-12T04:34:00Z">
              <w:rPr>
                <w:rFonts w:hint="eastAsia"/>
              </w:rPr>
            </w:rPrChange>
          </w:rPr>
          <w:t>和权限名</w:t>
        </w:r>
      </w:ins>
      <w:ins w:id="2114" w:author="dell-pc" w:date="2018-06-11T12:37:00Z">
        <w:del w:id="2115" w:author="..." w:date="2018-06-12T04:33:00Z">
          <w:r>
            <w:rPr>
              <w:rFonts w:hint="eastAsia"/>
            </w:rPr>
            <w:delText>题目</w:delText>
          </w:r>
        </w:del>
      </w:ins>
    </w:p>
    <w:tbl>
      <w:tblPr>
        <w:tblW w:w="6120" w:type="dxa"/>
        <w:jc w:val="center"/>
        <w:tblLayout w:type="fixed"/>
        <w:tblCellMar>
          <w:left w:w="0" w:type="dxa"/>
          <w:right w:w="0" w:type="dxa"/>
        </w:tblCellMar>
        <w:tblLook w:val="04A0" w:firstRow="1" w:lastRow="0" w:firstColumn="1" w:lastColumn="0" w:noHBand="0" w:noVBand="1"/>
        <w:tblPrChange w:id="2116" w:author="..." w:date="2018-06-12T07:04:00Z">
          <w:tblPr>
            <w:tblW w:w="4400" w:type="dxa"/>
            <w:jc w:val="center"/>
            <w:tblLayout w:type="fixed"/>
            <w:tblCellMar>
              <w:left w:w="0" w:type="dxa"/>
              <w:right w:w="0" w:type="dxa"/>
            </w:tblCellMar>
            <w:tblLook w:val="04A0" w:firstRow="1" w:lastRow="0" w:firstColumn="1" w:lastColumn="0" w:noHBand="0" w:noVBand="1"/>
          </w:tblPr>
        </w:tblPrChange>
      </w:tblPr>
      <w:tblGrid>
        <w:gridCol w:w="1947"/>
        <w:gridCol w:w="4173"/>
        <w:tblGridChange w:id="2117">
          <w:tblGrid>
            <w:gridCol w:w="1400"/>
            <w:gridCol w:w="3000"/>
          </w:tblGrid>
        </w:tblGridChange>
      </w:tblGrid>
      <w:tr w:rsidR="00F76376" w:rsidTr="00F76376">
        <w:trPr>
          <w:trHeight w:val="270"/>
          <w:jc w:val="center"/>
          <w:trPrChange w:id="2118" w:author="..." w:date="2018-06-12T07:04:00Z">
            <w:trPr>
              <w:trHeight w:val="270"/>
              <w:jc w:val="center"/>
            </w:trPr>
          </w:trPrChange>
        </w:trPr>
        <w:tc>
          <w:tcPr>
            <w:tcW w:w="19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19" w:author="..." w:date="2018-06-12T07:04:00Z">
              <w:tcPr>
                <w:tcW w:w="14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Pr="00F76376" w:rsidRDefault="00793F6E">
            <w:pPr>
              <w:jc w:val="center"/>
              <w:rPr>
                <w:b/>
                <w:szCs w:val="21"/>
                <w:rPrChange w:id="2120" w:author="..." w:date="2018-06-12T04:36:00Z">
                  <w:rPr>
                    <w:rFonts w:ascii="宋体" w:eastAsia="宋体" w:hAnsi="宋体" w:cs="宋体"/>
                    <w:color w:val="000000"/>
                    <w:sz w:val="22"/>
                  </w:rPr>
                </w:rPrChange>
              </w:rPr>
              <w:pPrChange w:id="2121" w:author="..." w:date="2018-06-12T04:36:00Z">
                <w:pPr>
                  <w:widowControl/>
                  <w:jc w:val="center"/>
                  <w:textAlignment w:val="center"/>
                </w:pPr>
              </w:pPrChange>
            </w:pPr>
            <w:r>
              <w:rPr>
                <w:rFonts w:hint="eastAsia"/>
                <w:b/>
                <w:szCs w:val="21"/>
                <w:rPrChange w:id="2122" w:author="..." w:date="2018-06-12T04:36:00Z">
                  <w:rPr>
                    <w:rFonts w:ascii="宋体" w:eastAsia="宋体" w:hAnsi="宋体" w:cs="宋体" w:hint="eastAsia"/>
                    <w:color w:val="000000"/>
                    <w:kern w:val="0"/>
                    <w:sz w:val="22"/>
                  </w:rPr>
                </w:rPrChange>
              </w:rPr>
              <w:t>权限组名</w:t>
            </w:r>
          </w:p>
        </w:tc>
        <w:tc>
          <w:tcPr>
            <w:tcW w:w="417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Change w:id="2123" w:author="..." w:date="2018-06-12T07:04:00Z">
              <w:tcPr>
                <w:tcW w:w="3000"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Pr="00F76376" w:rsidRDefault="00793F6E">
            <w:pPr>
              <w:jc w:val="center"/>
              <w:rPr>
                <w:b/>
                <w:szCs w:val="21"/>
                <w:rPrChange w:id="2124" w:author="..." w:date="2018-06-12T04:36:00Z">
                  <w:rPr>
                    <w:rFonts w:ascii="宋体" w:eastAsia="宋体" w:hAnsi="宋体" w:cs="宋体"/>
                    <w:color w:val="000000"/>
                    <w:sz w:val="22"/>
                  </w:rPr>
                </w:rPrChange>
              </w:rPr>
              <w:pPrChange w:id="2125" w:author="..." w:date="2018-06-12T04:36:00Z">
                <w:pPr>
                  <w:widowControl/>
                  <w:jc w:val="center"/>
                  <w:textAlignment w:val="center"/>
                </w:pPr>
              </w:pPrChange>
            </w:pPr>
            <w:r>
              <w:rPr>
                <w:rFonts w:hint="eastAsia"/>
                <w:b/>
                <w:szCs w:val="21"/>
                <w:rPrChange w:id="2126" w:author="..." w:date="2018-06-12T04:36:00Z">
                  <w:rPr>
                    <w:rFonts w:ascii="宋体" w:eastAsia="宋体" w:hAnsi="宋体" w:cs="宋体" w:hint="eastAsia"/>
                    <w:color w:val="000000"/>
                    <w:kern w:val="0"/>
                    <w:sz w:val="22"/>
                  </w:rPr>
                </w:rPrChange>
              </w:rPr>
              <w:t>权限名</w:t>
            </w:r>
          </w:p>
        </w:tc>
      </w:tr>
      <w:tr w:rsidR="00F76376" w:rsidTr="00F76376">
        <w:trPr>
          <w:trHeight w:val="270"/>
          <w:jc w:val="center"/>
          <w:trPrChange w:id="2127" w:author="..." w:date="2018-06-12T07:04:00Z">
            <w:trPr>
              <w:trHeight w:val="270"/>
              <w:jc w:val="center"/>
            </w:trPr>
          </w:trPrChange>
        </w:trPr>
        <w:tc>
          <w:tcPr>
            <w:tcW w:w="1947"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28" w:author="..." w:date="2018-06-12T07:04: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CALENDAR</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29"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READ_CALENDAR</w:t>
            </w:r>
          </w:p>
        </w:tc>
      </w:tr>
      <w:tr w:rsidR="00F76376" w:rsidTr="002915BA">
        <w:trPr>
          <w:trHeight w:val="270"/>
          <w:jc w:val="center"/>
          <w:trPrChange w:id="2130" w:author="Windows 用户" w:date="2018-06-12T19:20: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31" w:author="Windows 用户" w:date="2018-06-12T19:20: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32" w:author="Windows 用户" w:date="2018-06-12T19:20: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WRITE_CALENDAR</w:t>
            </w:r>
          </w:p>
        </w:tc>
      </w:tr>
      <w:tr w:rsidR="00F76376" w:rsidTr="002915BA">
        <w:trPr>
          <w:trHeight w:val="270"/>
          <w:jc w:val="center"/>
          <w:trPrChange w:id="2133" w:author="Windows 用户" w:date="2018-06-12T19:20:00Z">
            <w:trPr>
              <w:trHeight w:val="270"/>
              <w:jc w:val="center"/>
            </w:trPr>
          </w:trPrChange>
        </w:trPr>
        <w:tc>
          <w:tcPr>
            <w:tcW w:w="1947" w:type="dxa"/>
            <w:tcBorders>
              <w:top w:val="single" w:sz="4" w:space="0" w:color="auto"/>
              <w:left w:val="single" w:sz="4" w:space="0" w:color="auto"/>
              <w:right w:val="single" w:sz="4" w:space="0" w:color="auto"/>
            </w:tcBorders>
            <w:shd w:val="clear" w:color="auto" w:fill="auto"/>
            <w:tcMar>
              <w:top w:w="15" w:type="dxa"/>
              <w:left w:w="15" w:type="dxa"/>
              <w:right w:w="15" w:type="dxa"/>
            </w:tcMar>
            <w:vAlign w:val="center"/>
            <w:tcPrChange w:id="2134" w:author="Windows 用户" w:date="2018-06-12T19:20:00Z">
              <w:tcPr>
                <w:tcW w:w="140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CAMERA</w:t>
            </w:r>
          </w:p>
        </w:tc>
        <w:tc>
          <w:tcPr>
            <w:tcW w:w="4173" w:type="dxa"/>
            <w:tcBorders>
              <w:top w:val="single" w:sz="4" w:space="0" w:color="auto"/>
              <w:left w:val="nil"/>
              <w:right w:val="single" w:sz="4" w:space="0" w:color="auto"/>
            </w:tcBorders>
            <w:shd w:val="clear" w:color="auto" w:fill="auto"/>
            <w:tcMar>
              <w:top w:w="15" w:type="dxa"/>
              <w:left w:w="15" w:type="dxa"/>
              <w:right w:w="15" w:type="dxa"/>
            </w:tcMar>
            <w:vAlign w:val="center"/>
            <w:tcPrChange w:id="2135" w:author="Windows 用户" w:date="2018-06-12T19:20: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CAMERA</w:t>
            </w:r>
          </w:p>
        </w:tc>
      </w:tr>
    </w:tbl>
    <w:p w:rsidR="00F76376" w:rsidDel="00D3607E" w:rsidRDefault="00F76376">
      <w:pPr>
        <w:rPr>
          <w:ins w:id="2136" w:author="..." w:date="2018-06-12T07:05:00Z"/>
          <w:del w:id="2137" w:author="Windows 用户" w:date="2018-06-12T19:16:00Z"/>
        </w:rPr>
      </w:pPr>
    </w:p>
    <w:p w:rsidR="00F76376" w:rsidDel="0047071F" w:rsidRDefault="00793F6E">
      <w:pPr>
        <w:spacing w:afterLines="50" w:after="156" w:line="400" w:lineRule="exact"/>
        <w:rPr>
          <w:ins w:id="2138" w:author="..." w:date="2018-06-12T07:08:00Z"/>
          <w:del w:id="2139" w:author="Windows 用户" w:date="2018-06-12T19:20:00Z"/>
          <w:rFonts w:ascii="Times New Roman" w:eastAsia="宋体" w:hAnsi="Times New Roman" w:cs="Times New Roman"/>
          <w:b/>
          <w:bCs/>
          <w:szCs w:val="24"/>
        </w:rPr>
        <w:pPrChange w:id="2140" w:author="Windows 用户" w:date="2018-06-12T19:16:00Z">
          <w:pPr/>
        </w:pPrChange>
      </w:pPr>
      <w:ins w:id="2141" w:author="..." w:date="2018-06-12T07:06:00Z">
        <w:del w:id="2142" w:author="Windows 用户" w:date="2018-06-12T19:16:00Z">
          <w:r w:rsidDel="00D3607E">
            <w:rPr>
              <w:rFonts w:ascii="Times New Roman" w:eastAsia="宋体" w:hAnsi="Times New Roman" w:cs="Times New Roman" w:hint="eastAsia"/>
              <w:b/>
              <w:bCs/>
              <w:szCs w:val="24"/>
              <w:rPrChange w:id="2143" w:author="..." w:date="2018-06-12T07:07:00Z">
                <w:rPr>
                  <w:rFonts w:hint="eastAsia"/>
                </w:rPr>
              </w:rPrChange>
            </w:rPr>
            <w:delText>续表</w:delText>
          </w:r>
          <w:r w:rsidDel="00D3607E">
            <w:rPr>
              <w:rFonts w:ascii="Times New Roman" w:eastAsia="宋体" w:hAnsi="Times New Roman" w:cs="Times New Roman"/>
              <w:b/>
              <w:bCs/>
              <w:szCs w:val="24"/>
              <w:rPrChange w:id="2144" w:author="..." w:date="2018-06-12T07:07:00Z">
                <w:rPr/>
              </w:rPrChange>
            </w:rPr>
            <w:delText>2-2</w:delText>
          </w:r>
        </w:del>
      </w:ins>
      <w:ins w:id="2145" w:author="..." w:date="2018-06-12T07:07:00Z">
        <w:del w:id="2146" w:author="Windows 用户" w:date="2018-06-12T19:16:00Z">
          <w:r w:rsidDel="00D3607E">
            <w:rPr>
              <w:rFonts w:ascii="Times New Roman" w:eastAsia="宋体" w:hAnsi="Times New Roman" w:cs="Times New Roman"/>
              <w:b/>
              <w:bCs/>
              <w:szCs w:val="24"/>
              <w:rPrChange w:id="2147" w:author="..." w:date="2018-06-12T07:07:00Z">
                <w:rPr/>
              </w:rPrChange>
            </w:rPr>
            <w:delText xml:space="preserve"> </w:delText>
          </w:r>
          <w:r w:rsidDel="00D3607E">
            <w:rPr>
              <w:rFonts w:ascii="Times New Roman" w:eastAsia="宋体" w:hAnsi="Times New Roman" w:cs="Times New Roman" w:hint="eastAsia"/>
              <w:b/>
              <w:bCs/>
              <w:szCs w:val="24"/>
            </w:rPr>
            <w:delText>Android</w:delText>
          </w:r>
          <w:r w:rsidDel="00D3607E">
            <w:rPr>
              <w:rFonts w:ascii="Times New Roman" w:eastAsia="宋体" w:hAnsi="Times New Roman" w:cs="Times New Roman" w:hint="eastAsia"/>
              <w:b/>
              <w:bCs/>
              <w:szCs w:val="24"/>
            </w:rPr>
            <w:delText>危险权限组名和权限名</w:delText>
          </w:r>
        </w:del>
      </w:ins>
    </w:p>
    <w:tbl>
      <w:tblPr>
        <w:tblW w:w="6120" w:type="dxa"/>
        <w:jc w:val="center"/>
        <w:tblLayout w:type="fixed"/>
        <w:tblCellMar>
          <w:left w:w="0" w:type="dxa"/>
          <w:right w:w="0" w:type="dxa"/>
        </w:tblCellMar>
        <w:tblLook w:val="04A0" w:firstRow="1" w:lastRow="0" w:firstColumn="1" w:lastColumn="0" w:noHBand="0" w:noVBand="1"/>
      </w:tblPr>
      <w:tblGrid>
        <w:gridCol w:w="1947"/>
        <w:gridCol w:w="4173"/>
      </w:tblGrid>
      <w:tr w:rsidR="00F76376" w:rsidDel="00D3607E">
        <w:trPr>
          <w:trHeight w:val="270"/>
          <w:jc w:val="center"/>
          <w:ins w:id="2148" w:author="..." w:date="2018-06-12T07:08:00Z"/>
          <w:del w:id="2149" w:author="Windows 用户" w:date="2018-06-12T19:16:00Z"/>
        </w:trPr>
        <w:tc>
          <w:tcPr>
            <w:tcW w:w="19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F76376" w:rsidDel="00D3607E" w:rsidRDefault="00793F6E">
            <w:pPr>
              <w:jc w:val="center"/>
              <w:rPr>
                <w:ins w:id="2150" w:author="..." w:date="2018-06-12T07:08:00Z"/>
                <w:del w:id="2151" w:author="Windows 用户" w:date="2018-06-12T19:16:00Z"/>
                <w:b/>
                <w:szCs w:val="21"/>
              </w:rPr>
            </w:pPr>
            <w:ins w:id="2152" w:author="..." w:date="2018-06-12T07:08:00Z">
              <w:del w:id="2153" w:author="Windows 用户" w:date="2018-06-12T19:16:00Z">
                <w:r w:rsidDel="00D3607E">
                  <w:rPr>
                    <w:rFonts w:hint="eastAsia"/>
                    <w:b/>
                    <w:szCs w:val="21"/>
                  </w:rPr>
                  <w:delText>权限组名</w:delText>
                </w:r>
              </w:del>
            </w:ins>
          </w:p>
        </w:tc>
        <w:tc>
          <w:tcPr>
            <w:tcW w:w="417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F76376" w:rsidDel="00D3607E" w:rsidRDefault="00793F6E">
            <w:pPr>
              <w:jc w:val="center"/>
              <w:rPr>
                <w:ins w:id="2154" w:author="..." w:date="2018-06-12T07:08:00Z"/>
                <w:del w:id="2155" w:author="Windows 用户" w:date="2018-06-12T19:16:00Z"/>
                <w:b/>
                <w:szCs w:val="21"/>
              </w:rPr>
            </w:pPr>
            <w:ins w:id="2156" w:author="..." w:date="2018-06-12T07:08:00Z">
              <w:del w:id="2157" w:author="Windows 用户" w:date="2018-06-12T19:16:00Z">
                <w:r w:rsidDel="00D3607E">
                  <w:rPr>
                    <w:rFonts w:hint="eastAsia"/>
                    <w:b/>
                    <w:szCs w:val="21"/>
                  </w:rPr>
                  <w:delText>权限名</w:delText>
                </w:r>
              </w:del>
            </w:ins>
          </w:p>
        </w:tc>
      </w:tr>
    </w:tbl>
    <w:p w:rsidR="00F76376" w:rsidRPr="00F76376" w:rsidRDefault="00F76376">
      <w:pPr>
        <w:spacing w:afterLines="50" w:after="156" w:line="400" w:lineRule="exact"/>
        <w:jc w:val="center"/>
        <w:rPr>
          <w:del w:id="2158" w:author="..." w:date="2018-06-12T07:08:00Z"/>
          <w:rFonts w:ascii="Times New Roman" w:eastAsia="宋体" w:hAnsi="Times New Roman" w:cs="Times New Roman"/>
          <w:b/>
          <w:bCs/>
          <w:szCs w:val="24"/>
          <w:rPrChange w:id="2159" w:author="..." w:date="2018-06-12T07:07:00Z">
            <w:rPr>
              <w:del w:id="2160" w:author="..." w:date="2018-06-12T07:08:00Z"/>
            </w:rPr>
          </w:rPrChange>
        </w:rPr>
        <w:pPrChange w:id="2161" w:author="..." w:date="2018-06-12T07:07:00Z">
          <w:pPr/>
        </w:pPrChange>
      </w:pPr>
    </w:p>
    <w:tbl>
      <w:tblPr>
        <w:tblW w:w="6120" w:type="dxa"/>
        <w:jc w:val="center"/>
        <w:tblLayout w:type="fixed"/>
        <w:tblCellMar>
          <w:left w:w="0" w:type="dxa"/>
          <w:right w:w="0" w:type="dxa"/>
        </w:tblCellMar>
        <w:tblLook w:val="04A0" w:firstRow="1" w:lastRow="0" w:firstColumn="1" w:lastColumn="0" w:noHBand="0" w:noVBand="1"/>
        <w:tblPrChange w:id="2162" w:author="..." w:date="2018-06-12T07:06:00Z">
          <w:tblPr>
            <w:tblW w:w="4400" w:type="dxa"/>
            <w:jc w:val="center"/>
            <w:tblLayout w:type="fixed"/>
            <w:tblCellMar>
              <w:left w:w="0" w:type="dxa"/>
              <w:right w:w="0" w:type="dxa"/>
            </w:tblCellMar>
            <w:tblLook w:val="04A0" w:firstRow="1" w:lastRow="0" w:firstColumn="1" w:lastColumn="0" w:noHBand="0" w:noVBand="1"/>
          </w:tblPr>
        </w:tblPrChange>
      </w:tblPr>
      <w:tblGrid>
        <w:gridCol w:w="1947"/>
        <w:gridCol w:w="4173"/>
        <w:tblGridChange w:id="2163">
          <w:tblGrid>
            <w:gridCol w:w="1400"/>
            <w:gridCol w:w="3000"/>
          </w:tblGrid>
        </w:tblGridChange>
      </w:tblGrid>
      <w:tr w:rsidR="00F76376" w:rsidTr="00F76376">
        <w:trPr>
          <w:trHeight w:val="270"/>
          <w:jc w:val="center"/>
          <w:trPrChange w:id="2164" w:author="..." w:date="2018-06-12T07:06:00Z">
            <w:trPr>
              <w:trHeight w:val="270"/>
              <w:jc w:val="center"/>
            </w:trPr>
          </w:trPrChange>
        </w:trPr>
        <w:tc>
          <w:tcPr>
            <w:tcW w:w="1947" w:type="dxa"/>
            <w:vMerge w:val="restar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65" w:author="..." w:date="2018-06-12T07:06: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CONTACTS</w:t>
            </w:r>
          </w:p>
        </w:tc>
        <w:tc>
          <w:tcPr>
            <w:tcW w:w="417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Change w:id="2166" w:author="..." w:date="2018-06-12T07:06: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READ_CONTACTS</w:t>
            </w:r>
          </w:p>
        </w:tc>
      </w:tr>
      <w:tr w:rsidR="00F76376" w:rsidTr="00F76376">
        <w:trPr>
          <w:trHeight w:val="270"/>
          <w:jc w:val="center"/>
          <w:trPrChange w:id="2167"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68"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69"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READ_CONTACTS</w:t>
            </w:r>
          </w:p>
        </w:tc>
      </w:tr>
      <w:tr w:rsidR="00F76376" w:rsidTr="00F76376">
        <w:trPr>
          <w:trHeight w:val="270"/>
          <w:jc w:val="center"/>
          <w:trPrChange w:id="2170"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71"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72"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GET_CONTACTS</w:t>
            </w:r>
          </w:p>
        </w:tc>
      </w:tr>
      <w:tr w:rsidR="00F76376" w:rsidTr="00F76376">
        <w:trPr>
          <w:trHeight w:val="270"/>
          <w:jc w:val="center"/>
          <w:trPrChange w:id="2173" w:author="..." w:date="2018-06-12T07:04:00Z">
            <w:trPr>
              <w:trHeight w:val="270"/>
              <w:jc w:val="center"/>
            </w:trPr>
          </w:trPrChange>
        </w:trPr>
        <w:tc>
          <w:tcPr>
            <w:tcW w:w="1947"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74" w:author="..." w:date="2018-06-12T07:04: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LOCATION</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75"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ACCESS_FINE_LOCATION</w:t>
            </w:r>
          </w:p>
        </w:tc>
      </w:tr>
      <w:tr w:rsidR="00F76376" w:rsidTr="00F76376">
        <w:trPr>
          <w:trHeight w:val="270"/>
          <w:jc w:val="center"/>
          <w:trPrChange w:id="2176"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77"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78"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ACCESS_COARSE_LOCATION</w:t>
            </w:r>
          </w:p>
        </w:tc>
      </w:tr>
      <w:tr w:rsidR="00F76376" w:rsidTr="00F76376">
        <w:trPr>
          <w:trHeight w:val="270"/>
          <w:jc w:val="center"/>
          <w:trPrChange w:id="2179" w:author="..." w:date="2018-06-12T07:04:00Z">
            <w:trPr>
              <w:trHeight w:val="270"/>
              <w:jc w:val="center"/>
            </w:trPr>
          </w:trPrChange>
        </w:trPr>
        <w:tc>
          <w:tcPr>
            <w:tcW w:w="1947"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80" w:author="..." w:date="2018-06-12T07:04:00Z">
              <w:tcPr>
                <w:tcW w:w="140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MICROPHONE</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81"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RECORD_AUDIO</w:t>
            </w:r>
          </w:p>
        </w:tc>
      </w:tr>
      <w:tr w:rsidR="00F76376" w:rsidTr="00F76376">
        <w:trPr>
          <w:trHeight w:val="270"/>
          <w:jc w:val="center"/>
          <w:trPrChange w:id="2182" w:author="..." w:date="2018-06-12T07:04:00Z">
            <w:trPr>
              <w:trHeight w:val="270"/>
              <w:jc w:val="center"/>
            </w:trPr>
          </w:trPrChange>
        </w:trPr>
        <w:tc>
          <w:tcPr>
            <w:tcW w:w="1947"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83" w:author="..." w:date="2018-06-12T07:04: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PHONE</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84"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READ_PHONE_STATE</w:t>
            </w:r>
          </w:p>
        </w:tc>
      </w:tr>
      <w:tr w:rsidR="00F76376" w:rsidTr="00F76376">
        <w:trPr>
          <w:trHeight w:val="270"/>
          <w:jc w:val="center"/>
          <w:trPrChange w:id="2185"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86"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87"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CALL_PHONE</w:t>
            </w:r>
          </w:p>
        </w:tc>
      </w:tr>
      <w:tr w:rsidR="00F76376" w:rsidTr="00F76376">
        <w:trPr>
          <w:trHeight w:val="270"/>
          <w:jc w:val="center"/>
          <w:trPrChange w:id="2188"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89"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90"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READ_CALL_LOG</w:t>
            </w:r>
          </w:p>
        </w:tc>
      </w:tr>
      <w:tr w:rsidR="00F76376" w:rsidTr="00F76376">
        <w:trPr>
          <w:trHeight w:val="270"/>
          <w:jc w:val="center"/>
          <w:trPrChange w:id="2191"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92"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93"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WRITE_CALL_LOG</w:t>
            </w:r>
          </w:p>
        </w:tc>
      </w:tr>
      <w:tr w:rsidR="00F76376" w:rsidTr="00F76376">
        <w:trPr>
          <w:trHeight w:val="270"/>
          <w:jc w:val="center"/>
          <w:trPrChange w:id="2194"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95"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96"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ADD_VOICEMAIL</w:t>
            </w:r>
          </w:p>
        </w:tc>
      </w:tr>
      <w:tr w:rsidR="00F76376" w:rsidTr="00F76376">
        <w:trPr>
          <w:trHeight w:val="270"/>
          <w:jc w:val="center"/>
          <w:trPrChange w:id="2197"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198"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199"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USE_SIP</w:t>
            </w:r>
          </w:p>
        </w:tc>
      </w:tr>
      <w:tr w:rsidR="00F76376" w:rsidTr="00F76376">
        <w:trPr>
          <w:trHeight w:val="270"/>
          <w:jc w:val="center"/>
          <w:trPrChange w:id="2200"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01"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02"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PROCESS_OUTGOING_CALLS</w:t>
            </w:r>
          </w:p>
        </w:tc>
      </w:tr>
      <w:tr w:rsidR="00F76376" w:rsidTr="00F76376">
        <w:trPr>
          <w:trHeight w:val="270"/>
          <w:jc w:val="center"/>
          <w:trPrChange w:id="2203" w:author="..." w:date="2018-06-12T07:04:00Z">
            <w:trPr>
              <w:trHeight w:val="270"/>
              <w:jc w:val="center"/>
            </w:trPr>
          </w:trPrChange>
        </w:trPr>
        <w:tc>
          <w:tcPr>
            <w:tcW w:w="1947"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04" w:author="..." w:date="2018-06-12T07:04:00Z">
              <w:tcPr>
                <w:tcW w:w="140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SENSORS</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05"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BODY_SENSORS</w:t>
            </w:r>
          </w:p>
        </w:tc>
      </w:tr>
      <w:tr w:rsidR="00F76376" w:rsidTr="00F76376">
        <w:trPr>
          <w:trHeight w:val="270"/>
          <w:jc w:val="center"/>
          <w:trPrChange w:id="2206" w:author="..." w:date="2018-06-12T07:04:00Z">
            <w:trPr>
              <w:trHeight w:val="270"/>
              <w:jc w:val="center"/>
            </w:trPr>
          </w:trPrChange>
        </w:trPr>
        <w:tc>
          <w:tcPr>
            <w:tcW w:w="1947"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07" w:author="..." w:date="2018-06-12T07:04: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SMS</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08"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SEND_SMS</w:t>
            </w:r>
          </w:p>
        </w:tc>
      </w:tr>
      <w:tr w:rsidR="00F76376" w:rsidTr="00F76376">
        <w:trPr>
          <w:trHeight w:val="270"/>
          <w:jc w:val="center"/>
          <w:trPrChange w:id="2209"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10"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11"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RECEIVE_SMS</w:t>
            </w:r>
          </w:p>
        </w:tc>
      </w:tr>
      <w:tr w:rsidR="00F76376" w:rsidTr="00F76376">
        <w:trPr>
          <w:trHeight w:val="270"/>
          <w:jc w:val="center"/>
          <w:trPrChange w:id="2212"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13"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14"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READ_SMS</w:t>
            </w:r>
          </w:p>
        </w:tc>
      </w:tr>
      <w:tr w:rsidR="00F76376" w:rsidTr="00F76376">
        <w:trPr>
          <w:trHeight w:val="270"/>
          <w:jc w:val="center"/>
          <w:trPrChange w:id="2215"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16"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17"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RECEIVE_WAP_SMS</w:t>
            </w:r>
          </w:p>
        </w:tc>
      </w:tr>
      <w:tr w:rsidR="00F76376" w:rsidTr="00F76376">
        <w:trPr>
          <w:trHeight w:val="270"/>
          <w:jc w:val="center"/>
          <w:trPrChange w:id="2218"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19"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20"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RECEIVE_MMS</w:t>
            </w:r>
          </w:p>
        </w:tc>
      </w:tr>
      <w:tr w:rsidR="00F76376" w:rsidTr="00F76376">
        <w:trPr>
          <w:trHeight w:val="270"/>
          <w:jc w:val="center"/>
          <w:trPrChange w:id="2221" w:author="..." w:date="2018-06-12T07:04:00Z">
            <w:trPr>
              <w:trHeight w:val="270"/>
              <w:jc w:val="center"/>
            </w:trPr>
          </w:trPrChange>
        </w:trPr>
        <w:tc>
          <w:tcPr>
            <w:tcW w:w="1947"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22" w:author="..." w:date="2018-06-12T07:04:00Z">
              <w:tcPr>
                <w:tcW w:w="1400" w:type="dxa"/>
                <w:vMerge w:val="restart"/>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STORAGE</w:t>
            </w: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center"/>
            <w:tcPrChange w:id="2223"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793F6E">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READ_EXTERNAL_STORAGE</w:t>
            </w:r>
          </w:p>
        </w:tc>
      </w:tr>
      <w:tr w:rsidR="00F76376" w:rsidTr="00F76376">
        <w:trPr>
          <w:trHeight w:val="270"/>
          <w:jc w:val="center"/>
          <w:trPrChange w:id="2224" w:author="..." w:date="2018-06-12T07:04:00Z">
            <w:trPr>
              <w:trHeight w:val="270"/>
              <w:jc w:val="center"/>
            </w:trPr>
          </w:trPrChange>
        </w:trPr>
        <w:tc>
          <w:tcPr>
            <w:tcW w:w="1947"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Change w:id="2225" w:author="..." w:date="2018-06-12T07:04:00Z">
              <w:tcPr>
                <w:tcW w:w="1400" w:type="dxa"/>
                <w:vMerge/>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tcPrChange>
          </w:tcPr>
          <w:p w:rsidR="00F76376" w:rsidRDefault="00F76376">
            <w:pPr>
              <w:jc w:val="center"/>
              <w:rPr>
                <w:rFonts w:ascii="宋体" w:eastAsia="宋体" w:hAnsi="宋体" w:cs="宋体"/>
                <w:color w:val="000000"/>
                <w:sz w:val="22"/>
              </w:rPr>
            </w:pPr>
          </w:p>
        </w:tc>
        <w:tc>
          <w:tcPr>
            <w:tcW w:w="4173" w:type="dxa"/>
            <w:tcBorders>
              <w:top w:val="nil"/>
              <w:left w:val="nil"/>
              <w:bottom w:val="single" w:sz="4" w:space="0" w:color="auto"/>
              <w:right w:val="single" w:sz="4" w:space="0" w:color="auto"/>
            </w:tcBorders>
            <w:shd w:val="clear" w:color="auto" w:fill="auto"/>
            <w:tcMar>
              <w:top w:w="15" w:type="dxa"/>
              <w:left w:w="15" w:type="dxa"/>
              <w:right w:w="15" w:type="dxa"/>
            </w:tcMar>
            <w:vAlign w:val="bottom"/>
            <w:tcPrChange w:id="2226" w:author="..." w:date="2018-06-12T07:04:00Z">
              <w:tcPr>
                <w:tcW w:w="3000" w:type="dxa"/>
                <w:tcBorders>
                  <w:top w:val="nil"/>
                  <w:left w:val="nil"/>
                  <w:bottom w:val="single" w:sz="4" w:space="0" w:color="auto"/>
                  <w:right w:val="single" w:sz="4" w:space="0" w:color="auto"/>
                </w:tcBorders>
                <w:shd w:val="clear" w:color="auto" w:fill="auto"/>
                <w:tcMar>
                  <w:top w:w="15" w:type="dxa"/>
                  <w:left w:w="15" w:type="dxa"/>
                  <w:right w:w="15" w:type="dxa"/>
                </w:tcMar>
                <w:vAlign w:val="bottom"/>
              </w:tcPr>
            </w:tcPrChange>
          </w:tcPr>
          <w:p w:rsidR="00F76376" w:rsidRDefault="00793F6E">
            <w:pPr>
              <w:widowControl/>
              <w:jc w:val="center"/>
              <w:textAlignment w:val="bottom"/>
              <w:rPr>
                <w:rFonts w:ascii="宋体" w:eastAsia="宋体" w:hAnsi="宋体" w:cs="宋体"/>
                <w:color w:val="000000"/>
                <w:sz w:val="22"/>
              </w:rPr>
            </w:pPr>
            <w:r>
              <w:rPr>
                <w:rFonts w:ascii="宋体" w:eastAsia="宋体" w:hAnsi="宋体" w:cs="宋体" w:hint="eastAsia"/>
                <w:color w:val="000000"/>
                <w:kern w:val="0"/>
                <w:sz w:val="22"/>
              </w:rPr>
              <w:t>WRITE_EXTERNAL_STORAGE</w:t>
            </w:r>
          </w:p>
        </w:tc>
      </w:tr>
    </w:tbl>
    <w:p w:rsidR="00F76376" w:rsidRDefault="00F76376">
      <w:pPr>
        <w:rPr>
          <w:del w:id="2227" w:author="..." w:date="2018-06-12T07:08:00Z"/>
        </w:rPr>
      </w:pPr>
    </w:p>
    <w:p w:rsidR="00F76376" w:rsidRDefault="00793F6E">
      <w:pPr>
        <w:spacing w:line="400" w:lineRule="exact"/>
        <w:ind w:firstLineChars="200" w:firstLine="480"/>
        <w:pPrChange w:id="2228" w:author="..." w:date="2018-06-12T07:31:00Z">
          <w:pPr/>
        </w:pPrChange>
      </w:pPr>
      <w:r>
        <w:rPr>
          <w:rFonts w:ascii="Times New Roman" w:eastAsia="宋体" w:hAnsi="Times New Roman" w:cs="Times New Roman" w:hint="eastAsia"/>
          <w:sz w:val="24"/>
          <w:szCs w:val="24"/>
          <w:rPrChange w:id="2229" w:author="..." w:date="2018-06-12T07:08:00Z">
            <w:rPr>
              <w:rFonts w:hint="eastAsia"/>
            </w:rPr>
          </w:rPrChange>
        </w:rPr>
        <w:t>如果应用请求其清单中列出的危险权限，而应用目前在权限组中没有任何权限，则系统会向用户显示一个对话框，描述应用要访问的权限组</w:t>
      </w:r>
      <w:ins w:id="2230" w:author="..." w:date="2018-06-12T15:47:00Z">
        <w:r>
          <w:rPr>
            <w:rFonts w:ascii="Times New Roman" w:eastAsia="宋体" w:hAnsi="Times New Roman" w:cs="Times New Roman"/>
            <w:sz w:val="24"/>
            <w:szCs w:val="24"/>
            <w:vertAlign w:val="superscript"/>
            <w:rPrChange w:id="2231" w:author="..." w:date="2018-06-12T15:47:00Z">
              <w:rPr>
                <w:rFonts w:ascii="Times New Roman" w:eastAsia="宋体" w:hAnsi="Times New Roman" w:cs="Times New Roman"/>
                <w:sz w:val="24"/>
                <w:szCs w:val="24"/>
              </w:rPr>
            </w:rPrChange>
          </w:rPr>
          <w:t>[16]</w:t>
        </w:r>
      </w:ins>
      <w:r>
        <w:rPr>
          <w:rFonts w:ascii="Times New Roman" w:eastAsia="宋体" w:hAnsi="Times New Roman" w:cs="Times New Roman" w:hint="eastAsia"/>
          <w:sz w:val="24"/>
          <w:szCs w:val="24"/>
          <w:rPrChange w:id="2232" w:author="..." w:date="2018-06-12T07:08:00Z">
            <w:rPr>
              <w:rFonts w:hint="eastAsia"/>
            </w:rPr>
          </w:rPrChange>
        </w:rPr>
        <w:t>。</w:t>
      </w:r>
    </w:p>
    <w:p w:rsidR="00F76376" w:rsidRPr="00792FAB"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2233" w:author="Windows 用户" w:date="2018-06-12T19:05:00Z">
            <w:rPr/>
          </w:rPrChange>
        </w:rPr>
        <w:pPrChange w:id="2234" w:author="Windows 用户" w:date="2018-06-12T19:05:00Z">
          <w:pPr>
            <w:pStyle w:val="2"/>
          </w:pPr>
        </w:pPrChange>
      </w:pPr>
      <w:bookmarkStart w:id="2235" w:name="_Toc516102709"/>
      <w:bookmarkStart w:id="2236" w:name="_Toc516593052"/>
      <w:r w:rsidRPr="00792FAB">
        <w:rPr>
          <w:rFonts w:ascii="Times New Roman" w:eastAsia="宋体" w:hAnsi="Times New Roman" w:cs="Times New Roman"/>
          <w:b/>
          <w:bCs/>
          <w:color w:val="000000"/>
          <w:sz w:val="28"/>
          <w:szCs w:val="28"/>
          <w:rPrChange w:id="2237" w:author="Windows 用户" w:date="2018-06-12T19:05:00Z">
            <w:rPr/>
          </w:rPrChange>
        </w:rPr>
        <w:t>2.3 packages.xml</w:t>
      </w:r>
      <w:r w:rsidRPr="00792FAB">
        <w:rPr>
          <w:rFonts w:ascii="Times New Roman" w:eastAsia="宋体" w:hAnsi="Times New Roman" w:cs="Times New Roman" w:hint="eastAsia"/>
          <w:b/>
          <w:bCs/>
          <w:color w:val="000000"/>
          <w:sz w:val="28"/>
          <w:szCs w:val="28"/>
          <w:rPrChange w:id="2238" w:author="Windows 用户" w:date="2018-06-12T19:05:00Z">
            <w:rPr>
              <w:rFonts w:hint="eastAsia"/>
            </w:rPr>
          </w:rPrChange>
        </w:rPr>
        <w:t>文件概述</w:t>
      </w:r>
      <w:bookmarkEnd w:id="2235"/>
      <w:bookmarkEnd w:id="2236"/>
    </w:p>
    <w:p w:rsidR="00F76376" w:rsidRPr="00F76376" w:rsidRDefault="00793F6E">
      <w:pPr>
        <w:spacing w:line="400" w:lineRule="exact"/>
        <w:ind w:firstLineChars="200" w:firstLine="480"/>
        <w:rPr>
          <w:del w:id="2239" w:author="..." w:date="2018-06-12T07:10:00Z"/>
          <w:rFonts w:ascii="Times New Roman" w:eastAsia="宋体" w:hAnsi="Times New Roman" w:cs="Times New Roman"/>
          <w:sz w:val="24"/>
          <w:szCs w:val="24"/>
          <w:rPrChange w:id="2240" w:author="..." w:date="2018-06-12T07:10:00Z">
            <w:rPr>
              <w:del w:id="2241" w:author="..." w:date="2018-06-12T07:10:00Z"/>
            </w:rPr>
          </w:rPrChange>
        </w:rPr>
        <w:pPrChange w:id="2242" w:author="..." w:date="2018-06-12T07:10:00Z">
          <w:pPr>
            <w:ind w:firstLineChars="250" w:firstLine="525"/>
          </w:pPr>
        </w:pPrChange>
      </w:pPr>
      <w:r>
        <w:rPr>
          <w:rFonts w:ascii="Times New Roman" w:eastAsia="宋体" w:hAnsi="Times New Roman" w:cs="Times New Roman"/>
          <w:sz w:val="24"/>
          <w:szCs w:val="24"/>
          <w:rPrChange w:id="2243" w:author="..." w:date="2018-06-12T07:10:00Z">
            <w:rPr/>
          </w:rPrChange>
        </w:rPr>
        <w:t>Android</w:t>
      </w:r>
      <w:r>
        <w:rPr>
          <w:rFonts w:ascii="Times New Roman" w:eastAsia="宋体" w:hAnsi="Times New Roman" w:cs="Times New Roman" w:hint="eastAsia"/>
          <w:sz w:val="24"/>
          <w:szCs w:val="24"/>
          <w:rPrChange w:id="2244" w:author="..." w:date="2018-06-12T07:10:00Z">
            <w:rPr>
              <w:rFonts w:hint="eastAsia"/>
            </w:rPr>
          </w:rPrChange>
        </w:rPr>
        <w:t>系统在初始化时，</w:t>
      </w:r>
      <w:ins w:id="2245" w:author="..." w:date="2018-06-12T07:10:00Z">
        <w:r>
          <w:rPr>
            <w:rFonts w:ascii="Times New Roman" w:eastAsia="宋体" w:hAnsi="Times New Roman" w:cs="Times New Roman" w:hint="eastAsia"/>
            <w:sz w:val="24"/>
            <w:szCs w:val="24"/>
          </w:rPr>
          <w:t>P</w:t>
        </w:r>
      </w:ins>
      <w:del w:id="2246" w:author="..." w:date="2018-06-12T07:10:00Z">
        <w:r>
          <w:rPr>
            <w:rFonts w:ascii="Times New Roman" w:eastAsia="宋体" w:hAnsi="Times New Roman" w:cs="Times New Roman"/>
            <w:sz w:val="24"/>
            <w:szCs w:val="24"/>
            <w:rPrChange w:id="2247" w:author="..." w:date="2018-06-12T07:10:00Z">
              <w:rPr/>
            </w:rPrChange>
          </w:rPr>
          <w:delText>P</w:delText>
        </w:r>
      </w:del>
      <w:r>
        <w:rPr>
          <w:rFonts w:ascii="Times New Roman" w:eastAsia="宋体" w:hAnsi="Times New Roman" w:cs="Times New Roman"/>
          <w:sz w:val="24"/>
          <w:szCs w:val="24"/>
          <w:rPrChange w:id="2248" w:author="..." w:date="2018-06-12T07:10:00Z">
            <w:rPr/>
          </w:rPrChange>
        </w:rPr>
        <w:t>ackageManager</w:t>
      </w:r>
      <w:r>
        <w:rPr>
          <w:rFonts w:ascii="Times New Roman" w:eastAsia="宋体" w:hAnsi="Times New Roman" w:cs="Times New Roman" w:hint="eastAsia"/>
          <w:sz w:val="24"/>
          <w:szCs w:val="24"/>
          <w:rPrChange w:id="2249" w:author="..." w:date="2018-06-12T07:10:00Z">
            <w:rPr>
              <w:rFonts w:hint="eastAsia"/>
            </w:rPr>
          </w:rPrChange>
        </w:rPr>
        <w:t>的底层实现类</w:t>
      </w:r>
      <w:r>
        <w:rPr>
          <w:rFonts w:ascii="Times New Roman" w:eastAsia="宋体" w:hAnsi="Times New Roman" w:cs="Times New Roman"/>
          <w:sz w:val="24"/>
          <w:szCs w:val="24"/>
          <w:rPrChange w:id="2250" w:author="..." w:date="2018-06-12T07:10:00Z">
            <w:rPr/>
          </w:rPrChange>
        </w:rPr>
        <w:t>PackageManagerService</w:t>
      </w:r>
      <w:del w:id="2251" w:author="..." w:date="2018-06-12T07:11:00Z">
        <w:r>
          <w:rPr>
            <w:rFonts w:ascii="Times New Roman" w:eastAsia="宋体" w:hAnsi="Times New Roman" w:cs="Times New Roman"/>
            <w:sz w:val="24"/>
            <w:szCs w:val="24"/>
            <w:rPrChange w:id="2252" w:author="..." w:date="2018-06-12T07:10:00Z">
              <w:rPr/>
            </w:rPrChange>
          </w:rPr>
          <w:delText xml:space="preserve"> </w:delText>
        </w:r>
      </w:del>
      <w:r>
        <w:rPr>
          <w:rFonts w:ascii="Times New Roman" w:eastAsia="宋体" w:hAnsi="Times New Roman" w:cs="Times New Roman" w:hint="eastAsia"/>
          <w:sz w:val="24"/>
          <w:szCs w:val="24"/>
          <w:rPrChange w:id="2253" w:author="..." w:date="2018-06-12T07:10:00Z">
            <w:rPr>
              <w:rFonts w:hint="eastAsia"/>
            </w:rPr>
          </w:rPrChange>
        </w:rPr>
        <w:t>回去扫描系统的</w:t>
      </w:r>
      <w:r>
        <w:rPr>
          <w:rFonts w:ascii="Times New Roman" w:eastAsia="宋体" w:hAnsi="Times New Roman" w:cs="Times New Roman"/>
          <w:sz w:val="24"/>
          <w:szCs w:val="24"/>
          <w:rPrChange w:id="2254" w:author="..." w:date="2018-06-12T07:10:00Z">
            <w:rPr/>
          </w:rPrChange>
        </w:rPr>
        <w:t>/data/system/</w:t>
      </w:r>
      <w:r>
        <w:rPr>
          <w:rFonts w:ascii="Times New Roman" w:eastAsia="宋体" w:hAnsi="Times New Roman" w:cs="Times New Roman" w:hint="eastAsia"/>
          <w:sz w:val="24"/>
          <w:szCs w:val="24"/>
          <w:rPrChange w:id="2255" w:author="..." w:date="2018-06-12T07:10:00Z">
            <w:rPr>
              <w:rFonts w:hint="eastAsia"/>
            </w:rPr>
          </w:rPrChange>
        </w:rPr>
        <w:t>目录下的</w:t>
      </w:r>
      <w:r>
        <w:rPr>
          <w:rFonts w:ascii="Times New Roman" w:eastAsia="宋体" w:hAnsi="Times New Roman" w:cs="Times New Roman"/>
          <w:sz w:val="24"/>
          <w:szCs w:val="24"/>
          <w:rPrChange w:id="2256" w:author="..." w:date="2018-06-12T07:10:00Z">
            <w:rPr/>
          </w:rPrChange>
        </w:rPr>
        <w:t>packages</w:t>
      </w:r>
      <w:del w:id="2257" w:author="..." w:date="2018-06-12T07:11:00Z">
        <w:r>
          <w:rPr>
            <w:rFonts w:ascii="Times New Roman" w:eastAsia="宋体" w:hAnsi="Times New Roman" w:cs="Times New Roman"/>
            <w:sz w:val="24"/>
            <w:szCs w:val="24"/>
            <w:rPrChange w:id="2258" w:author="..." w:date="2018-06-12T07:10:00Z">
              <w:rPr/>
            </w:rPrChange>
          </w:rPr>
          <w:delText xml:space="preserve"> </w:delText>
        </w:r>
      </w:del>
      <w:r>
        <w:rPr>
          <w:rFonts w:ascii="Times New Roman" w:eastAsia="宋体" w:hAnsi="Times New Roman" w:cs="Times New Roman"/>
          <w:sz w:val="24"/>
          <w:szCs w:val="24"/>
          <w:rPrChange w:id="2259" w:author="..." w:date="2018-06-12T07:10:00Z">
            <w:rPr/>
          </w:rPrChange>
        </w:rPr>
        <w:t>.xml</w:t>
      </w:r>
      <w:r>
        <w:rPr>
          <w:rFonts w:ascii="Times New Roman" w:eastAsia="宋体" w:hAnsi="Times New Roman" w:cs="Times New Roman" w:hint="eastAsia"/>
          <w:sz w:val="24"/>
          <w:szCs w:val="24"/>
          <w:rPrChange w:id="2260" w:author="..." w:date="2018-06-12T07:10:00Z">
            <w:rPr>
              <w:rFonts w:hint="eastAsia"/>
            </w:rPr>
          </w:rPrChange>
        </w:rPr>
        <w:t>文件，这个文件包含了系统当中安装的</w:t>
      </w:r>
      <w:r>
        <w:rPr>
          <w:rFonts w:ascii="Times New Roman" w:eastAsia="宋体" w:hAnsi="Times New Roman" w:cs="Times New Roman"/>
          <w:sz w:val="24"/>
          <w:szCs w:val="24"/>
          <w:rPrChange w:id="2261" w:author="..." w:date="2018-06-12T07:10:00Z">
            <w:rPr/>
          </w:rPrChange>
        </w:rPr>
        <w:t>APK</w:t>
      </w:r>
      <w:r>
        <w:rPr>
          <w:rFonts w:ascii="Times New Roman" w:eastAsia="宋体" w:hAnsi="Times New Roman" w:cs="Times New Roman" w:hint="eastAsia"/>
          <w:sz w:val="24"/>
          <w:szCs w:val="24"/>
          <w:rPrChange w:id="2262" w:author="..." w:date="2018-06-12T07:10:00Z">
            <w:rPr>
              <w:rFonts w:hint="eastAsia"/>
            </w:rPr>
          </w:rPrChange>
        </w:rPr>
        <w:t>的所有属性，权限等信息，当</w:t>
      </w:r>
      <w:r>
        <w:rPr>
          <w:rFonts w:ascii="Times New Roman" w:eastAsia="宋体" w:hAnsi="Times New Roman" w:cs="Times New Roman"/>
          <w:sz w:val="24"/>
          <w:szCs w:val="24"/>
          <w:rPrChange w:id="2263" w:author="..." w:date="2018-06-12T07:10:00Z">
            <w:rPr/>
          </w:rPrChange>
        </w:rPr>
        <w:t>A</w:t>
      </w:r>
      <w:ins w:id="2264" w:author="..." w:date="2018-06-12T07:11:00Z">
        <w:r>
          <w:rPr>
            <w:rFonts w:ascii="Times New Roman" w:eastAsia="宋体" w:hAnsi="Times New Roman" w:cs="Times New Roman" w:hint="eastAsia"/>
            <w:sz w:val="24"/>
            <w:szCs w:val="24"/>
          </w:rPr>
          <w:t>PK</w:t>
        </w:r>
      </w:ins>
      <w:del w:id="2265" w:author="..." w:date="2018-06-12T07:11:00Z">
        <w:r>
          <w:rPr>
            <w:rFonts w:ascii="Times New Roman" w:eastAsia="宋体" w:hAnsi="Times New Roman" w:cs="Times New Roman"/>
            <w:sz w:val="24"/>
            <w:szCs w:val="24"/>
            <w:rPrChange w:id="2266" w:author="..." w:date="2018-06-12T07:10:00Z">
              <w:rPr/>
            </w:rPrChange>
          </w:rPr>
          <w:delText>pk</w:delText>
        </w:r>
      </w:del>
      <w:r>
        <w:rPr>
          <w:rFonts w:ascii="Times New Roman" w:eastAsia="宋体" w:hAnsi="Times New Roman" w:cs="Times New Roman" w:hint="eastAsia"/>
          <w:sz w:val="24"/>
          <w:szCs w:val="24"/>
          <w:rPrChange w:id="2267" w:author="..." w:date="2018-06-12T07:10:00Z">
            <w:rPr>
              <w:rFonts w:hint="eastAsia"/>
            </w:rPr>
          </w:rPrChange>
        </w:rPr>
        <w:t>安装、删除升级时，这个文件同样也会更新。</w:t>
      </w:r>
    </w:p>
    <w:p w:rsidR="00F76376" w:rsidRPr="00F76376" w:rsidRDefault="00F76376">
      <w:pPr>
        <w:spacing w:line="400" w:lineRule="exact"/>
        <w:ind w:firstLineChars="200" w:firstLine="480"/>
        <w:rPr>
          <w:rFonts w:ascii="Times New Roman" w:eastAsia="宋体" w:hAnsi="Times New Roman" w:cs="Times New Roman"/>
          <w:sz w:val="24"/>
          <w:szCs w:val="24"/>
          <w:rPrChange w:id="2268" w:author="..." w:date="2018-06-12T07:10:00Z">
            <w:rPr/>
          </w:rPrChange>
        </w:rPr>
        <w:pPrChange w:id="2269" w:author="..." w:date="2018-06-12T07:10:00Z">
          <w:pPr/>
        </w:pPrChange>
      </w:pPr>
    </w:p>
    <w:p w:rsidR="00F76376" w:rsidRDefault="00793F6E">
      <w:pPr>
        <w:spacing w:line="400" w:lineRule="exact"/>
        <w:ind w:firstLineChars="200" w:firstLine="480"/>
        <w:rPr>
          <w:ins w:id="2270" w:author="..." w:date="2018-06-12T07:14:00Z"/>
          <w:rFonts w:ascii="Times New Roman" w:eastAsia="宋体" w:hAnsi="Times New Roman" w:cs="Times New Roman"/>
          <w:sz w:val="24"/>
          <w:szCs w:val="24"/>
        </w:rPr>
        <w:pPrChange w:id="2271" w:author="..." w:date="2018-06-12T07:10:00Z">
          <w:pPr/>
        </w:pPrChange>
      </w:pPr>
      <w:r>
        <w:rPr>
          <w:rFonts w:ascii="Times New Roman" w:eastAsia="宋体" w:hAnsi="Times New Roman" w:cs="Times New Roman"/>
          <w:sz w:val="24"/>
          <w:szCs w:val="24"/>
          <w:rPrChange w:id="2272" w:author="..." w:date="2018-06-12T07:10:00Z">
            <w:rPr/>
          </w:rPrChange>
        </w:rPr>
        <w:t>&lt;permissions&gt;</w:t>
      </w:r>
      <w:r>
        <w:rPr>
          <w:rFonts w:ascii="Times New Roman" w:eastAsia="宋体" w:hAnsi="Times New Roman" w:cs="Times New Roman" w:hint="eastAsia"/>
          <w:sz w:val="24"/>
          <w:szCs w:val="24"/>
          <w:rPrChange w:id="2273" w:author="..." w:date="2018-06-12T07:10:00Z">
            <w:rPr>
              <w:rFonts w:hint="eastAsia"/>
            </w:rPr>
          </w:rPrChange>
        </w:rPr>
        <w:t>标签定义了目前系统中定义的所有权限。主要分为两类：系统定义的（</w:t>
      </w:r>
      <w:r>
        <w:rPr>
          <w:rFonts w:ascii="Times New Roman" w:eastAsia="宋体" w:hAnsi="Times New Roman" w:cs="Times New Roman"/>
          <w:sz w:val="24"/>
          <w:szCs w:val="24"/>
          <w:rPrChange w:id="2274" w:author="..." w:date="2018-06-12T07:10:00Z">
            <w:rPr/>
          </w:rPrChange>
        </w:rPr>
        <w:t>package</w:t>
      </w:r>
      <w:r>
        <w:rPr>
          <w:rFonts w:ascii="Times New Roman" w:eastAsia="宋体" w:hAnsi="Times New Roman" w:cs="Times New Roman" w:hint="eastAsia"/>
          <w:sz w:val="24"/>
          <w:szCs w:val="24"/>
          <w:rPrChange w:id="2275" w:author="..." w:date="2018-06-12T07:10:00Z">
            <w:rPr>
              <w:rFonts w:hint="eastAsia"/>
            </w:rPr>
          </w:rPrChange>
        </w:rPr>
        <w:t>属性为</w:t>
      </w:r>
      <w:ins w:id="2276" w:author="..." w:date="2018-06-12T07:32:00Z">
        <w:r>
          <w:rPr>
            <w:rFonts w:ascii="Times New Roman" w:eastAsia="宋体" w:hAnsi="Times New Roman" w:cs="Times New Roman" w:hint="eastAsia"/>
            <w:sz w:val="24"/>
            <w:szCs w:val="24"/>
          </w:rPr>
          <w:t>A</w:t>
        </w:r>
      </w:ins>
      <w:del w:id="2277" w:author="..." w:date="2018-06-12T07:32:00Z">
        <w:r>
          <w:rPr>
            <w:rFonts w:ascii="Times New Roman" w:eastAsia="宋体" w:hAnsi="Times New Roman" w:cs="Times New Roman"/>
            <w:sz w:val="24"/>
            <w:szCs w:val="24"/>
            <w:rPrChange w:id="2278" w:author="..." w:date="2018-06-12T07:10:00Z">
              <w:rPr/>
            </w:rPrChange>
          </w:rPr>
          <w:delText>a</w:delText>
        </w:r>
      </w:del>
      <w:r>
        <w:rPr>
          <w:rFonts w:ascii="Times New Roman" w:eastAsia="宋体" w:hAnsi="Times New Roman" w:cs="Times New Roman"/>
          <w:sz w:val="24"/>
          <w:szCs w:val="24"/>
          <w:rPrChange w:id="2279" w:author="..." w:date="2018-06-12T07:10:00Z">
            <w:rPr/>
          </w:rPrChange>
        </w:rPr>
        <w:t>ndroid</w:t>
      </w:r>
      <w:r>
        <w:rPr>
          <w:rFonts w:ascii="Times New Roman" w:eastAsia="宋体" w:hAnsi="Times New Roman" w:cs="Times New Roman" w:hint="eastAsia"/>
          <w:sz w:val="24"/>
          <w:szCs w:val="24"/>
          <w:rPrChange w:id="2280" w:author="..." w:date="2018-06-12T07:10:00Z">
            <w:rPr>
              <w:rFonts w:hint="eastAsia"/>
            </w:rPr>
          </w:rPrChange>
        </w:rPr>
        <w:t>）和</w:t>
      </w:r>
      <w:r>
        <w:rPr>
          <w:rFonts w:ascii="Times New Roman" w:eastAsia="宋体" w:hAnsi="Times New Roman" w:cs="Times New Roman"/>
          <w:sz w:val="24"/>
          <w:szCs w:val="24"/>
          <w:rPrChange w:id="2281" w:author="..." w:date="2018-06-12T07:10:00Z">
            <w:rPr/>
          </w:rPrChange>
        </w:rPr>
        <w:t>APK</w:t>
      </w:r>
      <w:r>
        <w:rPr>
          <w:rFonts w:ascii="Times New Roman" w:eastAsia="宋体" w:hAnsi="Times New Roman" w:cs="Times New Roman" w:hint="eastAsia"/>
          <w:sz w:val="24"/>
          <w:szCs w:val="24"/>
          <w:rPrChange w:id="2282" w:author="..." w:date="2018-06-12T07:10:00Z">
            <w:rPr>
              <w:rFonts w:hint="eastAsia"/>
            </w:rPr>
          </w:rPrChange>
        </w:rPr>
        <w:t>定义的（</w:t>
      </w:r>
      <w:r>
        <w:rPr>
          <w:rFonts w:ascii="Times New Roman" w:eastAsia="宋体" w:hAnsi="Times New Roman" w:cs="Times New Roman"/>
          <w:sz w:val="24"/>
          <w:szCs w:val="24"/>
          <w:rPrChange w:id="2283" w:author="..." w:date="2018-06-12T07:10:00Z">
            <w:rPr/>
          </w:rPrChange>
        </w:rPr>
        <w:t>package</w:t>
      </w:r>
      <w:r>
        <w:rPr>
          <w:rFonts w:ascii="Times New Roman" w:eastAsia="宋体" w:hAnsi="Times New Roman" w:cs="Times New Roman" w:hint="eastAsia"/>
          <w:sz w:val="24"/>
          <w:szCs w:val="24"/>
          <w:rPrChange w:id="2284" w:author="..." w:date="2018-06-12T07:10:00Z">
            <w:rPr>
              <w:rFonts w:hint="eastAsia"/>
            </w:rPr>
          </w:rPrChange>
        </w:rPr>
        <w:t>属性为</w:t>
      </w:r>
      <w:r>
        <w:rPr>
          <w:rFonts w:ascii="Times New Roman" w:eastAsia="宋体" w:hAnsi="Times New Roman" w:cs="Times New Roman"/>
          <w:sz w:val="24"/>
          <w:szCs w:val="24"/>
          <w:rPrChange w:id="2285" w:author="..." w:date="2018-06-12T07:10:00Z">
            <w:rPr/>
          </w:rPrChange>
        </w:rPr>
        <w:t>APK</w:t>
      </w:r>
      <w:r>
        <w:rPr>
          <w:rFonts w:ascii="Times New Roman" w:eastAsia="宋体" w:hAnsi="Times New Roman" w:cs="Times New Roman" w:hint="eastAsia"/>
          <w:sz w:val="24"/>
          <w:szCs w:val="24"/>
          <w:rPrChange w:id="2286" w:author="..." w:date="2018-06-12T07:10:00Z">
            <w:rPr>
              <w:rFonts w:hint="eastAsia"/>
            </w:rPr>
          </w:rPrChange>
        </w:rPr>
        <w:t>的包名）。</w:t>
      </w:r>
    </w:p>
    <w:p w:rsidR="00F76376" w:rsidRDefault="00793F6E">
      <w:pPr>
        <w:spacing w:line="400" w:lineRule="exact"/>
        <w:ind w:firstLineChars="200" w:firstLine="480"/>
        <w:rPr>
          <w:del w:id="2287" w:author="..." w:date="2018-06-12T07:15:00Z"/>
        </w:rPr>
        <w:pPrChange w:id="2288" w:author="..." w:date="2018-06-12T07:10:00Z">
          <w:pPr/>
        </w:pPrChange>
      </w:pPr>
      <w:r>
        <w:rPr>
          <w:rFonts w:ascii="Times New Roman" w:eastAsia="宋体" w:hAnsi="Times New Roman" w:cs="Times New Roman"/>
          <w:sz w:val="24"/>
          <w:szCs w:val="24"/>
          <w:rPrChange w:id="2289" w:author="..." w:date="2018-06-12T07:10:00Z">
            <w:rPr/>
          </w:rPrChange>
        </w:rPr>
        <w:t>&lt;package&gt;</w:t>
      </w:r>
      <w:r>
        <w:rPr>
          <w:rFonts w:ascii="Times New Roman" w:eastAsia="宋体" w:hAnsi="Times New Roman" w:cs="Times New Roman" w:hint="eastAsia"/>
          <w:sz w:val="24"/>
          <w:szCs w:val="24"/>
          <w:rPrChange w:id="2290" w:author="..." w:date="2018-06-12T07:10:00Z">
            <w:rPr>
              <w:rFonts w:hint="eastAsia"/>
            </w:rPr>
          </w:rPrChange>
        </w:rPr>
        <w:t>代表一个</w:t>
      </w:r>
      <w:r>
        <w:rPr>
          <w:rFonts w:ascii="Times New Roman" w:eastAsia="宋体" w:hAnsi="Times New Roman" w:cs="Times New Roman"/>
          <w:sz w:val="24"/>
          <w:szCs w:val="24"/>
          <w:rPrChange w:id="2291" w:author="..." w:date="2018-06-12T07:10:00Z">
            <w:rPr/>
          </w:rPrChange>
        </w:rPr>
        <w:t>APK</w:t>
      </w:r>
      <w:r>
        <w:rPr>
          <w:rFonts w:ascii="Times New Roman" w:eastAsia="宋体" w:hAnsi="Times New Roman" w:cs="Times New Roman" w:hint="eastAsia"/>
          <w:sz w:val="24"/>
          <w:szCs w:val="24"/>
          <w:rPrChange w:id="2292" w:author="..." w:date="2018-06-12T07:10:00Z">
            <w:rPr>
              <w:rFonts w:hint="eastAsia"/>
            </w:rPr>
          </w:rPrChange>
        </w:rPr>
        <w:t>的属性。</w:t>
      </w:r>
    </w:p>
    <w:p w:rsidR="00F76376" w:rsidDel="00437B3B" w:rsidRDefault="00793F6E">
      <w:pPr>
        <w:spacing w:line="400" w:lineRule="exact"/>
        <w:ind w:firstLineChars="200" w:firstLine="420"/>
        <w:rPr>
          <w:ins w:id="2293" w:author="..." w:date="2018-06-12T07:18:00Z"/>
          <w:del w:id="2294" w:author="Windows 用户" w:date="2018-06-12T19:21:00Z"/>
        </w:rPr>
        <w:pPrChange w:id="2295" w:author="..." w:date="2018-06-12T07:15:00Z">
          <w:pPr/>
        </w:pPrChange>
      </w:pPr>
      <w:r>
        <w:rPr>
          <w:rFonts w:hint="eastAsia"/>
        </w:rPr>
        <w:t>属性含义</w:t>
      </w:r>
      <w:ins w:id="2296" w:author="..." w:date="2018-06-12T07:18:00Z">
        <w:r>
          <w:rPr>
            <w:rFonts w:hint="eastAsia"/>
          </w:rPr>
          <w:t>如表</w:t>
        </w:r>
        <w:r>
          <w:rPr>
            <w:rFonts w:hint="eastAsia"/>
          </w:rPr>
          <w:t>2-3</w:t>
        </w:r>
        <w:r>
          <w:rPr>
            <w:rFonts w:hint="eastAsia"/>
          </w:rPr>
          <w:t>所示：</w:t>
        </w:r>
      </w:ins>
    </w:p>
    <w:p w:rsidR="00F76376" w:rsidDel="00437B3B" w:rsidRDefault="00F76376">
      <w:pPr>
        <w:spacing w:line="400" w:lineRule="exact"/>
        <w:ind w:firstLineChars="200" w:firstLine="420"/>
        <w:rPr>
          <w:ins w:id="2297" w:author="..." w:date="2018-06-12T07:18:00Z"/>
          <w:del w:id="2298" w:author="Windows 用户" w:date="2018-06-12T19:21:00Z"/>
        </w:rPr>
        <w:pPrChange w:id="2299" w:author="..." w:date="2018-06-12T07:15:00Z">
          <w:pPr/>
        </w:pPrChange>
      </w:pPr>
    </w:p>
    <w:p w:rsidR="00F76376" w:rsidDel="00437B3B" w:rsidRDefault="00F76376">
      <w:pPr>
        <w:spacing w:line="400" w:lineRule="exact"/>
        <w:ind w:firstLineChars="200" w:firstLine="420"/>
        <w:rPr>
          <w:ins w:id="2300" w:author="..." w:date="2018-06-12T07:18:00Z"/>
          <w:del w:id="2301" w:author="Windows 用户" w:date="2018-06-12T19:21:00Z"/>
        </w:rPr>
        <w:pPrChange w:id="2302" w:author="..." w:date="2018-06-12T07:15:00Z">
          <w:pPr/>
        </w:pPrChange>
      </w:pPr>
    </w:p>
    <w:p w:rsidR="00F76376" w:rsidRDefault="00793F6E">
      <w:pPr>
        <w:spacing w:line="400" w:lineRule="exact"/>
        <w:ind w:firstLineChars="200" w:firstLine="420"/>
        <w:pPrChange w:id="2303" w:author="Windows 用户" w:date="2018-06-12T19:21:00Z">
          <w:pPr/>
        </w:pPrChange>
      </w:pPr>
      <w:del w:id="2304" w:author="..." w:date="2018-06-12T07:18:00Z">
        <w:r>
          <w:rPr>
            <w:rFonts w:hint="eastAsia"/>
          </w:rPr>
          <w:delText>：</w:delText>
        </w:r>
        <w:r>
          <w:rPr>
            <w:rFonts w:hint="eastAsia"/>
            <w:color w:val="FF0000"/>
          </w:rPr>
          <w:delText>稍后列为表格。</w:delText>
        </w:r>
      </w:del>
    </w:p>
    <w:p w:rsidR="00F76376" w:rsidRPr="00F76376" w:rsidRDefault="00793F6E">
      <w:pPr>
        <w:spacing w:afterLines="50" w:after="156" w:line="400" w:lineRule="exact"/>
        <w:jc w:val="center"/>
        <w:rPr>
          <w:rFonts w:ascii="Times New Roman" w:eastAsia="宋体" w:hAnsi="Times New Roman" w:cs="Times New Roman"/>
          <w:b/>
          <w:bCs/>
          <w:szCs w:val="24"/>
          <w:rPrChange w:id="2305" w:author="..." w:date="2018-06-12T07:17:00Z">
            <w:rPr/>
          </w:rPrChange>
        </w:rPr>
        <w:pPrChange w:id="2306" w:author="..." w:date="2018-06-12T07:17:00Z">
          <w:pPr/>
        </w:pPrChange>
      </w:pPr>
      <w:ins w:id="2307" w:author="..." w:date="2018-06-12T07:16:00Z">
        <w:r>
          <w:rPr>
            <w:rFonts w:ascii="Times New Roman" w:eastAsia="宋体" w:hAnsi="Times New Roman" w:cs="Times New Roman" w:hint="eastAsia"/>
            <w:b/>
            <w:bCs/>
            <w:szCs w:val="24"/>
            <w:rPrChange w:id="2308" w:author="..." w:date="2018-06-12T07:17:00Z">
              <w:rPr>
                <w:rFonts w:hint="eastAsia"/>
              </w:rPr>
            </w:rPrChange>
          </w:rPr>
          <w:lastRenderedPageBreak/>
          <w:t>表</w:t>
        </w:r>
        <w:r>
          <w:rPr>
            <w:rFonts w:ascii="Times New Roman" w:eastAsia="宋体" w:hAnsi="Times New Roman" w:cs="Times New Roman"/>
            <w:b/>
            <w:bCs/>
            <w:szCs w:val="24"/>
            <w:rPrChange w:id="2309" w:author="..." w:date="2018-06-12T07:17:00Z">
              <w:rPr/>
            </w:rPrChange>
          </w:rPr>
          <w:t>2-3 package</w:t>
        </w:r>
        <w:r>
          <w:rPr>
            <w:rFonts w:ascii="Times New Roman" w:eastAsia="宋体" w:hAnsi="Times New Roman" w:cs="Times New Roman" w:hint="eastAsia"/>
            <w:b/>
            <w:bCs/>
            <w:szCs w:val="24"/>
            <w:rPrChange w:id="2310" w:author="..." w:date="2018-06-12T07:17:00Z">
              <w:rPr>
                <w:rFonts w:hint="eastAsia"/>
              </w:rPr>
            </w:rPrChange>
          </w:rPr>
          <w:t>属性</w:t>
        </w:r>
      </w:ins>
      <w:ins w:id="2311" w:author="..." w:date="2018-06-12T07:18:00Z">
        <w:r>
          <w:rPr>
            <w:rFonts w:ascii="Times New Roman" w:eastAsia="宋体" w:hAnsi="Times New Roman" w:cs="Times New Roman" w:hint="eastAsia"/>
            <w:b/>
            <w:bCs/>
            <w:szCs w:val="24"/>
          </w:rPr>
          <w:t>主要</w:t>
        </w:r>
      </w:ins>
      <w:ins w:id="2312" w:author="..." w:date="2018-06-12T07:17:00Z">
        <w:r>
          <w:rPr>
            <w:rFonts w:ascii="Times New Roman" w:eastAsia="宋体" w:hAnsi="Times New Roman" w:cs="Times New Roman" w:hint="eastAsia"/>
            <w:b/>
            <w:bCs/>
            <w:szCs w:val="24"/>
            <w:rPrChange w:id="2313" w:author="..." w:date="2018-06-12T07:17:00Z">
              <w:rPr>
                <w:rFonts w:hint="eastAsia"/>
              </w:rPr>
            </w:rPrChange>
          </w:rPr>
          <w:t>元素</w:t>
        </w:r>
      </w:ins>
      <w:ins w:id="2314" w:author="..." w:date="2018-06-12T07:18:00Z">
        <w:r>
          <w:rPr>
            <w:rFonts w:ascii="Times New Roman" w:eastAsia="宋体" w:hAnsi="Times New Roman" w:cs="Times New Roman" w:hint="eastAsia"/>
            <w:b/>
            <w:bCs/>
            <w:szCs w:val="24"/>
          </w:rPr>
          <w:t>及其</w:t>
        </w:r>
      </w:ins>
      <w:ins w:id="2315" w:author="..." w:date="2018-06-12T07:16:00Z">
        <w:r>
          <w:rPr>
            <w:rFonts w:ascii="Times New Roman" w:eastAsia="宋体" w:hAnsi="Times New Roman" w:cs="Times New Roman" w:hint="eastAsia"/>
            <w:b/>
            <w:bCs/>
            <w:szCs w:val="24"/>
            <w:rPrChange w:id="2316" w:author="..." w:date="2018-06-12T07:17:00Z">
              <w:rPr>
                <w:rFonts w:hint="eastAsia"/>
              </w:rPr>
            </w:rPrChange>
          </w:rPr>
          <w:t>含义</w:t>
        </w:r>
      </w:ins>
    </w:p>
    <w:tbl>
      <w:tblPr>
        <w:tblStyle w:val="a9"/>
        <w:tblW w:w="8620" w:type="dxa"/>
        <w:jc w:val="center"/>
        <w:tblLayout w:type="fixed"/>
        <w:tblLook w:val="04A0" w:firstRow="1" w:lastRow="0" w:firstColumn="1" w:lastColumn="0" w:noHBand="0" w:noVBand="1"/>
        <w:tblPrChange w:id="2317" w:author="..." w:date="2018-06-12T07:17:00Z">
          <w:tblPr>
            <w:tblStyle w:val="a9"/>
            <w:tblW w:w="9401" w:type="dxa"/>
            <w:tblLayout w:type="fixed"/>
            <w:tblLook w:val="04A0" w:firstRow="1" w:lastRow="0" w:firstColumn="1" w:lastColumn="0" w:noHBand="0" w:noVBand="1"/>
          </w:tblPr>
        </w:tblPrChange>
      </w:tblPr>
      <w:tblGrid>
        <w:gridCol w:w="4310"/>
        <w:gridCol w:w="4310"/>
        <w:tblGridChange w:id="2318">
          <w:tblGrid>
            <w:gridCol w:w="4310"/>
            <w:gridCol w:w="390"/>
            <w:gridCol w:w="3920"/>
            <w:gridCol w:w="781"/>
          </w:tblGrid>
        </w:tblGridChange>
      </w:tblGrid>
      <w:tr w:rsidR="00F76376" w:rsidTr="00F76376">
        <w:trPr>
          <w:jc w:val="center"/>
          <w:ins w:id="2319" w:author="..." w:date="2018-06-12T07:17:00Z"/>
        </w:trPr>
        <w:tc>
          <w:tcPr>
            <w:tcW w:w="4310" w:type="dxa"/>
            <w:tcPrChange w:id="2320" w:author="..." w:date="2018-06-12T07:17:00Z">
              <w:tcPr>
                <w:tcW w:w="4700" w:type="dxa"/>
                <w:gridSpan w:val="2"/>
              </w:tcPr>
            </w:tcPrChange>
          </w:tcPr>
          <w:p w:rsidR="00F76376" w:rsidRPr="00F76376" w:rsidRDefault="00793F6E">
            <w:pPr>
              <w:jc w:val="center"/>
              <w:rPr>
                <w:ins w:id="2321" w:author="..." w:date="2018-06-12T07:17:00Z"/>
                <w:b/>
                <w:szCs w:val="21"/>
                <w:rPrChange w:id="2322" w:author="..." w:date="2018-06-12T07:25:00Z">
                  <w:rPr>
                    <w:ins w:id="2323" w:author="..." w:date="2018-06-12T07:17:00Z"/>
                  </w:rPr>
                </w:rPrChange>
              </w:rPr>
              <w:pPrChange w:id="2324" w:author="..." w:date="2018-06-12T07:25:00Z">
                <w:pPr/>
              </w:pPrChange>
            </w:pPr>
            <w:ins w:id="2325" w:author="..." w:date="2018-06-12T07:17:00Z">
              <w:r>
                <w:rPr>
                  <w:rFonts w:hint="eastAsia"/>
                  <w:b/>
                  <w:szCs w:val="21"/>
                  <w:rPrChange w:id="2326" w:author="..." w:date="2018-06-12T07:25:00Z">
                    <w:rPr>
                      <w:rFonts w:hint="eastAsia"/>
                    </w:rPr>
                  </w:rPrChange>
                </w:rPr>
                <w:t>元素</w:t>
              </w:r>
            </w:ins>
          </w:p>
        </w:tc>
        <w:tc>
          <w:tcPr>
            <w:tcW w:w="4310" w:type="dxa"/>
            <w:tcPrChange w:id="2327" w:author="..." w:date="2018-06-12T07:17:00Z">
              <w:tcPr>
                <w:tcW w:w="4701" w:type="dxa"/>
                <w:gridSpan w:val="2"/>
              </w:tcPr>
            </w:tcPrChange>
          </w:tcPr>
          <w:p w:rsidR="00F76376" w:rsidRPr="00F76376" w:rsidRDefault="00793F6E">
            <w:pPr>
              <w:jc w:val="center"/>
              <w:rPr>
                <w:ins w:id="2328" w:author="..." w:date="2018-06-12T07:17:00Z"/>
                <w:b/>
                <w:szCs w:val="21"/>
                <w:rPrChange w:id="2329" w:author="..." w:date="2018-06-12T07:25:00Z">
                  <w:rPr>
                    <w:ins w:id="2330" w:author="..." w:date="2018-06-12T07:17:00Z"/>
                  </w:rPr>
                </w:rPrChange>
              </w:rPr>
              <w:pPrChange w:id="2331" w:author="..." w:date="2018-06-12T07:25:00Z">
                <w:pPr/>
              </w:pPrChange>
            </w:pPr>
            <w:ins w:id="2332" w:author="..." w:date="2018-06-12T07:17:00Z">
              <w:r>
                <w:rPr>
                  <w:rFonts w:hint="eastAsia"/>
                  <w:b/>
                  <w:szCs w:val="21"/>
                  <w:rPrChange w:id="2333" w:author="..." w:date="2018-06-12T07:25:00Z">
                    <w:rPr>
                      <w:rFonts w:hint="eastAsia"/>
                    </w:rPr>
                  </w:rPrChange>
                </w:rPr>
                <w:t>含义</w:t>
              </w:r>
            </w:ins>
          </w:p>
        </w:tc>
      </w:tr>
      <w:tr w:rsidR="00F76376" w:rsidTr="00F76376">
        <w:trPr>
          <w:jc w:val="center"/>
          <w:ins w:id="2334" w:author="..." w:date="2018-06-12T07:17:00Z"/>
        </w:trPr>
        <w:tc>
          <w:tcPr>
            <w:tcW w:w="4310" w:type="dxa"/>
            <w:tcPrChange w:id="2335" w:author="..." w:date="2018-06-12T07:17:00Z">
              <w:tcPr>
                <w:tcW w:w="4700" w:type="dxa"/>
                <w:gridSpan w:val="2"/>
              </w:tcPr>
            </w:tcPrChange>
          </w:tcPr>
          <w:p w:rsidR="00F76376" w:rsidRPr="00F76376" w:rsidRDefault="00793F6E">
            <w:pPr>
              <w:jc w:val="center"/>
              <w:rPr>
                <w:ins w:id="2336" w:author="..." w:date="2018-06-12T07:17:00Z"/>
                <w:rFonts w:ascii="Times New Roman" w:eastAsia="宋体" w:hAnsi="Times New Roman" w:cs="Times New Roman"/>
                <w:szCs w:val="21"/>
                <w:rPrChange w:id="2337" w:author="..." w:date="2018-06-12T07:25:00Z">
                  <w:rPr>
                    <w:ins w:id="2338" w:author="..." w:date="2018-06-12T07:17:00Z"/>
                  </w:rPr>
                </w:rPrChange>
              </w:rPr>
              <w:pPrChange w:id="2339" w:author="..." w:date="2018-06-12T07:25:00Z">
                <w:pPr/>
              </w:pPrChange>
            </w:pPr>
            <w:ins w:id="2340" w:author="..." w:date="2018-06-12T07:18:00Z">
              <w:r>
                <w:rPr>
                  <w:rFonts w:ascii="Times New Roman" w:eastAsia="宋体" w:hAnsi="Times New Roman" w:cs="Times New Roman"/>
                  <w:szCs w:val="21"/>
                  <w:rPrChange w:id="2341" w:author="..." w:date="2018-06-12T07:25:00Z">
                    <w:rPr/>
                  </w:rPrChange>
                </w:rPr>
                <w:t>name</w:t>
              </w:r>
            </w:ins>
          </w:p>
        </w:tc>
        <w:tc>
          <w:tcPr>
            <w:tcW w:w="4310" w:type="dxa"/>
            <w:tcPrChange w:id="2342" w:author="..." w:date="2018-06-12T07:17:00Z">
              <w:tcPr>
                <w:tcW w:w="4701" w:type="dxa"/>
                <w:gridSpan w:val="2"/>
              </w:tcPr>
            </w:tcPrChange>
          </w:tcPr>
          <w:p w:rsidR="00F76376" w:rsidRPr="00F76376" w:rsidRDefault="00793F6E">
            <w:pPr>
              <w:jc w:val="left"/>
              <w:rPr>
                <w:ins w:id="2343" w:author="..." w:date="2018-06-12T07:17:00Z"/>
                <w:rFonts w:ascii="Times New Roman" w:eastAsia="宋体" w:hAnsi="Times New Roman" w:cs="Times New Roman"/>
                <w:szCs w:val="21"/>
                <w:rPrChange w:id="2344" w:author="..." w:date="2018-06-12T07:25:00Z">
                  <w:rPr>
                    <w:ins w:id="2345" w:author="..." w:date="2018-06-12T07:17:00Z"/>
                  </w:rPr>
                </w:rPrChange>
              </w:rPr>
              <w:pPrChange w:id="2346" w:author="..." w:date="2018-06-12T07:36:00Z">
                <w:pPr/>
              </w:pPrChange>
            </w:pPr>
            <w:ins w:id="2347" w:author="..." w:date="2018-06-12T07:19:00Z">
              <w:r>
                <w:rPr>
                  <w:rFonts w:ascii="Times New Roman" w:eastAsia="宋体" w:hAnsi="Times New Roman" w:cs="Times New Roman"/>
                  <w:szCs w:val="21"/>
                  <w:rPrChange w:id="2348" w:author="..." w:date="2018-06-12T07:25:00Z">
                    <w:rPr/>
                  </w:rPrChange>
                </w:rPr>
                <w:t>APK</w:t>
              </w:r>
              <w:r>
                <w:rPr>
                  <w:rFonts w:ascii="Times New Roman" w:eastAsia="宋体" w:hAnsi="Times New Roman" w:cs="Times New Roman" w:hint="eastAsia"/>
                  <w:szCs w:val="21"/>
                  <w:rPrChange w:id="2349" w:author="..." w:date="2018-06-12T07:25:00Z">
                    <w:rPr>
                      <w:rFonts w:hint="eastAsia"/>
                    </w:rPr>
                  </w:rPrChange>
                </w:rPr>
                <w:t>的包名</w:t>
              </w:r>
            </w:ins>
          </w:p>
        </w:tc>
      </w:tr>
      <w:tr w:rsidR="00F76376" w:rsidTr="00F76376">
        <w:trPr>
          <w:jc w:val="center"/>
          <w:ins w:id="2350" w:author="..." w:date="2018-06-12T07:17:00Z"/>
        </w:trPr>
        <w:tc>
          <w:tcPr>
            <w:tcW w:w="4310" w:type="dxa"/>
            <w:tcPrChange w:id="2351" w:author="..." w:date="2018-06-12T07:17:00Z">
              <w:tcPr>
                <w:tcW w:w="4700" w:type="dxa"/>
                <w:gridSpan w:val="2"/>
              </w:tcPr>
            </w:tcPrChange>
          </w:tcPr>
          <w:p w:rsidR="00F76376" w:rsidRPr="00F76376" w:rsidRDefault="00793F6E">
            <w:pPr>
              <w:jc w:val="center"/>
              <w:rPr>
                <w:ins w:id="2352" w:author="..." w:date="2018-06-12T07:17:00Z"/>
                <w:rFonts w:ascii="Times New Roman" w:eastAsia="宋体" w:hAnsi="Times New Roman" w:cs="Times New Roman"/>
                <w:szCs w:val="21"/>
                <w:rPrChange w:id="2353" w:author="..." w:date="2018-06-12T07:25:00Z">
                  <w:rPr>
                    <w:ins w:id="2354" w:author="..." w:date="2018-06-12T07:17:00Z"/>
                  </w:rPr>
                </w:rPrChange>
              </w:rPr>
              <w:pPrChange w:id="2355" w:author="..." w:date="2018-06-12T07:25:00Z">
                <w:pPr/>
              </w:pPrChange>
            </w:pPr>
            <w:ins w:id="2356" w:author="..." w:date="2018-06-12T07:19:00Z">
              <w:r>
                <w:rPr>
                  <w:rFonts w:ascii="Times New Roman" w:eastAsia="宋体" w:hAnsi="Times New Roman" w:cs="Times New Roman"/>
                  <w:szCs w:val="21"/>
                  <w:rPrChange w:id="2357" w:author="..." w:date="2018-06-12T07:25:00Z">
                    <w:rPr/>
                  </w:rPrChange>
                </w:rPr>
                <w:t>codePath</w:t>
              </w:r>
            </w:ins>
          </w:p>
        </w:tc>
        <w:tc>
          <w:tcPr>
            <w:tcW w:w="4310" w:type="dxa"/>
            <w:tcPrChange w:id="2358" w:author="..." w:date="2018-06-12T07:17:00Z">
              <w:tcPr>
                <w:tcW w:w="4701" w:type="dxa"/>
                <w:gridSpan w:val="2"/>
              </w:tcPr>
            </w:tcPrChange>
          </w:tcPr>
          <w:p w:rsidR="00F76376" w:rsidRPr="00F76376" w:rsidRDefault="00793F6E">
            <w:pPr>
              <w:jc w:val="left"/>
              <w:rPr>
                <w:ins w:id="2359" w:author="..." w:date="2018-06-12T07:17:00Z"/>
                <w:rFonts w:ascii="Times New Roman" w:eastAsia="宋体" w:hAnsi="Times New Roman" w:cs="Times New Roman"/>
                <w:szCs w:val="21"/>
                <w:rPrChange w:id="2360" w:author="..." w:date="2018-06-12T07:25:00Z">
                  <w:rPr>
                    <w:ins w:id="2361" w:author="..." w:date="2018-06-12T07:17:00Z"/>
                  </w:rPr>
                </w:rPrChange>
              </w:rPr>
              <w:pPrChange w:id="2362" w:author="..." w:date="2018-06-12T07:36:00Z">
                <w:pPr/>
              </w:pPrChange>
            </w:pPr>
            <w:ins w:id="2363" w:author="..." w:date="2018-06-12T07:19:00Z">
              <w:r>
                <w:rPr>
                  <w:rFonts w:ascii="Times New Roman" w:eastAsia="宋体" w:hAnsi="Times New Roman" w:cs="Times New Roman" w:hint="eastAsia"/>
                  <w:szCs w:val="21"/>
                  <w:rPrChange w:id="2364" w:author="..." w:date="2018-06-12T07:25:00Z">
                    <w:rPr>
                      <w:rFonts w:hint="eastAsia"/>
                    </w:rPr>
                  </w:rPrChange>
                </w:rPr>
                <w:t>安装路径。有</w:t>
              </w:r>
              <w:r>
                <w:rPr>
                  <w:rFonts w:ascii="Times New Roman" w:eastAsia="宋体" w:hAnsi="Times New Roman" w:cs="Times New Roman"/>
                  <w:szCs w:val="21"/>
                  <w:rPrChange w:id="2365" w:author="..." w:date="2018-06-12T07:25:00Z">
                    <w:rPr/>
                  </w:rPrChange>
                </w:rPr>
                <w:t>/system/app</w:t>
              </w:r>
              <w:r>
                <w:rPr>
                  <w:rFonts w:ascii="Times New Roman" w:eastAsia="宋体" w:hAnsi="Times New Roman" w:cs="Times New Roman" w:hint="eastAsia"/>
                  <w:szCs w:val="21"/>
                  <w:rPrChange w:id="2366" w:author="..." w:date="2018-06-12T07:25:00Z">
                    <w:rPr>
                      <w:rFonts w:hint="eastAsia"/>
                    </w:rPr>
                  </w:rPrChange>
                </w:rPr>
                <w:t>系统</w:t>
              </w:r>
              <w:r>
                <w:rPr>
                  <w:rFonts w:ascii="Times New Roman" w:eastAsia="宋体" w:hAnsi="Times New Roman" w:cs="Times New Roman"/>
                  <w:szCs w:val="21"/>
                  <w:rPrChange w:id="2367" w:author="..." w:date="2018-06-12T07:25:00Z">
                    <w:rPr/>
                  </w:rPrChange>
                </w:rPr>
                <w:t>APK</w:t>
              </w:r>
              <w:r>
                <w:rPr>
                  <w:rFonts w:ascii="Times New Roman" w:eastAsia="宋体" w:hAnsi="Times New Roman" w:cs="Times New Roman" w:hint="eastAsia"/>
                  <w:szCs w:val="21"/>
                  <w:rPrChange w:id="2368" w:author="..." w:date="2018-06-12T07:25:00Z">
                    <w:rPr>
                      <w:rFonts w:hint="eastAsia"/>
                    </w:rPr>
                  </w:rPrChange>
                </w:rPr>
                <w:t>和</w:t>
              </w:r>
              <w:r>
                <w:rPr>
                  <w:rFonts w:ascii="Times New Roman" w:eastAsia="宋体" w:hAnsi="Times New Roman" w:cs="Times New Roman"/>
                  <w:szCs w:val="21"/>
                  <w:rPrChange w:id="2369" w:author="..." w:date="2018-06-12T07:25:00Z">
                    <w:rPr/>
                  </w:rPrChange>
                </w:rPr>
                <w:t>/data/app</w:t>
              </w:r>
              <w:r>
                <w:rPr>
                  <w:rFonts w:ascii="Times New Roman" w:eastAsia="宋体" w:hAnsi="Times New Roman" w:cs="Times New Roman" w:hint="eastAsia"/>
                  <w:szCs w:val="21"/>
                  <w:rPrChange w:id="2370" w:author="..." w:date="2018-06-12T07:25:00Z">
                    <w:rPr>
                      <w:rFonts w:hint="eastAsia"/>
                    </w:rPr>
                  </w:rPrChange>
                </w:rPr>
                <w:t>两种。</w:t>
              </w:r>
              <w:r>
                <w:rPr>
                  <w:rFonts w:ascii="Times New Roman" w:eastAsia="宋体" w:hAnsi="Times New Roman" w:cs="Times New Roman"/>
                  <w:szCs w:val="21"/>
                  <w:rPrChange w:id="2371" w:author="..." w:date="2018-06-12T07:25:00Z">
                    <w:rPr/>
                  </w:rPrChange>
                </w:rPr>
                <w:t>/system/app</w:t>
              </w:r>
              <w:r>
                <w:rPr>
                  <w:rFonts w:ascii="Times New Roman" w:eastAsia="宋体" w:hAnsi="Times New Roman" w:cs="Times New Roman" w:hint="eastAsia"/>
                  <w:szCs w:val="21"/>
                  <w:rPrChange w:id="2372" w:author="..." w:date="2018-06-12T07:25:00Z">
                    <w:rPr>
                      <w:rFonts w:hint="eastAsia"/>
                    </w:rPr>
                  </w:rPrChange>
                </w:rPr>
                <w:t>存放系统出厂时预置的一些</w:t>
              </w:r>
              <w:r>
                <w:rPr>
                  <w:rFonts w:ascii="Times New Roman" w:eastAsia="宋体" w:hAnsi="Times New Roman" w:cs="Times New Roman"/>
                  <w:szCs w:val="21"/>
                  <w:rPrChange w:id="2373" w:author="..." w:date="2018-06-12T07:25:00Z">
                    <w:rPr/>
                  </w:rPrChange>
                </w:rPr>
                <w:t>APK</w:t>
              </w:r>
              <w:r>
                <w:rPr>
                  <w:rFonts w:ascii="Times New Roman" w:eastAsia="宋体" w:hAnsi="Times New Roman" w:cs="Times New Roman" w:hint="eastAsia"/>
                  <w:szCs w:val="21"/>
                  <w:rPrChange w:id="2374" w:author="..." w:date="2018-06-12T07:25:00Z">
                    <w:rPr>
                      <w:rFonts w:hint="eastAsia"/>
                    </w:rPr>
                  </w:rPrChange>
                </w:rPr>
                <w:t>，</w:t>
              </w:r>
              <w:r>
                <w:rPr>
                  <w:rFonts w:ascii="Times New Roman" w:eastAsia="宋体" w:hAnsi="Times New Roman" w:cs="Times New Roman"/>
                  <w:szCs w:val="21"/>
                  <w:rPrChange w:id="2375" w:author="..." w:date="2018-06-12T07:25:00Z">
                    <w:rPr/>
                  </w:rPrChange>
                </w:rPr>
                <w:t>/data/app</w:t>
              </w:r>
              <w:r>
                <w:rPr>
                  <w:rFonts w:ascii="Times New Roman" w:eastAsia="宋体" w:hAnsi="Times New Roman" w:cs="Times New Roman" w:hint="eastAsia"/>
                  <w:szCs w:val="21"/>
                  <w:rPrChange w:id="2376" w:author="..." w:date="2018-06-12T07:25:00Z">
                    <w:rPr>
                      <w:rFonts w:hint="eastAsia"/>
                    </w:rPr>
                  </w:rPrChange>
                </w:rPr>
                <w:t>存放用户安装的第三方</w:t>
              </w:r>
              <w:r>
                <w:rPr>
                  <w:rFonts w:ascii="Times New Roman" w:eastAsia="宋体" w:hAnsi="Times New Roman" w:cs="Times New Roman"/>
                  <w:szCs w:val="21"/>
                  <w:rPrChange w:id="2377" w:author="..." w:date="2018-06-12T07:25:00Z">
                    <w:rPr/>
                  </w:rPrChange>
                </w:rPr>
                <w:t>APK</w:t>
              </w:r>
            </w:ins>
          </w:p>
        </w:tc>
      </w:tr>
      <w:tr w:rsidR="00F76376" w:rsidTr="00F76376">
        <w:trPr>
          <w:jc w:val="center"/>
          <w:ins w:id="2378" w:author="..." w:date="2018-06-12T07:17:00Z"/>
        </w:trPr>
        <w:tc>
          <w:tcPr>
            <w:tcW w:w="4310" w:type="dxa"/>
            <w:tcPrChange w:id="2379" w:author="..." w:date="2018-06-12T07:17:00Z">
              <w:tcPr>
                <w:tcW w:w="4700" w:type="dxa"/>
                <w:gridSpan w:val="2"/>
              </w:tcPr>
            </w:tcPrChange>
          </w:tcPr>
          <w:p w:rsidR="00F76376" w:rsidRPr="00F76376" w:rsidRDefault="00793F6E">
            <w:pPr>
              <w:jc w:val="center"/>
              <w:rPr>
                <w:ins w:id="2380" w:author="..." w:date="2018-06-12T07:17:00Z"/>
                <w:rFonts w:ascii="Times New Roman" w:eastAsia="宋体" w:hAnsi="Times New Roman" w:cs="Times New Roman"/>
                <w:szCs w:val="21"/>
                <w:rPrChange w:id="2381" w:author="..." w:date="2018-06-12T07:25:00Z">
                  <w:rPr>
                    <w:ins w:id="2382" w:author="..." w:date="2018-06-12T07:17:00Z"/>
                  </w:rPr>
                </w:rPrChange>
              </w:rPr>
              <w:pPrChange w:id="2383" w:author="..." w:date="2018-06-12T07:25:00Z">
                <w:pPr/>
              </w:pPrChange>
            </w:pPr>
            <w:ins w:id="2384" w:author="..." w:date="2018-06-12T07:19:00Z">
              <w:r>
                <w:rPr>
                  <w:rFonts w:ascii="Times New Roman" w:eastAsia="宋体" w:hAnsi="Times New Roman" w:cs="Times New Roman"/>
                  <w:szCs w:val="21"/>
                  <w:rPrChange w:id="2385" w:author="..." w:date="2018-06-12T07:25:00Z">
                    <w:rPr/>
                  </w:rPrChange>
                </w:rPr>
                <w:t>system</w:t>
              </w:r>
            </w:ins>
          </w:p>
        </w:tc>
        <w:tc>
          <w:tcPr>
            <w:tcW w:w="4310" w:type="dxa"/>
            <w:tcPrChange w:id="2386" w:author="..." w:date="2018-06-12T07:17:00Z">
              <w:tcPr>
                <w:tcW w:w="4701" w:type="dxa"/>
                <w:gridSpan w:val="2"/>
              </w:tcPr>
            </w:tcPrChange>
          </w:tcPr>
          <w:p w:rsidR="00F76376" w:rsidRPr="00F76376" w:rsidRDefault="00793F6E">
            <w:pPr>
              <w:jc w:val="left"/>
              <w:rPr>
                <w:ins w:id="2387" w:author="..." w:date="2018-06-12T07:17:00Z"/>
                <w:rFonts w:ascii="Times New Roman" w:eastAsia="宋体" w:hAnsi="Times New Roman" w:cs="Times New Roman"/>
                <w:szCs w:val="21"/>
                <w:rPrChange w:id="2388" w:author="..." w:date="2018-06-12T07:25:00Z">
                  <w:rPr>
                    <w:ins w:id="2389" w:author="..." w:date="2018-06-12T07:17:00Z"/>
                  </w:rPr>
                </w:rPrChange>
              </w:rPr>
              <w:pPrChange w:id="2390" w:author="..." w:date="2018-06-12T07:36:00Z">
                <w:pPr/>
              </w:pPrChange>
            </w:pPr>
            <w:ins w:id="2391" w:author="..." w:date="2018-06-12T07:20:00Z">
              <w:r>
                <w:rPr>
                  <w:rFonts w:ascii="Times New Roman" w:eastAsia="宋体" w:hAnsi="Times New Roman" w:cs="Times New Roman" w:hint="eastAsia"/>
                  <w:szCs w:val="21"/>
                  <w:rPrChange w:id="2392" w:author="..." w:date="2018-06-12T07:25:00Z">
                    <w:rPr>
                      <w:rFonts w:hint="eastAsia"/>
                    </w:rPr>
                  </w:rPrChange>
                </w:rPr>
                <w:t>如果</w:t>
              </w:r>
              <w:r>
                <w:rPr>
                  <w:rFonts w:ascii="Times New Roman" w:eastAsia="宋体" w:hAnsi="Times New Roman" w:cs="Times New Roman"/>
                  <w:szCs w:val="21"/>
                  <w:rPrChange w:id="2393" w:author="..." w:date="2018-06-12T07:25:00Z">
                    <w:rPr/>
                  </w:rPrChange>
                </w:rPr>
                <w:t>APK</w:t>
              </w:r>
              <w:r>
                <w:rPr>
                  <w:rFonts w:ascii="Times New Roman" w:eastAsia="宋体" w:hAnsi="Times New Roman" w:cs="Times New Roman" w:hint="eastAsia"/>
                  <w:szCs w:val="21"/>
                  <w:rPrChange w:id="2394" w:author="..." w:date="2018-06-12T07:25:00Z">
                    <w:rPr>
                      <w:rFonts w:hint="eastAsia"/>
                    </w:rPr>
                  </w:rPrChange>
                </w:rPr>
                <w:t>被安装在</w:t>
              </w:r>
              <w:r>
                <w:rPr>
                  <w:rFonts w:ascii="Times New Roman" w:eastAsia="宋体" w:hAnsi="Times New Roman" w:cs="Times New Roman"/>
                  <w:szCs w:val="21"/>
                  <w:rPrChange w:id="2395" w:author="..." w:date="2018-06-12T07:25:00Z">
                    <w:rPr/>
                  </w:rPrChange>
                </w:rPr>
                <w:t>/system/app</w:t>
              </w:r>
              <w:r>
                <w:rPr>
                  <w:rFonts w:ascii="Times New Roman" w:eastAsia="宋体" w:hAnsi="Times New Roman" w:cs="Times New Roman" w:hint="eastAsia"/>
                  <w:szCs w:val="21"/>
                  <w:rPrChange w:id="2396" w:author="..." w:date="2018-06-12T07:25:00Z">
                    <w:rPr>
                      <w:rFonts w:hint="eastAsia"/>
                    </w:rPr>
                  </w:rPrChange>
                </w:rPr>
                <w:t>下，</w:t>
              </w:r>
              <w:r>
                <w:rPr>
                  <w:rFonts w:ascii="Times New Roman" w:eastAsia="宋体" w:hAnsi="Times New Roman" w:cs="Times New Roman"/>
                  <w:szCs w:val="21"/>
                  <w:rPrChange w:id="2397" w:author="..." w:date="2018-06-12T07:25:00Z">
                    <w:rPr/>
                  </w:rPrChange>
                </w:rPr>
                <w:t>system</w:t>
              </w:r>
              <w:r>
                <w:rPr>
                  <w:rFonts w:ascii="Times New Roman" w:eastAsia="宋体" w:hAnsi="Times New Roman" w:cs="Times New Roman" w:hint="eastAsia"/>
                  <w:szCs w:val="21"/>
                  <w:rPrChange w:id="2398" w:author="..." w:date="2018-06-12T07:25:00Z">
                    <w:rPr>
                      <w:rFonts w:hint="eastAsia"/>
                    </w:rPr>
                  </w:rPrChange>
                </w:rPr>
                <w:t>的值为</w:t>
              </w:r>
              <w:r>
                <w:rPr>
                  <w:rFonts w:ascii="Times New Roman" w:eastAsia="宋体" w:hAnsi="Times New Roman" w:cs="Times New Roman"/>
                  <w:szCs w:val="21"/>
                  <w:rPrChange w:id="2399" w:author="..." w:date="2018-06-12T07:25:00Z">
                    <w:rPr/>
                  </w:rPrChange>
                </w:rPr>
                <w:t>true</w:t>
              </w:r>
              <w:r>
                <w:rPr>
                  <w:rFonts w:ascii="Times New Roman" w:eastAsia="宋体" w:hAnsi="Times New Roman" w:cs="Times New Roman" w:hint="eastAsia"/>
                  <w:szCs w:val="21"/>
                  <w:rPrChange w:id="2400" w:author="..." w:date="2018-06-12T07:25:00Z">
                    <w:rPr>
                      <w:rFonts w:hint="eastAsia"/>
                    </w:rPr>
                  </w:rPrChange>
                </w:rPr>
                <w:t>；安装在</w:t>
              </w:r>
              <w:r>
                <w:rPr>
                  <w:rFonts w:ascii="Times New Roman" w:eastAsia="宋体" w:hAnsi="Times New Roman" w:cs="Times New Roman"/>
                  <w:szCs w:val="21"/>
                  <w:rPrChange w:id="2401" w:author="..." w:date="2018-06-12T07:25:00Z">
                    <w:rPr/>
                  </w:rPrChange>
                </w:rPr>
                <w:t>/data/app</w:t>
              </w:r>
              <w:r>
                <w:rPr>
                  <w:rFonts w:ascii="Times New Roman" w:eastAsia="宋体" w:hAnsi="Times New Roman" w:cs="Times New Roman" w:hint="eastAsia"/>
                  <w:szCs w:val="21"/>
                  <w:rPrChange w:id="2402" w:author="..." w:date="2018-06-12T07:25:00Z">
                    <w:rPr>
                      <w:rFonts w:hint="eastAsia"/>
                    </w:rPr>
                  </w:rPrChange>
                </w:rPr>
                <w:t>下面的话，值为</w:t>
              </w:r>
              <w:r>
                <w:rPr>
                  <w:rFonts w:ascii="Times New Roman" w:eastAsia="宋体" w:hAnsi="Times New Roman" w:cs="Times New Roman"/>
                  <w:szCs w:val="21"/>
                  <w:rPrChange w:id="2403" w:author="..." w:date="2018-06-12T07:25:00Z">
                    <w:rPr/>
                  </w:rPrChange>
                </w:rPr>
                <w:t>true</w:t>
              </w:r>
            </w:ins>
          </w:p>
        </w:tc>
      </w:tr>
      <w:tr w:rsidR="00F76376" w:rsidTr="00F76376">
        <w:trPr>
          <w:jc w:val="center"/>
          <w:ins w:id="2404" w:author="..." w:date="2018-06-12T07:17:00Z"/>
        </w:trPr>
        <w:tc>
          <w:tcPr>
            <w:tcW w:w="4310" w:type="dxa"/>
            <w:tcPrChange w:id="2405" w:author="..." w:date="2018-06-12T07:17:00Z">
              <w:tcPr>
                <w:tcW w:w="4700" w:type="dxa"/>
                <w:gridSpan w:val="2"/>
              </w:tcPr>
            </w:tcPrChange>
          </w:tcPr>
          <w:p w:rsidR="00F76376" w:rsidRPr="00F76376" w:rsidRDefault="00793F6E">
            <w:pPr>
              <w:jc w:val="center"/>
              <w:rPr>
                <w:ins w:id="2406" w:author="..." w:date="2018-06-12T07:17:00Z"/>
                <w:rFonts w:ascii="Times New Roman" w:eastAsia="宋体" w:hAnsi="Times New Roman" w:cs="Times New Roman"/>
                <w:szCs w:val="21"/>
                <w:rPrChange w:id="2407" w:author="..." w:date="2018-06-12T07:25:00Z">
                  <w:rPr>
                    <w:ins w:id="2408" w:author="..." w:date="2018-06-12T07:17:00Z"/>
                  </w:rPr>
                </w:rPrChange>
              </w:rPr>
              <w:pPrChange w:id="2409" w:author="..." w:date="2018-06-12T07:25:00Z">
                <w:pPr/>
              </w:pPrChange>
            </w:pPr>
            <w:ins w:id="2410" w:author="..." w:date="2018-06-12T07:20:00Z">
              <w:r>
                <w:rPr>
                  <w:rFonts w:ascii="Times New Roman" w:eastAsia="宋体" w:hAnsi="Times New Roman" w:cs="Times New Roman"/>
                  <w:szCs w:val="21"/>
                  <w:rPrChange w:id="2411" w:author="..." w:date="2018-06-12T07:25:00Z">
                    <w:rPr/>
                  </w:rPrChange>
                </w:rPr>
                <w:t>ts</w:t>
              </w:r>
            </w:ins>
          </w:p>
        </w:tc>
        <w:tc>
          <w:tcPr>
            <w:tcW w:w="4310" w:type="dxa"/>
            <w:tcPrChange w:id="2412" w:author="..." w:date="2018-06-12T07:17:00Z">
              <w:tcPr>
                <w:tcW w:w="4701" w:type="dxa"/>
                <w:gridSpan w:val="2"/>
              </w:tcPr>
            </w:tcPrChange>
          </w:tcPr>
          <w:p w:rsidR="00F76376" w:rsidRPr="00F76376" w:rsidRDefault="00793F6E">
            <w:pPr>
              <w:jc w:val="left"/>
              <w:rPr>
                <w:ins w:id="2413" w:author="..." w:date="2018-06-12T07:17:00Z"/>
                <w:rFonts w:ascii="Times New Roman" w:eastAsia="宋体" w:hAnsi="Times New Roman" w:cs="Times New Roman"/>
                <w:szCs w:val="21"/>
                <w:rPrChange w:id="2414" w:author="..." w:date="2018-06-12T07:25:00Z">
                  <w:rPr>
                    <w:ins w:id="2415" w:author="..." w:date="2018-06-12T07:17:00Z"/>
                  </w:rPr>
                </w:rPrChange>
              </w:rPr>
              <w:pPrChange w:id="2416" w:author="..." w:date="2018-06-12T07:36:00Z">
                <w:pPr/>
              </w:pPrChange>
            </w:pPr>
            <w:ins w:id="2417" w:author="..." w:date="2018-06-12T07:20:00Z">
              <w:r>
                <w:rPr>
                  <w:rFonts w:ascii="Times New Roman" w:eastAsia="宋体" w:hAnsi="Times New Roman" w:cs="Times New Roman" w:hint="eastAsia"/>
                  <w:szCs w:val="21"/>
                  <w:rPrChange w:id="2418" w:author="..." w:date="2018-06-12T07:25:00Z">
                    <w:rPr>
                      <w:rFonts w:hint="eastAsia"/>
                    </w:rPr>
                  </w:rPrChange>
                </w:rPr>
                <w:t>时间戳</w:t>
              </w:r>
            </w:ins>
          </w:p>
        </w:tc>
      </w:tr>
      <w:tr w:rsidR="00F76376" w:rsidTr="00F76376">
        <w:trPr>
          <w:jc w:val="center"/>
          <w:ins w:id="2419" w:author="..." w:date="2018-06-12T07:17:00Z"/>
        </w:trPr>
        <w:tc>
          <w:tcPr>
            <w:tcW w:w="4310" w:type="dxa"/>
            <w:tcPrChange w:id="2420" w:author="..." w:date="2018-06-12T07:17:00Z">
              <w:tcPr>
                <w:tcW w:w="4700" w:type="dxa"/>
                <w:gridSpan w:val="2"/>
              </w:tcPr>
            </w:tcPrChange>
          </w:tcPr>
          <w:p w:rsidR="00F76376" w:rsidRPr="00F76376" w:rsidRDefault="00793F6E">
            <w:pPr>
              <w:jc w:val="center"/>
              <w:rPr>
                <w:ins w:id="2421" w:author="..." w:date="2018-06-12T07:17:00Z"/>
                <w:rFonts w:ascii="Times New Roman" w:eastAsia="宋体" w:hAnsi="Times New Roman" w:cs="Times New Roman"/>
                <w:szCs w:val="21"/>
                <w:rPrChange w:id="2422" w:author="..." w:date="2018-06-12T07:25:00Z">
                  <w:rPr>
                    <w:ins w:id="2423" w:author="..." w:date="2018-06-12T07:17:00Z"/>
                  </w:rPr>
                </w:rPrChange>
              </w:rPr>
              <w:pPrChange w:id="2424" w:author="..." w:date="2018-06-12T07:25:00Z">
                <w:pPr/>
              </w:pPrChange>
            </w:pPr>
            <w:ins w:id="2425" w:author="..." w:date="2018-06-12T07:20:00Z">
              <w:r>
                <w:rPr>
                  <w:rFonts w:ascii="Times New Roman" w:eastAsia="宋体" w:hAnsi="Times New Roman" w:cs="Times New Roman"/>
                  <w:szCs w:val="21"/>
                  <w:rPrChange w:id="2426" w:author="..." w:date="2018-06-12T07:25:00Z">
                    <w:rPr/>
                  </w:rPrChange>
                </w:rPr>
                <w:t>version</w:t>
              </w:r>
            </w:ins>
          </w:p>
        </w:tc>
        <w:tc>
          <w:tcPr>
            <w:tcW w:w="4310" w:type="dxa"/>
            <w:tcPrChange w:id="2427" w:author="..." w:date="2018-06-12T07:17:00Z">
              <w:tcPr>
                <w:tcW w:w="4701" w:type="dxa"/>
                <w:gridSpan w:val="2"/>
              </w:tcPr>
            </w:tcPrChange>
          </w:tcPr>
          <w:p w:rsidR="00F76376" w:rsidRPr="00F76376" w:rsidRDefault="00793F6E">
            <w:pPr>
              <w:jc w:val="left"/>
              <w:rPr>
                <w:ins w:id="2428" w:author="..." w:date="2018-06-12T07:17:00Z"/>
                <w:rFonts w:ascii="Times New Roman" w:eastAsia="宋体" w:hAnsi="Times New Roman" w:cs="Times New Roman"/>
                <w:szCs w:val="21"/>
                <w:rPrChange w:id="2429" w:author="..." w:date="2018-06-12T07:25:00Z">
                  <w:rPr>
                    <w:ins w:id="2430" w:author="..." w:date="2018-06-12T07:17:00Z"/>
                  </w:rPr>
                </w:rPrChange>
              </w:rPr>
              <w:pPrChange w:id="2431" w:author="..." w:date="2018-06-12T07:36:00Z">
                <w:pPr/>
              </w:pPrChange>
            </w:pPr>
            <w:ins w:id="2432" w:author="..." w:date="2018-06-12T07:20:00Z">
              <w:r>
                <w:rPr>
                  <w:rFonts w:ascii="Times New Roman" w:eastAsia="宋体" w:hAnsi="Times New Roman" w:cs="Times New Roman"/>
                  <w:szCs w:val="21"/>
                  <w:rPrChange w:id="2433" w:author="..." w:date="2018-06-12T07:25:00Z">
                    <w:rPr/>
                  </w:rPrChange>
                </w:rPr>
                <w:t>APK</w:t>
              </w:r>
              <w:r>
                <w:rPr>
                  <w:rFonts w:ascii="Times New Roman" w:eastAsia="宋体" w:hAnsi="Times New Roman" w:cs="Times New Roman" w:hint="eastAsia"/>
                  <w:szCs w:val="21"/>
                  <w:rPrChange w:id="2434" w:author="..." w:date="2018-06-12T07:25:00Z">
                    <w:rPr>
                      <w:rFonts w:hint="eastAsia"/>
                    </w:rPr>
                  </w:rPrChange>
                </w:rPr>
                <w:t>的版本号</w:t>
              </w:r>
            </w:ins>
          </w:p>
        </w:tc>
      </w:tr>
      <w:tr w:rsidR="00F76376" w:rsidTr="00F76376">
        <w:trPr>
          <w:jc w:val="center"/>
          <w:ins w:id="2435" w:author="..." w:date="2018-06-12T07:17:00Z"/>
        </w:trPr>
        <w:tc>
          <w:tcPr>
            <w:tcW w:w="4310" w:type="dxa"/>
            <w:tcPrChange w:id="2436" w:author="..." w:date="2018-06-12T07:17:00Z">
              <w:tcPr>
                <w:tcW w:w="4700" w:type="dxa"/>
                <w:gridSpan w:val="2"/>
              </w:tcPr>
            </w:tcPrChange>
          </w:tcPr>
          <w:p w:rsidR="00F76376" w:rsidRPr="00F76376" w:rsidRDefault="00793F6E">
            <w:pPr>
              <w:jc w:val="center"/>
              <w:rPr>
                <w:ins w:id="2437" w:author="..." w:date="2018-06-12T07:17:00Z"/>
                <w:rFonts w:ascii="Times New Roman" w:eastAsia="宋体" w:hAnsi="Times New Roman" w:cs="Times New Roman"/>
                <w:szCs w:val="21"/>
                <w:rPrChange w:id="2438" w:author="..." w:date="2018-06-12T07:25:00Z">
                  <w:rPr>
                    <w:ins w:id="2439" w:author="..." w:date="2018-06-12T07:17:00Z"/>
                  </w:rPr>
                </w:rPrChange>
              </w:rPr>
              <w:pPrChange w:id="2440" w:author="..." w:date="2018-06-12T07:25:00Z">
                <w:pPr/>
              </w:pPrChange>
            </w:pPr>
            <w:ins w:id="2441" w:author="..." w:date="2018-06-12T07:22:00Z">
              <w:r>
                <w:rPr>
                  <w:rFonts w:ascii="Times New Roman" w:eastAsia="宋体" w:hAnsi="Times New Roman" w:cs="Times New Roman"/>
                  <w:szCs w:val="21"/>
                  <w:rPrChange w:id="2442" w:author="..." w:date="2018-06-12T07:25:00Z">
                    <w:rPr/>
                  </w:rPrChange>
                </w:rPr>
                <w:t>userId</w:t>
              </w:r>
            </w:ins>
          </w:p>
        </w:tc>
        <w:tc>
          <w:tcPr>
            <w:tcW w:w="4310" w:type="dxa"/>
            <w:tcPrChange w:id="2443" w:author="..." w:date="2018-06-12T07:17:00Z">
              <w:tcPr>
                <w:tcW w:w="4701" w:type="dxa"/>
                <w:gridSpan w:val="2"/>
              </w:tcPr>
            </w:tcPrChange>
          </w:tcPr>
          <w:p w:rsidR="00F76376" w:rsidRPr="00F76376" w:rsidRDefault="00793F6E">
            <w:pPr>
              <w:jc w:val="left"/>
              <w:rPr>
                <w:ins w:id="2444" w:author="..." w:date="2018-06-12T07:17:00Z"/>
                <w:rFonts w:ascii="Times New Roman" w:eastAsia="宋体" w:hAnsi="Times New Roman" w:cs="Times New Roman"/>
                <w:szCs w:val="21"/>
                <w:rPrChange w:id="2445" w:author="..." w:date="2018-06-12T07:25:00Z">
                  <w:rPr>
                    <w:ins w:id="2446" w:author="..." w:date="2018-06-12T07:17:00Z"/>
                  </w:rPr>
                </w:rPrChange>
              </w:rPr>
              <w:pPrChange w:id="2447" w:author="..." w:date="2018-06-12T07:36:00Z">
                <w:pPr/>
              </w:pPrChange>
            </w:pPr>
            <w:ins w:id="2448" w:author="..." w:date="2018-06-12T07:21:00Z">
              <w:r>
                <w:rPr>
                  <w:rFonts w:ascii="Times New Roman" w:eastAsia="宋体" w:hAnsi="Times New Roman" w:cs="Times New Roman"/>
                  <w:szCs w:val="21"/>
                  <w:rPrChange w:id="2449" w:author="..." w:date="2018-06-12T07:25:00Z">
                    <w:rPr/>
                  </w:rPrChange>
                </w:rPr>
                <w:t>Android</w:t>
              </w:r>
              <w:r>
                <w:rPr>
                  <w:rFonts w:ascii="Times New Roman" w:eastAsia="宋体" w:hAnsi="Times New Roman" w:cs="Times New Roman" w:hint="eastAsia"/>
                  <w:szCs w:val="21"/>
                  <w:rPrChange w:id="2450" w:author="..." w:date="2018-06-12T07:25:00Z">
                    <w:rPr>
                      <w:rFonts w:hint="eastAsia"/>
                    </w:rPr>
                  </w:rPrChange>
                </w:rPr>
                <w:t>系统启动一个普通的</w:t>
              </w:r>
              <w:r>
                <w:rPr>
                  <w:rFonts w:ascii="Times New Roman" w:eastAsia="宋体" w:hAnsi="Times New Roman" w:cs="Times New Roman"/>
                  <w:szCs w:val="21"/>
                  <w:rPrChange w:id="2451" w:author="..." w:date="2018-06-12T07:25:00Z">
                    <w:rPr/>
                  </w:rPrChange>
                </w:rPr>
                <w:t>APK</w:t>
              </w:r>
              <w:r>
                <w:rPr>
                  <w:rFonts w:ascii="Times New Roman" w:eastAsia="宋体" w:hAnsi="Times New Roman" w:cs="Times New Roman" w:hint="eastAsia"/>
                  <w:szCs w:val="21"/>
                  <w:rPrChange w:id="2452" w:author="..." w:date="2018-06-12T07:25:00Z">
                    <w:rPr>
                      <w:rFonts w:hint="eastAsia"/>
                    </w:rPr>
                  </w:rPrChange>
                </w:rPr>
                <w:t>时，会为这个</w:t>
              </w:r>
              <w:r>
                <w:rPr>
                  <w:rFonts w:ascii="Times New Roman" w:eastAsia="宋体" w:hAnsi="Times New Roman" w:cs="Times New Roman"/>
                  <w:szCs w:val="21"/>
                  <w:rPrChange w:id="2453" w:author="..." w:date="2018-06-12T07:25:00Z">
                    <w:rPr/>
                  </w:rPrChange>
                </w:rPr>
                <w:t>APK</w:t>
              </w:r>
              <w:r>
                <w:rPr>
                  <w:rFonts w:ascii="Times New Roman" w:eastAsia="宋体" w:hAnsi="Times New Roman" w:cs="Times New Roman" w:hint="eastAsia"/>
                  <w:szCs w:val="21"/>
                  <w:rPrChange w:id="2454" w:author="..." w:date="2018-06-12T07:25:00Z">
                    <w:rPr>
                      <w:rFonts w:hint="eastAsia"/>
                    </w:rPr>
                  </w:rPrChange>
                </w:rPr>
                <w:t>分配一个独立的</w:t>
              </w:r>
              <w:r>
                <w:rPr>
                  <w:rFonts w:ascii="Times New Roman" w:eastAsia="宋体" w:hAnsi="Times New Roman" w:cs="Times New Roman"/>
                  <w:szCs w:val="21"/>
                  <w:rPrChange w:id="2455" w:author="..." w:date="2018-06-12T07:25:00Z">
                    <w:rPr/>
                  </w:rPrChange>
                </w:rPr>
                <w:t>UID</w:t>
              </w:r>
              <w:r>
                <w:rPr>
                  <w:rFonts w:ascii="Times New Roman" w:eastAsia="宋体" w:hAnsi="Times New Roman" w:cs="Times New Roman" w:hint="eastAsia"/>
                  <w:szCs w:val="21"/>
                  <w:rPrChange w:id="2456" w:author="..." w:date="2018-06-12T07:25:00Z">
                    <w:rPr>
                      <w:rFonts w:hint="eastAsia"/>
                    </w:rPr>
                  </w:rPrChange>
                </w:rPr>
                <w:t>，这就是</w:t>
              </w:r>
              <w:r>
                <w:rPr>
                  <w:rFonts w:ascii="Times New Roman" w:eastAsia="宋体" w:hAnsi="Times New Roman" w:cs="Times New Roman"/>
                  <w:szCs w:val="21"/>
                  <w:rPrChange w:id="2457" w:author="..." w:date="2018-06-12T07:25:00Z">
                    <w:rPr/>
                  </w:rPrChange>
                </w:rPr>
                <w:t>userId</w:t>
              </w:r>
              <w:r>
                <w:rPr>
                  <w:rFonts w:ascii="Times New Roman" w:eastAsia="宋体" w:hAnsi="Times New Roman" w:cs="Times New Roman" w:hint="eastAsia"/>
                  <w:szCs w:val="21"/>
                  <w:rPrChange w:id="2458" w:author="..." w:date="2018-06-12T07:25:00Z">
                    <w:rPr>
                      <w:rFonts w:hint="eastAsia"/>
                    </w:rPr>
                  </w:rPrChange>
                </w:rPr>
                <w:t>。如果</w:t>
              </w:r>
              <w:r>
                <w:rPr>
                  <w:rFonts w:ascii="Times New Roman" w:eastAsia="宋体" w:hAnsi="Times New Roman" w:cs="Times New Roman"/>
                  <w:szCs w:val="21"/>
                  <w:rPrChange w:id="2459" w:author="..." w:date="2018-06-12T07:25:00Z">
                    <w:rPr/>
                  </w:rPrChange>
                </w:rPr>
                <w:t>APK</w:t>
              </w:r>
              <w:r>
                <w:rPr>
                  <w:rFonts w:ascii="Times New Roman" w:eastAsia="宋体" w:hAnsi="Times New Roman" w:cs="Times New Roman" w:hint="eastAsia"/>
                  <w:szCs w:val="21"/>
                  <w:rPrChange w:id="2460" w:author="..." w:date="2018-06-12T07:25:00Z">
                    <w:rPr>
                      <w:rFonts w:hint="eastAsia"/>
                    </w:rPr>
                  </w:rPrChange>
                </w:rPr>
                <w:t>要和系统中其它</w:t>
              </w:r>
              <w:r>
                <w:rPr>
                  <w:rFonts w:ascii="Times New Roman" w:eastAsia="宋体" w:hAnsi="Times New Roman" w:cs="Times New Roman"/>
                  <w:szCs w:val="21"/>
                  <w:rPrChange w:id="2461" w:author="..." w:date="2018-06-12T07:25:00Z">
                    <w:rPr/>
                  </w:rPrChange>
                </w:rPr>
                <w:t>APK</w:t>
              </w:r>
              <w:r>
                <w:rPr>
                  <w:rFonts w:ascii="Times New Roman" w:eastAsia="宋体" w:hAnsi="Times New Roman" w:cs="Times New Roman" w:hint="eastAsia"/>
                  <w:szCs w:val="21"/>
                  <w:rPrChange w:id="2462" w:author="..." w:date="2018-06-12T07:25:00Z">
                    <w:rPr>
                      <w:rFonts w:hint="eastAsia"/>
                    </w:rPr>
                  </w:rPrChange>
                </w:rPr>
                <w:t>使用相同的</w:t>
              </w:r>
              <w:r>
                <w:rPr>
                  <w:rFonts w:ascii="Times New Roman" w:eastAsia="宋体" w:hAnsi="Times New Roman" w:cs="Times New Roman"/>
                  <w:szCs w:val="21"/>
                  <w:rPrChange w:id="2463" w:author="..." w:date="2018-06-12T07:25:00Z">
                    <w:rPr/>
                  </w:rPrChange>
                </w:rPr>
                <w:t>UID</w:t>
              </w:r>
              <w:r>
                <w:rPr>
                  <w:rFonts w:ascii="Times New Roman" w:eastAsia="宋体" w:hAnsi="Times New Roman" w:cs="Times New Roman" w:hint="eastAsia"/>
                  <w:szCs w:val="21"/>
                  <w:rPrChange w:id="2464" w:author="..." w:date="2018-06-12T07:25:00Z">
                    <w:rPr>
                      <w:rFonts w:hint="eastAsia"/>
                    </w:rPr>
                  </w:rPrChange>
                </w:rPr>
                <w:t>的话，那就是</w:t>
              </w:r>
              <w:r>
                <w:rPr>
                  <w:rFonts w:ascii="Times New Roman" w:eastAsia="宋体" w:hAnsi="Times New Roman" w:cs="Times New Roman"/>
                  <w:szCs w:val="21"/>
                  <w:rPrChange w:id="2465" w:author="..." w:date="2018-06-12T07:25:00Z">
                    <w:rPr/>
                  </w:rPrChange>
                </w:rPr>
                <w:t>sharedUserId</w:t>
              </w:r>
            </w:ins>
          </w:p>
        </w:tc>
      </w:tr>
      <w:tr w:rsidR="00F76376">
        <w:trPr>
          <w:jc w:val="center"/>
          <w:ins w:id="2466" w:author="..." w:date="2018-06-12T07:23:00Z"/>
        </w:trPr>
        <w:tc>
          <w:tcPr>
            <w:tcW w:w="4310" w:type="dxa"/>
          </w:tcPr>
          <w:p w:rsidR="00F76376" w:rsidRPr="00F76376" w:rsidRDefault="00793F6E">
            <w:pPr>
              <w:jc w:val="center"/>
              <w:rPr>
                <w:ins w:id="2467" w:author="..." w:date="2018-06-12T07:23:00Z"/>
                <w:rFonts w:ascii="Times New Roman" w:eastAsia="宋体" w:hAnsi="Times New Roman" w:cs="Times New Roman"/>
                <w:szCs w:val="21"/>
                <w:rPrChange w:id="2468" w:author="..." w:date="2018-06-12T07:25:00Z">
                  <w:rPr>
                    <w:ins w:id="2469" w:author="..." w:date="2018-06-12T07:23:00Z"/>
                  </w:rPr>
                </w:rPrChange>
              </w:rPr>
              <w:pPrChange w:id="2470" w:author="..." w:date="2018-06-12T07:25:00Z">
                <w:pPr/>
              </w:pPrChange>
            </w:pPr>
            <w:ins w:id="2471" w:author="..." w:date="2018-06-12T07:23:00Z">
              <w:r>
                <w:rPr>
                  <w:rFonts w:ascii="Times New Roman" w:eastAsia="宋体" w:hAnsi="Times New Roman" w:cs="Times New Roman"/>
                  <w:szCs w:val="21"/>
                  <w:rPrChange w:id="2472" w:author="..." w:date="2018-06-12T07:25:00Z">
                    <w:rPr/>
                  </w:rPrChange>
                </w:rPr>
                <w:t>perms</w:t>
              </w:r>
            </w:ins>
          </w:p>
        </w:tc>
        <w:tc>
          <w:tcPr>
            <w:tcW w:w="4310" w:type="dxa"/>
          </w:tcPr>
          <w:p w:rsidR="00F76376" w:rsidRPr="00F76376" w:rsidRDefault="00793F6E">
            <w:pPr>
              <w:jc w:val="left"/>
              <w:rPr>
                <w:ins w:id="2473" w:author="..." w:date="2018-06-12T07:23:00Z"/>
                <w:rFonts w:ascii="Times New Roman" w:eastAsia="宋体" w:hAnsi="Times New Roman" w:cs="Times New Roman"/>
                <w:szCs w:val="21"/>
                <w:rPrChange w:id="2474" w:author="..." w:date="2018-06-12T07:25:00Z">
                  <w:rPr>
                    <w:ins w:id="2475" w:author="..." w:date="2018-06-12T07:23:00Z"/>
                  </w:rPr>
                </w:rPrChange>
              </w:rPr>
              <w:pPrChange w:id="2476" w:author="..." w:date="2018-06-12T07:36:00Z">
                <w:pPr/>
              </w:pPrChange>
            </w:pPr>
            <w:ins w:id="2477" w:author="..." w:date="2018-06-12T07:23:00Z">
              <w:r>
                <w:rPr>
                  <w:rFonts w:ascii="Times New Roman" w:eastAsia="宋体" w:hAnsi="Times New Roman" w:cs="Times New Roman" w:hint="eastAsia"/>
                  <w:szCs w:val="21"/>
                  <w:rPrChange w:id="2478" w:author="..." w:date="2018-06-12T07:25:00Z">
                    <w:rPr>
                      <w:rFonts w:hint="eastAsia"/>
                    </w:rPr>
                  </w:rPrChange>
                </w:rPr>
                <w:t>对应清单文件的</w:t>
              </w:r>
              <w:r>
                <w:rPr>
                  <w:rFonts w:ascii="Times New Roman" w:eastAsia="宋体" w:hAnsi="Times New Roman" w:cs="Times New Roman"/>
                  <w:szCs w:val="21"/>
                  <w:rPrChange w:id="2479" w:author="..." w:date="2018-06-12T07:25:00Z">
                    <w:rPr/>
                  </w:rPrChange>
                </w:rPr>
                <w:t>&lt;uses-permission&gt;</w:t>
              </w:r>
              <w:r>
                <w:rPr>
                  <w:rFonts w:ascii="Times New Roman" w:eastAsia="宋体" w:hAnsi="Times New Roman" w:cs="Times New Roman" w:hint="eastAsia"/>
                  <w:szCs w:val="21"/>
                  <w:rPrChange w:id="2480" w:author="..." w:date="2018-06-12T07:25:00Z">
                    <w:rPr>
                      <w:rFonts w:hint="eastAsia"/>
                    </w:rPr>
                  </w:rPrChange>
                </w:rPr>
                <w:t>标签，记录</w:t>
              </w:r>
              <w:r>
                <w:rPr>
                  <w:rFonts w:ascii="Times New Roman" w:eastAsia="宋体" w:hAnsi="Times New Roman" w:cs="Times New Roman"/>
                  <w:szCs w:val="21"/>
                  <w:rPrChange w:id="2481" w:author="..." w:date="2018-06-12T07:25:00Z">
                    <w:rPr/>
                  </w:rPrChange>
                </w:rPr>
                <w:t>Apk</w:t>
              </w:r>
              <w:r>
                <w:rPr>
                  <w:rFonts w:ascii="Times New Roman" w:eastAsia="宋体" w:hAnsi="Times New Roman" w:cs="Times New Roman" w:hint="eastAsia"/>
                  <w:szCs w:val="21"/>
                  <w:rPrChange w:id="2482" w:author="..." w:date="2018-06-12T07:25:00Z">
                    <w:rPr>
                      <w:rFonts w:hint="eastAsia"/>
                    </w:rPr>
                  </w:rPrChange>
                </w:rPr>
                <w:t>权限信息</w:t>
              </w:r>
            </w:ins>
          </w:p>
        </w:tc>
      </w:tr>
    </w:tbl>
    <w:p w:rsidR="00F76376" w:rsidRDefault="00F76376">
      <w:pPr>
        <w:rPr>
          <w:del w:id="2483" w:author="..." w:date="2018-06-12T07:26:00Z"/>
        </w:rPr>
      </w:pPr>
    </w:p>
    <w:p w:rsidR="00F76376" w:rsidRPr="00F76376" w:rsidRDefault="00793F6E">
      <w:pPr>
        <w:spacing w:beforeLines="10" w:before="31" w:afterLines="50" w:after="156" w:line="400" w:lineRule="exact"/>
        <w:ind w:firstLineChars="200" w:firstLine="480"/>
        <w:rPr>
          <w:rFonts w:ascii="Times New Roman" w:eastAsia="宋体" w:hAnsi="Times New Roman" w:cs="Times New Roman"/>
          <w:sz w:val="24"/>
          <w:szCs w:val="24"/>
          <w:rPrChange w:id="2484" w:author="..." w:date="2018-06-12T07:15:00Z">
            <w:rPr/>
          </w:rPrChange>
        </w:rPr>
        <w:pPrChange w:id="2485" w:author="..." w:date="2018-06-12T07:32:00Z">
          <w:pPr/>
        </w:pPrChange>
      </w:pPr>
      <w:r>
        <w:rPr>
          <w:rFonts w:ascii="Times New Roman" w:eastAsia="宋体" w:hAnsi="Times New Roman" w:cs="Times New Roman" w:hint="eastAsia"/>
          <w:sz w:val="24"/>
          <w:szCs w:val="24"/>
          <w:rPrChange w:id="2486" w:author="..." w:date="2018-06-12T07:15:00Z">
            <w:rPr>
              <w:rFonts w:hint="eastAsia"/>
            </w:rPr>
          </w:rPrChange>
        </w:rPr>
        <w:t>访问</w:t>
      </w:r>
      <w:ins w:id="2487" w:author="..." w:date="2018-06-12T07:26:00Z">
        <w:r>
          <w:rPr>
            <w:rFonts w:ascii="Times New Roman" w:eastAsia="宋体" w:hAnsi="Times New Roman" w:cs="Times New Roman" w:hint="eastAsia"/>
            <w:sz w:val="24"/>
            <w:szCs w:val="24"/>
          </w:rPr>
          <w:t>packages.xml</w:t>
        </w:r>
      </w:ins>
      <w:del w:id="2488" w:author="..." w:date="2018-06-12T07:26:00Z">
        <w:r>
          <w:rPr>
            <w:rFonts w:ascii="Times New Roman" w:eastAsia="宋体" w:hAnsi="Times New Roman" w:cs="Times New Roman" w:hint="eastAsia"/>
            <w:sz w:val="24"/>
            <w:szCs w:val="24"/>
            <w:rPrChange w:id="2489" w:author="..." w:date="2018-06-12T07:15:00Z">
              <w:rPr>
                <w:rFonts w:hint="eastAsia"/>
              </w:rPr>
            </w:rPrChange>
          </w:rPr>
          <w:delText>该</w:delText>
        </w:r>
      </w:del>
      <w:r>
        <w:rPr>
          <w:rFonts w:ascii="Times New Roman" w:eastAsia="宋体" w:hAnsi="Times New Roman" w:cs="Times New Roman" w:hint="eastAsia"/>
          <w:sz w:val="24"/>
          <w:szCs w:val="24"/>
          <w:rPrChange w:id="2490" w:author="..." w:date="2018-06-12T07:15:00Z">
            <w:rPr>
              <w:rFonts w:hint="eastAsia"/>
            </w:rPr>
          </w:rPrChange>
        </w:rPr>
        <w:t>文件需要系统有</w:t>
      </w:r>
      <w:r>
        <w:rPr>
          <w:rFonts w:ascii="Times New Roman" w:eastAsia="宋体" w:hAnsi="Times New Roman" w:cs="Times New Roman"/>
          <w:sz w:val="24"/>
          <w:szCs w:val="24"/>
          <w:rPrChange w:id="2491" w:author="..." w:date="2018-06-12T07:15:00Z">
            <w:rPr/>
          </w:rPrChange>
        </w:rPr>
        <w:t>root</w:t>
      </w:r>
      <w:r>
        <w:rPr>
          <w:rFonts w:ascii="Times New Roman" w:eastAsia="宋体" w:hAnsi="Times New Roman" w:cs="Times New Roman" w:hint="eastAsia"/>
          <w:sz w:val="24"/>
          <w:szCs w:val="24"/>
          <w:rPrChange w:id="2492" w:author="..." w:date="2018-06-12T07:15:00Z">
            <w:rPr>
              <w:rFonts w:hint="eastAsia"/>
            </w:rPr>
          </w:rPrChange>
        </w:rPr>
        <w:t>权限，使用命令“</w:t>
      </w:r>
      <w:r>
        <w:rPr>
          <w:rFonts w:ascii="Times New Roman" w:eastAsia="宋体" w:hAnsi="Times New Roman" w:cs="Times New Roman"/>
          <w:sz w:val="24"/>
          <w:szCs w:val="24"/>
          <w:rPrChange w:id="2493" w:author="..." w:date="2018-06-12T07:15:00Z">
            <w:rPr/>
          </w:rPrChange>
        </w:rPr>
        <w:t>su</w:t>
      </w:r>
      <w:r>
        <w:rPr>
          <w:rFonts w:ascii="Times New Roman" w:eastAsia="宋体" w:hAnsi="Times New Roman" w:cs="Times New Roman" w:hint="eastAsia"/>
          <w:sz w:val="24"/>
          <w:szCs w:val="24"/>
          <w:rPrChange w:id="2494" w:author="..." w:date="2018-06-12T07:15:00Z">
            <w:rPr>
              <w:rFonts w:hint="eastAsia"/>
            </w:rPr>
          </w:rPrChange>
        </w:rPr>
        <w:t>”切换为</w:t>
      </w:r>
      <w:r>
        <w:rPr>
          <w:rFonts w:ascii="Times New Roman" w:eastAsia="宋体" w:hAnsi="Times New Roman" w:cs="Times New Roman"/>
          <w:sz w:val="24"/>
          <w:szCs w:val="24"/>
          <w:rPrChange w:id="2495" w:author="..." w:date="2018-06-12T07:15:00Z">
            <w:rPr/>
          </w:rPrChange>
        </w:rPr>
        <w:t>root</w:t>
      </w:r>
      <w:r>
        <w:rPr>
          <w:rFonts w:ascii="Times New Roman" w:eastAsia="宋体" w:hAnsi="Times New Roman" w:cs="Times New Roman" w:hint="eastAsia"/>
          <w:sz w:val="24"/>
          <w:szCs w:val="24"/>
          <w:rPrChange w:id="2496" w:author="..." w:date="2018-06-12T07:15:00Z">
            <w:rPr>
              <w:rFonts w:hint="eastAsia"/>
            </w:rPr>
          </w:rPrChange>
        </w:rPr>
        <w:t>，如图</w:t>
      </w:r>
      <w:ins w:id="2497" w:author="..." w:date="2018-06-12T07:14:00Z">
        <w:r>
          <w:rPr>
            <w:rFonts w:ascii="Times New Roman" w:eastAsia="宋体" w:hAnsi="Times New Roman" w:cs="Times New Roman"/>
            <w:sz w:val="24"/>
            <w:szCs w:val="24"/>
            <w:rPrChange w:id="2498" w:author="..." w:date="2018-06-12T07:15:00Z">
              <w:rPr/>
            </w:rPrChange>
          </w:rPr>
          <w:t>2-2</w:t>
        </w:r>
        <w:r>
          <w:rPr>
            <w:rFonts w:ascii="Times New Roman" w:eastAsia="宋体" w:hAnsi="Times New Roman" w:cs="Times New Roman" w:hint="eastAsia"/>
            <w:sz w:val="24"/>
            <w:szCs w:val="24"/>
            <w:rPrChange w:id="2499" w:author="..." w:date="2018-06-12T07:15:00Z">
              <w:rPr>
                <w:rFonts w:hint="eastAsia"/>
              </w:rPr>
            </w:rPrChange>
          </w:rPr>
          <w:t>所示方法</w:t>
        </w:r>
      </w:ins>
      <w:r>
        <w:rPr>
          <w:rFonts w:ascii="Times New Roman" w:eastAsia="宋体" w:hAnsi="Times New Roman" w:cs="Times New Roman" w:hint="eastAsia"/>
          <w:sz w:val="24"/>
          <w:szCs w:val="24"/>
          <w:rPrChange w:id="2500" w:author="..." w:date="2018-06-12T07:15:00Z">
            <w:rPr>
              <w:rFonts w:hint="eastAsia"/>
            </w:rPr>
          </w:rPrChange>
        </w:rPr>
        <w:t>：</w:t>
      </w:r>
    </w:p>
    <w:p w:rsidR="00F76376" w:rsidRDefault="00793F6E">
      <w:pPr>
        <w:jc w:val="center"/>
        <w:pPrChange w:id="2501" w:author="..." w:date="2018-06-12T07:13:00Z">
          <w:pPr/>
        </w:pPrChange>
      </w:pPr>
      <w:r>
        <w:rPr>
          <w:noProof/>
        </w:rPr>
        <w:drawing>
          <wp:inline distT="0" distB="0" distL="0" distR="0" wp14:anchorId="2B9D6421" wp14:editId="50171F61">
            <wp:extent cx="5274310" cy="77851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3"/>
                    <a:stretch>
                      <a:fillRect/>
                    </a:stretch>
                  </pic:blipFill>
                  <pic:spPr>
                    <a:xfrm>
                      <a:off x="0" y="0"/>
                      <a:ext cx="5274310" cy="778510"/>
                    </a:xfrm>
                    <a:prstGeom prst="rect">
                      <a:avLst/>
                    </a:prstGeom>
                  </pic:spPr>
                </pic:pic>
              </a:graphicData>
            </a:graphic>
          </wp:inline>
        </w:drawing>
      </w:r>
    </w:p>
    <w:p w:rsidR="00F76376" w:rsidRPr="00F76376" w:rsidRDefault="00793F6E">
      <w:pPr>
        <w:spacing w:afterLines="50" w:after="156" w:line="400" w:lineRule="exact"/>
        <w:jc w:val="center"/>
        <w:rPr>
          <w:del w:id="2502" w:author="..." w:date="2018-06-12T07:13:00Z"/>
          <w:rFonts w:ascii="Times New Roman" w:eastAsia="宋体" w:hAnsi="Times New Roman" w:cs="Times New Roman"/>
          <w:b/>
          <w:bCs/>
          <w:szCs w:val="24"/>
          <w:rPrChange w:id="2503" w:author="..." w:date="2018-06-12T07:12:00Z">
            <w:rPr>
              <w:del w:id="2504" w:author="..." w:date="2018-06-12T07:13:00Z"/>
            </w:rPr>
          </w:rPrChange>
        </w:rPr>
        <w:pPrChange w:id="2505" w:author="..." w:date="2018-06-12T07:12:00Z">
          <w:pPr/>
        </w:pPrChange>
      </w:pPr>
      <w:ins w:id="2506" w:author="..." w:date="2018-06-12T07:12:00Z">
        <w:r>
          <w:rPr>
            <w:rFonts w:ascii="Times New Roman" w:eastAsia="宋体" w:hAnsi="Times New Roman" w:cs="Times New Roman" w:hint="eastAsia"/>
            <w:b/>
            <w:bCs/>
            <w:szCs w:val="24"/>
            <w:rPrChange w:id="2507" w:author="..." w:date="2018-06-12T07:12:00Z">
              <w:rPr>
                <w:rFonts w:hint="eastAsia"/>
              </w:rPr>
            </w:rPrChange>
          </w:rPr>
          <w:t>图</w:t>
        </w:r>
        <w:r>
          <w:rPr>
            <w:rFonts w:ascii="Times New Roman" w:eastAsia="宋体" w:hAnsi="Times New Roman" w:cs="Times New Roman"/>
            <w:b/>
            <w:bCs/>
            <w:szCs w:val="24"/>
            <w:rPrChange w:id="2508" w:author="..." w:date="2018-06-12T07:12:00Z">
              <w:rPr/>
            </w:rPrChange>
          </w:rPr>
          <w:t>2-2 packages.xml</w:t>
        </w:r>
        <w:r>
          <w:rPr>
            <w:rFonts w:ascii="Times New Roman" w:eastAsia="宋体" w:hAnsi="Times New Roman" w:cs="Times New Roman" w:hint="eastAsia"/>
            <w:b/>
            <w:bCs/>
            <w:szCs w:val="24"/>
            <w:rPrChange w:id="2509" w:author="..." w:date="2018-06-12T07:12:00Z">
              <w:rPr>
                <w:rFonts w:hint="eastAsia"/>
              </w:rPr>
            </w:rPrChange>
          </w:rPr>
          <w:t>访问方法</w:t>
        </w:r>
      </w:ins>
    </w:p>
    <w:p w:rsidR="00F76376" w:rsidRDefault="00F76376">
      <w:pPr>
        <w:spacing w:afterLines="50" w:after="156" w:line="400" w:lineRule="exact"/>
        <w:jc w:val="center"/>
        <w:pPrChange w:id="2510" w:author="..." w:date="2018-06-12T07:13:00Z">
          <w:pPr/>
        </w:pPrChange>
      </w:pPr>
    </w:p>
    <w:p w:rsidR="00F76376" w:rsidRPr="00792FAB"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2511" w:author="Windows 用户" w:date="2018-06-12T19:05:00Z">
            <w:rPr/>
          </w:rPrChange>
        </w:rPr>
        <w:pPrChange w:id="2512" w:author="Windows 用户" w:date="2018-06-12T19:05:00Z">
          <w:pPr>
            <w:pStyle w:val="2"/>
          </w:pPr>
        </w:pPrChange>
      </w:pPr>
      <w:bookmarkStart w:id="2513" w:name="_Toc516102710"/>
      <w:bookmarkStart w:id="2514" w:name="_Toc516593053"/>
      <w:r w:rsidRPr="00792FAB">
        <w:rPr>
          <w:rFonts w:ascii="Times New Roman" w:eastAsia="宋体" w:hAnsi="Times New Roman" w:cs="Times New Roman"/>
          <w:b/>
          <w:bCs/>
          <w:color w:val="000000"/>
          <w:sz w:val="28"/>
          <w:szCs w:val="28"/>
          <w:rPrChange w:id="2515" w:author="Windows 用户" w:date="2018-06-12T19:05:00Z">
            <w:rPr/>
          </w:rPrChange>
        </w:rPr>
        <w:t>2.4 ADB</w:t>
      </w:r>
      <w:r w:rsidRPr="00792FAB">
        <w:rPr>
          <w:rFonts w:ascii="Times New Roman" w:eastAsia="宋体" w:hAnsi="Times New Roman" w:cs="Times New Roman" w:hint="eastAsia"/>
          <w:b/>
          <w:bCs/>
          <w:color w:val="000000"/>
          <w:sz w:val="28"/>
          <w:szCs w:val="28"/>
          <w:rPrChange w:id="2516" w:author="Windows 用户" w:date="2018-06-12T19:05:00Z">
            <w:rPr>
              <w:rFonts w:hint="eastAsia"/>
            </w:rPr>
          </w:rPrChange>
        </w:rPr>
        <w:t>工具的基本使用方法</w:t>
      </w:r>
      <w:bookmarkEnd w:id="2513"/>
      <w:bookmarkEnd w:id="2514"/>
    </w:p>
    <w:p w:rsidR="00F76376" w:rsidRPr="00F76376" w:rsidRDefault="00793F6E">
      <w:pPr>
        <w:spacing w:line="400" w:lineRule="exact"/>
        <w:ind w:firstLineChars="200" w:firstLine="480"/>
        <w:rPr>
          <w:del w:id="2517" w:author="..." w:date="2018-06-12T07:34:00Z"/>
          <w:rFonts w:ascii="Times New Roman" w:eastAsia="宋体" w:hAnsi="Times New Roman" w:cs="Times New Roman"/>
          <w:sz w:val="24"/>
          <w:szCs w:val="24"/>
          <w:rPrChange w:id="2518" w:author="..." w:date="2018-06-12T07:33:00Z">
            <w:rPr>
              <w:del w:id="2519" w:author="..." w:date="2018-06-12T07:34:00Z"/>
            </w:rPr>
          </w:rPrChange>
        </w:rPr>
        <w:pPrChange w:id="2520" w:author="..." w:date="2018-06-12T07:33:00Z">
          <w:pPr>
            <w:ind w:firstLineChars="200" w:firstLine="420"/>
          </w:pPr>
        </w:pPrChange>
      </w:pPr>
      <w:r>
        <w:rPr>
          <w:rFonts w:ascii="Times New Roman" w:eastAsia="宋体" w:hAnsi="Times New Roman" w:cs="Times New Roman"/>
          <w:sz w:val="24"/>
          <w:szCs w:val="24"/>
          <w:rPrChange w:id="2521" w:author="..." w:date="2018-06-12T07:33:00Z">
            <w:rPr/>
          </w:rPrChange>
        </w:rPr>
        <w:t>adb.exe</w:t>
      </w:r>
      <w:r>
        <w:rPr>
          <w:rFonts w:ascii="Times New Roman" w:eastAsia="宋体" w:hAnsi="Times New Roman" w:cs="Times New Roman" w:hint="eastAsia"/>
          <w:sz w:val="24"/>
          <w:szCs w:val="24"/>
          <w:rPrChange w:id="2522" w:author="..." w:date="2018-06-12T07:33:00Z">
            <w:rPr>
              <w:rFonts w:hint="eastAsia"/>
            </w:rPr>
          </w:rPrChange>
        </w:rPr>
        <w:t>工具（</w:t>
      </w:r>
      <w:r>
        <w:rPr>
          <w:rFonts w:ascii="Times New Roman" w:eastAsia="宋体" w:hAnsi="Times New Roman" w:cs="Times New Roman"/>
          <w:sz w:val="24"/>
          <w:szCs w:val="24"/>
          <w:rPrChange w:id="2523" w:author="..." w:date="2018-06-12T07:33:00Z">
            <w:rPr/>
          </w:rPrChange>
        </w:rPr>
        <w:t>Android Debug Bridge</w:t>
      </w:r>
      <w:r>
        <w:rPr>
          <w:rFonts w:ascii="Times New Roman" w:eastAsia="宋体" w:hAnsi="Times New Roman" w:cs="Times New Roman" w:hint="eastAsia"/>
          <w:sz w:val="24"/>
          <w:szCs w:val="24"/>
          <w:rPrChange w:id="2524" w:author="..." w:date="2018-06-12T07:33:00Z">
            <w:rPr>
              <w:rFonts w:hint="eastAsia"/>
            </w:rPr>
          </w:rPrChange>
        </w:rPr>
        <w:t>，</w:t>
      </w:r>
      <w:r>
        <w:rPr>
          <w:rFonts w:ascii="Times New Roman" w:eastAsia="宋体" w:hAnsi="Times New Roman" w:cs="Times New Roman"/>
          <w:sz w:val="24"/>
          <w:szCs w:val="24"/>
          <w:rPrChange w:id="2525" w:author="..." w:date="2018-06-12T07:33:00Z">
            <w:rPr/>
          </w:rPrChange>
        </w:rPr>
        <w:t>ADB</w:t>
      </w:r>
      <w:r>
        <w:rPr>
          <w:rFonts w:ascii="Times New Roman" w:eastAsia="宋体" w:hAnsi="Times New Roman" w:cs="Times New Roman" w:hint="eastAsia"/>
          <w:sz w:val="24"/>
          <w:szCs w:val="24"/>
          <w:rPrChange w:id="2526" w:author="..." w:date="2018-06-12T07:33:00Z">
            <w:rPr>
              <w:rFonts w:hint="eastAsia"/>
            </w:rPr>
          </w:rPrChange>
        </w:rPr>
        <w:t>），存在于</w:t>
      </w:r>
      <w:r>
        <w:rPr>
          <w:rFonts w:ascii="Times New Roman" w:eastAsia="宋体" w:hAnsi="Times New Roman" w:cs="Times New Roman"/>
          <w:sz w:val="24"/>
          <w:szCs w:val="24"/>
          <w:rPrChange w:id="2527" w:author="..." w:date="2018-06-12T07:33:00Z">
            <w:rPr/>
          </w:rPrChange>
        </w:rPr>
        <w:t>SDK</w:t>
      </w:r>
      <w:r>
        <w:rPr>
          <w:rFonts w:ascii="Times New Roman" w:eastAsia="宋体" w:hAnsi="Times New Roman" w:cs="Times New Roman" w:hint="eastAsia"/>
          <w:sz w:val="24"/>
          <w:szCs w:val="24"/>
          <w:rPrChange w:id="2528" w:author="..." w:date="2018-06-12T07:33:00Z">
            <w:rPr>
              <w:rFonts w:hint="eastAsia"/>
            </w:rPr>
          </w:rPrChange>
        </w:rPr>
        <w:t>的</w:t>
      </w:r>
      <w:r>
        <w:rPr>
          <w:rFonts w:ascii="Times New Roman" w:eastAsia="宋体" w:hAnsi="Times New Roman" w:cs="Times New Roman"/>
          <w:sz w:val="24"/>
          <w:szCs w:val="24"/>
          <w:rPrChange w:id="2529" w:author="..." w:date="2018-06-12T07:33:00Z">
            <w:rPr/>
          </w:rPrChange>
        </w:rPr>
        <w:t>platform-tools</w:t>
      </w:r>
      <w:r>
        <w:rPr>
          <w:rFonts w:ascii="Times New Roman" w:eastAsia="宋体" w:hAnsi="Times New Roman" w:cs="Times New Roman" w:hint="eastAsia"/>
          <w:sz w:val="24"/>
          <w:szCs w:val="24"/>
          <w:rPrChange w:id="2530" w:author="..." w:date="2018-06-12T07:33:00Z">
            <w:rPr>
              <w:rFonts w:hint="eastAsia"/>
            </w:rPr>
          </w:rPrChange>
        </w:rPr>
        <w:t>目录中，允许开发人员与模拟器或者连接的</w:t>
      </w:r>
      <w:r>
        <w:rPr>
          <w:rFonts w:ascii="Times New Roman" w:eastAsia="宋体" w:hAnsi="Times New Roman" w:cs="Times New Roman"/>
          <w:sz w:val="24"/>
          <w:szCs w:val="24"/>
          <w:rPrChange w:id="2531" w:author="..." w:date="2018-06-12T07:33:00Z">
            <w:rPr/>
          </w:rPrChange>
        </w:rPr>
        <w:t>Android</w:t>
      </w:r>
      <w:r>
        <w:rPr>
          <w:rFonts w:ascii="Times New Roman" w:eastAsia="宋体" w:hAnsi="Times New Roman" w:cs="Times New Roman" w:hint="eastAsia"/>
          <w:sz w:val="24"/>
          <w:szCs w:val="24"/>
          <w:rPrChange w:id="2532" w:author="..." w:date="2018-06-12T07:33:00Z">
            <w:rPr>
              <w:rFonts w:hint="eastAsia"/>
            </w:rPr>
          </w:rPrChange>
        </w:rPr>
        <w:t>设备进行通信。</w:t>
      </w:r>
    </w:p>
    <w:p w:rsidR="00F76376" w:rsidRPr="00F76376" w:rsidRDefault="00F76376">
      <w:pPr>
        <w:spacing w:line="400" w:lineRule="exact"/>
        <w:ind w:firstLineChars="200" w:firstLine="480"/>
        <w:rPr>
          <w:rFonts w:ascii="Times New Roman" w:eastAsia="宋体" w:hAnsi="Times New Roman" w:cs="Times New Roman"/>
          <w:sz w:val="24"/>
          <w:szCs w:val="24"/>
          <w:rPrChange w:id="2533" w:author="..." w:date="2018-06-12T07:33:00Z">
            <w:rPr/>
          </w:rPrChange>
        </w:rPr>
        <w:pPrChange w:id="2534" w:author="..." w:date="2018-06-12T07:34:00Z">
          <w:pPr/>
        </w:pPrChange>
      </w:pPr>
    </w:p>
    <w:p w:rsidR="00F76376" w:rsidRDefault="00793F6E">
      <w:pPr>
        <w:spacing w:line="400" w:lineRule="exact"/>
        <w:ind w:firstLineChars="200" w:firstLine="480"/>
        <w:rPr>
          <w:ins w:id="2535" w:author="..." w:date="2018-06-12T07:36:00Z"/>
          <w:rFonts w:ascii="Times New Roman" w:eastAsia="宋体" w:hAnsi="Times New Roman" w:cs="Times New Roman"/>
          <w:sz w:val="24"/>
          <w:szCs w:val="24"/>
        </w:rPr>
        <w:pPrChange w:id="2536" w:author="..." w:date="2018-06-12T07:33:00Z">
          <w:pPr/>
        </w:pPrChange>
      </w:pPr>
      <w:r>
        <w:rPr>
          <w:rFonts w:ascii="Times New Roman" w:eastAsia="宋体" w:hAnsi="Times New Roman" w:cs="Times New Roman"/>
          <w:sz w:val="24"/>
          <w:szCs w:val="24"/>
          <w:rPrChange w:id="2537" w:author="..." w:date="2018-06-12T07:33:00Z">
            <w:rPr/>
          </w:rPrChange>
        </w:rPr>
        <w:t>ADB</w:t>
      </w:r>
      <w:r>
        <w:rPr>
          <w:rFonts w:ascii="Times New Roman" w:eastAsia="宋体" w:hAnsi="Times New Roman" w:cs="Times New Roman" w:hint="eastAsia"/>
          <w:sz w:val="24"/>
          <w:szCs w:val="24"/>
          <w:rPrChange w:id="2538" w:author="..." w:date="2018-06-12T07:33:00Z">
            <w:rPr>
              <w:rFonts w:hint="eastAsia"/>
            </w:rPr>
          </w:rPrChange>
        </w:rPr>
        <w:t>的常见指令介绍如</w:t>
      </w:r>
      <w:ins w:id="2539" w:author="..." w:date="2018-06-12T07:34:00Z">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2-4</w:t>
        </w:r>
        <w:r>
          <w:rPr>
            <w:rFonts w:ascii="Times New Roman" w:eastAsia="宋体" w:hAnsi="Times New Roman" w:cs="Times New Roman" w:hint="eastAsia"/>
            <w:sz w:val="24"/>
            <w:szCs w:val="24"/>
          </w:rPr>
          <w:t>所示</w:t>
        </w:r>
      </w:ins>
      <w:del w:id="2540" w:author="..." w:date="2018-06-12T07:34:00Z">
        <w:r>
          <w:rPr>
            <w:rFonts w:ascii="Times New Roman" w:eastAsia="宋体" w:hAnsi="Times New Roman" w:cs="Times New Roman" w:hint="eastAsia"/>
            <w:sz w:val="24"/>
            <w:szCs w:val="24"/>
            <w:rPrChange w:id="2541" w:author="..." w:date="2018-06-12T07:33:00Z">
              <w:rPr>
                <w:rFonts w:hint="eastAsia"/>
              </w:rPr>
            </w:rPrChange>
          </w:rPr>
          <w:delText>下</w:delText>
        </w:r>
      </w:del>
      <w:r>
        <w:rPr>
          <w:rFonts w:ascii="Times New Roman" w:eastAsia="宋体" w:hAnsi="Times New Roman" w:cs="Times New Roman" w:hint="eastAsia"/>
          <w:sz w:val="24"/>
          <w:szCs w:val="24"/>
          <w:rPrChange w:id="2542" w:author="..." w:date="2018-06-12T07:33:00Z">
            <w:rPr>
              <w:rFonts w:hint="eastAsia"/>
            </w:rPr>
          </w:rPrChange>
        </w:rPr>
        <w:t>：</w:t>
      </w:r>
    </w:p>
    <w:p w:rsidR="00F76376" w:rsidRDefault="00793F6E">
      <w:pPr>
        <w:spacing w:afterLines="50" w:after="156" w:line="400" w:lineRule="exact"/>
        <w:jc w:val="center"/>
        <w:rPr>
          <w:ins w:id="2543" w:author="..." w:date="2018-06-12T07:36:00Z"/>
          <w:rFonts w:ascii="Times New Roman" w:eastAsia="宋体" w:hAnsi="Times New Roman" w:cs="Times New Roman"/>
          <w:b/>
          <w:bCs/>
          <w:szCs w:val="24"/>
        </w:rPr>
      </w:pPr>
      <w:ins w:id="2544" w:author="..." w:date="2018-06-12T07:36:00Z">
        <w:r>
          <w:rPr>
            <w:rFonts w:ascii="Times New Roman" w:eastAsia="宋体" w:hAnsi="Times New Roman" w:cs="Times New Roman" w:hint="eastAsia"/>
            <w:b/>
            <w:bCs/>
            <w:szCs w:val="24"/>
          </w:rPr>
          <w:t>表</w:t>
        </w:r>
        <w:r>
          <w:rPr>
            <w:rFonts w:ascii="Times New Roman" w:eastAsia="宋体" w:hAnsi="Times New Roman" w:cs="Times New Roman" w:hint="eastAsia"/>
            <w:b/>
            <w:bCs/>
            <w:szCs w:val="24"/>
          </w:rPr>
          <w:t>2-4 ADB</w:t>
        </w:r>
      </w:ins>
      <w:ins w:id="2545" w:author="..." w:date="2018-06-12T07:37:00Z">
        <w:r>
          <w:rPr>
            <w:rFonts w:ascii="Times New Roman" w:eastAsia="宋体" w:hAnsi="Times New Roman" w:cs="Times New Roman" w:hint="eastAsia"/>
            <w:b/>
            <w:bCs/>
            <w:szCs w:val="24"/>
          </w:rPr>
          <w:t>常用命令</w:t>
        </w:r>
      </w:ins>
    </w:p>
    <w:tbl>
      <w:tblPr>
        <w:tblStyle w:val="a9"/>
        <w:tblW w:w="8840" w:type="dxa"/>
        <w:jc w:val="center"/>
        <w:tblLayout w:type="fixed"/>
        <w:tblLook w:val="04A0" w:firstRow="1" w:lastRow="0" w:firstColumn="1" w:lastColumn="0" w:noHBand="0" w:noVBand="1"/>
        <w:tblPrChange w:id="2546" w:author="..." w:date="2018-06-12T07:40:00Z">
          <w:tblPr>
            <w:tblStyle w:val="a9"/>
            <w:tblW w:w="9401" w:type="dxa"/>
            <w:jc w:val="center"/>
            <w:tblLayout w:type="fixed"/>
            <w:tblLook w:val="04A0" w:firstRow="1" w:lastRow="0" w:firstColumn="1" w:lastColumn="0" w:noHBand="0" w:noVBand="1"/>
          </w:tblPr>
        </w:tblPrChange>
      </w:tblPr>
      <w:tblGrid>
        <w:gridCol w:w="5324"/>
        <w:gridCol w:w="3516"/>
        <w:tblGridChange w:id="2547">
          <w:tblGrid>
            <w:gridCol w:w="4500"/>
            <w:gridCol w:w="200"/>
            <w:gridCol w:w="4300"/>
            <w:gridCol w:w="401"/>
          </w:tblGrid>
        </w:tblGridChange>
      </w:tblGrid>
      <w:tr w:rsidR="00F76376" w:rsidTr="00F76376">
        <w:trPr>
          <w:trHeight w:val="186"/>
          <w:jc w:val="center"/>
          <w:ins w:id="2548" w:author="..." w:date="2018-06-12T07:37:00Z"/>
          <w:trPrChange w:id="2549" w:author="..." w:date="2018-06-12T07:40:00Z">
            <w:trPr>
              <w:gridAfter w:val="0"/>
              <w:wAfter w:w="401" w:type="dxa"/>
              <w:trHeight w:val="391"/>
              <w:jc w:val="center"/>
            </w:trPr>
          </w:trPrChange>
        </w:trPr>
        <w:tc>
          <w:tcPr>
            <w:tcW w:w="5324" w:type="dxa"/>
            <w:tcPrChange w:id="2550" w:author="..." w:date="2018-06-12T07:40:00Z">
              <w:tcPr>
                <w:tcW w:w="4500" w:type="dxa"/>
              </w:tcPr>
            </w:tcPrChange>
          </w:tcPr>
          <w:p w:rsidR="00F76376" w:rsidRPr="00F76376" w:rsidRDefault="00793F6E">
            <w:pPr>
              <w:jc w:val="center"/>
              <w:rPr>
                <w:ins w:id="2551" w:author="..." w:date="2018-06-12T07:37:00Z"/>
                <w:b/>
                <w:szCs w:val="21"/>
                <w:rPrChange w:id="2552" w:author="..." w:date="2018-06-12T07:37:00Z">
                  <w:rPr>
                    <w:ins w:id="2553" w:author="..." w:date="2018-06-12T07:37:00Z"/>
                    <w:rFonts w:ascii="Times New Roman" w:eastAsia="宋体" w:hAnsi="Times New Roman" w:cs="Times New Roman"/>
                    <w:sz w:val="24"/>
                    <w:szCs w:val="24"/>
                  </w:rPr>
                </w:rPrChange>
              </w:rPr>
              <w:pPrChange w:id="2554" w:author="..." w:date="2018-06-12T07:37:00Z">
                <w:pPr>
                  <w:spacing w:line="400" w:lineRule="exact"/>
                </w:pPr>
              </w:pPrChange>
            </w:pPr>
            <w:ins w:id="2555" w:author="..." w:date="2018-06-12T07:37:00Z">
              <w:r>
                <w:rPr>
                  <w:rFonts w:hint="eastAsia"/>
                  <w:b/>
                  <w:szCs w:val="21"/>
                  <w:rPrChange w:id="2556" w:author="..." w:date="2018-06-12T07:37:00Z">
                    <w:rPr>
                      <w:rFonts w:ascii="Times New Roman" w:eastAsia="宋体" w:hAnsi="Times New Roman" w:cs="Times New Roman" w:hint="eastAsia"/>
                      <w:sz w:val="24"/>
                      <w:szCs w:val="24"/>
                    </w:rPr>
                  </w:rPrChange>
                </w:rPr>
                <w:t>命令</w:t>
              </w:r>
            </w:ins>
          </w:p>
        </w:tc>
        <w:tc>
          <w:tcPr>
            <w:tcW w:w="3516" w:type="dxa"/>
            <w:tcPrChange w:id="2557" w:author="..." w:date="2018-06-12T07:40:00Z">
              <w:tcPr>
                <w:tcW w:w="4500" w:type="dxa"/>
                <w:gridSpan w:val="2"/>
              </w:tcPr>
            </w:tcPrChange>
          </w:tcPr>
          <w:p w:rsidR="00F76376" w:rsidRPr="00F76376" w:rsidRDefault="00793F6E">
            <w:pPr>
              <w:jc w:val="center"/>
              <w:rPr>
                <w:ins w:id="2558" w:author="..." w:date="2018-06-12T07:37:00Z"/>
                <w:b/>
                <w:szCs w:val="21"/>
                <w:rPrChange w:id="2559" w:author="..." w:date="2018-06-12T07:37:00Z">
                  <w:rPr>
                    <w:ins w:id="2560" w:author="..." w:date="2018-06-12T07:37:00Z"/>
                    <w:rFonts w:ascii="Times New Roman" w:eastAsia="宋体" w:hAnsi="Times New Roman" w:cs="Times New Roman"/>
                    <w:sz w:val="24"/>
                    <w:szCs w:val="24"/>
                  </w:rPr>
                </w:rPrChange>
              </w:rPr>
              <w:pPrChange w:id="2561" w:author="..." w:date="2018-06-12T07:37:00Z">
                <w:pPr>
                  <w:spacing w:line="400" w:lineRule="exact"/>
                </w:pPr>
              </w:pPrChange>
            </w:pPr>
            <w:ins w:id="2562" w:author="..." w:date="2018-06-12T07:37:00Z">
              <w:r>
                <w:rPr>
                  <w:rFonts w:hint="eastAsia"/>
                  <w:b/>
                  <w:szCs w:val="21"/>
                  <w:rPrChange w:id="2563" w:author="..." w:date="2018-06-12T07:37:00Z">
                    <w:rPr>
                      <w:rFonts w:ascii="Times New Roman" w:eastAsia="宋体" w:hAnsi="Times New Roman" w:cs="Times New Roman" w:hint="eastAsia"/>
                      <w:sz w:val="24"/>
                      <w:szCs w:val="24"/>
                    </w:rPr>
                  </w:rPrChange>
                </w:rPr>
                <w:t>描述</w:t>
              </w:r>
            </w:ins>
          </w:p>
        </w:tc>
      </w:tr>
      <w:tr w:rsidR="00F76376" w:rsidTr="00F76376">
        <w:trPr>
          <w:trHeight w:val="235"/>
          <w:jc w:val="center"/>
          <w:ins w:id="2564" w:author="..." w:date="2018-06-12T07:34:00Z"/>
          <w:trPrChange w:id="2565" w:author="..." w:date="2018-06-12T07:40:00Z">
            <w:trPr>
              <w:jc w:val="center"/>
            </w:trPr>
          </w:trPrChange>
        </w:trPr>
        <w:tc>
          <w:tcPr>
            <w:tcW w:w="5324" w:type="dxa"/>
            <w:tcPrChange w:id="2566" w:author="..." w:date="2018-06-12T07:40:00Z">
              <w:tcPr>
                <w:tcW w:w="4700" w:type="dxa"/>
                <w:gridSpan w:val="2"/>
              </w:tcPr>
            </w:tcPrChange>
          </w:tcPr>
          <w:p w:rsidR="00F76376" w:rsidRPr="00F76376" w:rsidRDefault="00793F6E">
            <w:pPr>
              <w:jc w:val="center"/>
              <w:rPr>
                <w:ins w:id="2567" w:author="..." w:date="2018-06-12T07:34:00Z"/>
                <w:rFonts w:ascii="Times New Roman" w:eastAsia="宋体" w:hAnsi="Times New Roman" w:cs="Times New Roman"/>
                <w:szCs w:val="21"/>
                <w:rPrChange w:id="2568" w:author="..." w:date="2018-06-12T07:39:00Z">
                  <w:rPr>
                    <w:ins w:id="2569" w:author="..." w:date="2018-06-12T07:34:00Z"/>
                    <w:rFonts w:ascii="Times New Roman" w:eastAsia="宋体" w:hAnsi="Times New Roman" w:cs="Times New Roman"/>
                    <w:sz w:val="24"/>
                    <w:szCs w:val="24"/>
                  </w:rPr>
                </w:rPrChange>
              </w:rPr>
              <w:pPrChange w:id="2570" w:author="..." w:date="2018-06-12T07:39:00Z">
                <w:pPr>
                  <w:spacing w:line="400" w:lineRule="exact"/>
                </w:pPr>
              </w:pPrChange>
            </w:pPr>
            <w:ins w:id="2571" w:author="..." w:date="2018-06-12T07:35:00Z">
              <w:r>
                <w:rPr>
                  <w:rFonts w:ascii="Times New Roman" w:eastAsia="宋体" w:hAnsi="Times New Roman" w:cs="Times New Roman"/>
                  <w:szCs w:val="21"/>
                  <w:rPrChange w:id="2572" w:author="..." w:date="2018-06-12T07:39:00Z">
                    <w:rPr>
                      <w:rFonts w:ascii="Times New Roman" w:eastAsia="宋体" w:hAnsi="Times New Roman" w:cs="Times New Roman"/>
                      <w:sz w:val="24"/>
                      <w:szCs w:val="24"/>
                    </w:rPr>
                  </w:rPrChange>
                </w:rPr>
                <w:t>adb start-server</w:t>
              </w:r>
            </w:ins>
          </w:p>
        </w:tc>
        <w:tc>
          <w:tcPr>
            <w:tcW w:w="3516" w:type="dxa"/>
            <w:tcPrChange w:id="2573" w:author="..." w:date="2018-06-12T07:40:00Z">
              <w:tcPr>
                <w:tcW w:w="4701" w:type="dxa"/>
                <w:gridSpan w:val="2"/>
              </w:tcPr>
            </w:tcPrChange>
          </w:tcPr>
          <w:p w:rsidR="00F76376" w:rsidRPr="00F76376" w:rsidRDefault="00793F6E">
            <w:pPr>
              <w:jc w:val="left"/>
              <w:rPr>
                <w:ins w:id="2574" w:author="..." w:date="2018-06-12T07:34:00Z"/>
                <w:rFonts w:ascii="Times New Roman" w:eastAsia="宋体" w:hAnsi="Times New Roman" w:cs="Times New Roman"/>
                <w:szCs w:val="21"/>
                <w:rPrChange w:id="2575" w:author="..." w:date="2018-06-12T07:39:00Z">
                  <w:rPr>
                    <w:ins w:id="2576" w:author="..." w:date="2018-06-12T07:34:00Z"/>
                    <w:rFonts w:ascii="Times New Roman" w:eastAsia="宋体" w:hAnsi="Times New Roman" w:cs="Times New Roman"/>
                    <w:sz w:val="24"/>
                    <w:szCs w:val="24"/>
                  </w:rPr>
                </w:rPrChange>
              </w:rPr>
              <w:pPrChange w:id="2577" w:author="..." w:date="2018-06-12T07:40:00Z">
                <w:pPr>
                  <w:spacing w:line="400" w:lineRule="exact"/>
                </w:pPr>
              </w:pPrChange>
            </w:pPr>
            <w:ins w:id="2578" w:author="..." w:date="2018-06-12T07:35:00Z">
              <w:r>
                <w:rPr>
                  <w:rFonts w:ascii="Times New Roman" w:eastAsia="宋体" w:hAnsi="Times New Roman" w:cs="Times New Roman" w:hint="eastAsia"/>
                  <w:szCs w:val="21"/>
                  <w:rPrChange w:id="2579" w:author="..." w:date="2018-06-12T07:39:00Z">
                    <w:rPr>
                      <w:rFonts w:ascii="Times New Roman" w:eastAsia="宋体" w:hAnsi="Times New Roman" w:cs="Times New Roman" w:hint="eastAsia"/>
                      <w:sz w:val="24"/>
                      <w:szCs w:val="24"/>
                    </w:rPr>
                  </w:rPrChange>
                </w:rPr>
                <w:t>开启</w:t>
              </w:r>
              <w:r>
                <w:rPr>
                  <w:rFonts w:ascii="Times New Roman" w:eastAsia="宋体" w:hAnsi="Times New Roman" w:cs="Times New Roman"/>
                  <w:szCs w:val="21"/>
                  <w:rPrChange w:id="2580" w:author="..." w:date="2018-06-12T07:39:00Z">
                    <w:rPr>
                      <w:rFonts w:ascii="Times New Roman" w:eastAsia="宋体" w:hAnsi="Times New Roman" w:cs="Times New Roman"/>
                      <w:sz w:val="24"/>
                      <w:szCs w:val="24"/>
                    </w:rPr>
                  </w:rPrChange>
                </w:rPr>
                <w:t>adb</w:t>
              </w:r>
              <w:r>
                <w:rPr>
                  <w:rFonts w:ascii="Times New Roman" w:eastAsia="宋体" w:hAnsi="Times New Roman" w:cs="Times New Roman" w:hint="eastAsia"/>
                  <w:szCs w:val="21"/>
                  <w:rPrChange w:id="2581" w:author="..." w:date="2018-06-12T07:39:00Z">
                    <w:rPr>
                      <w:rFonts w:ascii="Times New Roman" w:eastAsia="宋体" w:hAnsi="Times New Roman" w:cs="Times New Roman" w:hint="eastAsia"/>
                      <w:sz w:val="24"/>
                      <w:szCs w:val="24"/>
                    </w:rPr>
                  </w:rPrChange>
                </w:rPr>
                <w:t>服务</w:t>
              </w:r>
            </w:ins>
          </w:p>
        </w:tc>
      </w:tr>
      <w:tr w:rsidR="00F76376" w:rsidTr="00F76376">
        <w:trPr>
          <w:trHeight w:val="235"/>
          <w:jc w:val="center"/>
          <w:ins w:id="2582" w:author="..." w:date="2018-06-12T07:34:00Z"/>
          <w:trPrChange w:id="2583" w:author="..." w:date="2018-06-12T07:40:00Z">
            <w:trPr>
              <w:jc w:val="center"/>
            </w:trPr>
          </w:trPrChange>
        </w:trPr>
        <w:tc>
          <w:tcPr>
            <w:tcW w:w="5324" w:type="dxa"/>
            <w:tcPrChange w:id="2584" w:author="..." w:date="2018-06-12T07:40:00Z">
              <w:tcPr>
                <w:tcW w:w="4700" w:type="dxa"/>
                <w:gridSpan w:val="2"/>
              </w:tcPr>
            </w:tcPrChange>
          </w:tcPr>
          <w:p w:rsidR="00F76376" w:rsidRPr="00F76376" w:rsidRDefault="00793F6E">
            <w:pPr>
              <w:jc w:val="center"/>
              <w:rPr>
                <w:ins w:id="2585" w:author="..." w:date="2018-06-12T07:34:00Z"/>
                <w:rFonts w:ascii="Times New Roman" w:eastAsia="宋体" w:hAnsi="Times New Roman" w:cs="Times New Roman"/>
                <w:szCs w:val="21"/>
                <w:rPrChange w:id="2586" w:author="..." w:date="2018-06-12T07:39:00Z">
                  <w:rPr>
                    <w:ins w:id="2587" w:author="..." w:date="2018-06-12T07:34:00Z"/>
                    <w:rFonts w:ascii="Times New Roman" w:eastAsia="宋体" w:hAnsi="Times New Roman" w:cs="Times New Roman"/>
                    <w:sz w:val="24"/>
                    <w:szCs w:val="24"/>
                  </w:rPr>
                </w:rPrChange>
              </w:rPr>
              <w:pPrChange w:id="2588" w:author="..." w:date="2018-06-12T07:39:00Z">
                <w:pPr>
                  <w:spacing w:line="400" w:lineRule="exact"/>
                </w:pPr>
              </w:pPrChange>
            </w:pPr>
            <w:ins w:id="2589" w:author="..." w:date="2018-06-12T07:35:00Z">
              <w:r>
                <w:rPr>
                  <w:rFonts w:ascii="Times New Roman" w:eastAsia="宋体" w:hAnsi="Times New Roman" w:cs="Times New Roman"/>
                  <w:szCs w:val="21"/>
                  <w:rPrChange w:id="2590" w:author="..." w:date="2018-06-12T07:39:00Z">
                    <w:rPr>
                      <w:rFonts w:ascii="Times New Roman" w:eastAsia="宋体" w:hAnsi="Times New Roman" w:cs="Times New Roman"/>
                      <w:sz w:val="24"/>
                      <w:szCs w:val="24"/>
                    </w:rPr>
                  </w:rPrChange>
                </w:rPr>
                <w:t>adb devices</w:t>
              </w:r>
            </w:ins>
          </w:p>
        </w:tc>
        <w:tc>
          <w:tcPr>
            <w:tcW w:w="3516" w:type="dxa"/>
            <w:tcPrChange w:id="2591" w:author="..." w:date="2018-06-12T07:40:00Z">
              <w:tcPr>
                <w:tcW w:w="4701" w:type="dxa"/>
                <w:gridSpan w:val="2"/>
              </w:tcPr>
            </w:tcPrChange>
          </w:tcPr>
          <w:p w:rsidR="00F76376" w:rsidRPr="00F76376" w:rsidRDefault="00793F6E">
            <w:pPr>
              <w:jc w:val="left"/>
              <w:rPr>
                <w:ins w:id="2592" w:author="..." w:date="2018-06-12T07:34:00Z"/>
                <w:rFonts w:ascii="Times New Roman" w:eastAsia="宋体" w:hAnsi="Times New Roman" w:cs="Times New Roman"/>
                <w:szCs w:val="21"/>
                <w:rPrChange w:id="2593" w:author="..." w:date="2018-06-12T07:39:00Z">
                  <w:rPr>
                    <w:ins w:id="2594" w:author="..." w:date="2018-06-12T07:34:00Z"/>
                    <w:rFonts w:ascii="Times New Roman" w:eastAsia="宋体" w:hAnsi="Times New Roman" w:cs="Times New Roman"/>
                    <w:sz w:val="24"/>
                    <w:szCs w:val="24"/>
                  </w:rPr>
                </w:rPrChange>
              </w:rPr>
              <w:pPrChange w:id="2595" w:author="..." w:date="2018-06-12T07:40:00Z">
                <w:pPr>
                  <w:spacing w:line="400" w:lineRule="exact"/>
                </w:pPr>
              </w:pPrChange>
            </w:pPr>
            <w:ins w:id="2596" w:author="..." w:date="2018-06-12T07:35:00Z">
              <w:r>
                <w:rPr>
                  <w:rFonts w:ascii="Times New Roman" w:eastAsia="宋体" w:hAnsi="Times New Roman" w:cs="Times New Roman" w:hint="eastAsia"/>
                  <w:szCs w:val="21"/>
                  <w:rPrChange w:id="2597" w:author="..." w:date="2018-06-12T07:39:00Z">
                    <w:rPr>
                      <w:rFonts w:ascii="Times New Roman" w:eastAsia="宋体" w:hAnsi="Times New Roman" w:cs="Times New Roman" w:hint="eastAsia"/>
                      <w:sz w:val="24"/>
                      <w:szCs w:val="24"/>
                    </w:rPr>
                  </w:rPrChange>
                </w:rPr>
                <w:t>列出所有设备</w:t>
              </w:r>
            </w:ins>
          </w:p>
        </w:tc>
      </w:tr>
      <w:tr w:rsidR="00F76376" w:rsidTr="00F76376">
        <w:trPr>
          <w:trHeight w:val="235"/>
          <w:jc w:val="center"/>
          <w:ins w:id="2598" w:author="..." w:date="2018-06-12T07:34:00Z"/>
          <w:trPrChange w:id="2599" w:author="..." w:date="2018-06-12T07:40:00Z">
            <w:trPr>
              <w:jc w:val="center"/>
            </w:trPr>
          </w:trPrChange>
        </w:trPr>
        <w:tc>
          <w:tcPr>
            <w:tcW w:w="5324" w:type="dxa"/>
            <w:tcPrChange w:id="2600" w:author="..." w:date="2018-06-12T07:40:00Z">
              <w:tcPr>
                <w:tcW w:w="4700" w:type="dxa"/>
                <w:gridSpan w:val="2"/>
              </w:tcPr>
            </w:tcPrChange>
          </w:tcPr>
          <w:p w:rsidR="00F76376" w:rsidRPr="00F76376" w:rsidRDefault="00793F6E">
            <w:pPr>
              <w:jc w:val="center"/>
              <w:rPr>
                <w:ins w:id="2601" w:author="..." w:date="2018-06-12T07:34:00Z"/>
                <w:rFonts w:ascii="Times New Roman" w:eastAsia="宋体" w:hAnsi="Times New Roman" w:cs="Times New Roman"/>
                <w:szCs w:val="21"/>
                <w:rPrChange w:id="2602" w:author="..." w:date="2018-06-12T07:39:00Z">
                  <w:rPr>
                    <w:ins w:id="2603" w:author="..." w:date="2018-06-12T07:34:00Z"/>
                    <w:rFonts w:ascii="Times New Roman" w:eastAsia="宋体" w:hAnsi="Times New Roman" w:cs="Times New Roman"/>
                    <w:sz w:val="24"/>
                    <w:szCs w:val="24"/>
                  </w:rPr>
                </w:rPrChange>
              </w:rPr>
              <w:pPrChange w:id="2604" w:author="..." w:date="2018-06-12T07:39:00Z">
                <w:pPr>
                  <w:spacing w:line="400" w:lineRule="exact"/>
                </w:pPr>
              </w:pPrChange>
            </w:pPr>
            <w:ins w:id="2605" w:author="..." w:date="2018-06-12T07:35:00Z">
              <w:r>
                <w:rPr>
                  <w:rFonts w:ascii="Times New Roman" w:eastAsia="宋体" w:hAnsi="Times New Roman" w:cs="Times New Roman"/>
                  <w:szCs w:val="21"/>
                  <w:rPrChange w:id="2606" w:author="..." w:date="2018-06-12T07:39:00Z">
                    <w:rPr>
                      <w:rFonts w:ascii="Times New Roman" w:eastAsia="宋体" w:hAnsi="Times New Roman" w:cs="Times New Roman"/>
                      <w:sz w:val="24"/>
                      <w:szCs w:val="24"/>
                    </w:rPr>
                  </w:rPrChange>
                </w:rPr>
                <w:t>adb logcat</w:t>
              </w:r>
            </w:ins>
          </w:p>
        </w:tc>
        <w:tc>
          <w:tcPr>
            <w:tcW w:w="3516" w:type="dxa"/>
            <w:tcPrChange w:id="2607" w:author="..." w:date="2018-06-12T07:40:00Z">
              <w:tcPr>
                <w:tcW w:w="4701" w:type="dxa"/>
                <w:gridSpan w:val="2"/>
              </w:tcPr>
            </w:tcPrChange>
          </w:tcPr>
          <w:p w:rsidR="00F76376" w:rsidRPr="00F76376" w:rsidRDefault="00793F6E">
            <w:pPr>
              <w:jc w:val="left"/>
              <w:rPr>
                <w:ins w:id="2608" w:author="..." w:date="2018-06-12T07:34:00Z"/>
                <w:rFonts w:ascii="Times New Roman" w:eastAsia="宋体" w:hAnsi="Times New Roman" w:cs="Times New Roman"/>
                <w:szCs w:val="21"/>
                <w:rPrChange w:id="2609" w:author="..." w:date="2018-06-12T07:39:00Z">
                  <w:rPr>
                    <w:ins w:id="2610" w:author="..." w:date="2018-06-12T07:34:00Z"/>
                    <w:rFonts w:ascii="Times New Roman" w:eastAsia="宋体" w:hAnsi="Times New Roman" w:cs="Times New Roman"/>
                    <w:sz w:val="24"/>
                    <w:szCs w:val="24"/>
                  </w:rPr>
                </w:rPrChange>
              </w:rPr>
              <w:pPrChange w:id="2611" w:author="..." w:date="2018-06-12T07:40:00Z">
                <w:pPr>
                  <w:spacing w:line="400" w:lineRule="exact"/>
                </w:pPr>
              </w:pPrChange>
            </w:pPr>
            <w:ins w:id="2612" w:author="..." w:date="2018-06-12T07:35:00Z">
              <w:r>
                <w:rPr>
                  <w:rFonts w:ascii="Times New Roman" w:eastAsia="宋体" w:hAnsi="Times New Roman" w:cs="Times New Roman" w:hint="eastAsia"/>
                  <w:szCs w:val="21"/>
                  <w:rPrChange w:id="2613" w:author="..." w:date="2018-06-12T07:39:00Z">
                    <w:rPr>
                      <w:rFonts w:ascii="Times New Roman" w:eastAsia="宋体" w:hAnsi="Times New Roman" w:cs="Times New Roman" w:hint="eastAsia"/>
                      <w:sz w:val="24"/>
                      <w:szCs w:val="24"/>
                    </w:rPr>
                  </w:rPrChange>
                </w:rPr>
                <w:t>查看日志</w:t>
              </w:r>
            </w:ins>
          </w:p>
        </w:tc>
      </w:tr>
      <w:tr w:rsidR="00F76376" w:rsidTr="00F76376">
        <w:trPr>
          <w:trHeight w:val="235"/>
          <w:jc w:val="center"/>
          <w:ins w:id="2614" w:author="..." w:date="2018-06-12T07:34:00Z"/>
          <w:trPrChange w:id="2615" w:author="..." w:date="2018-06-12T07:40:00Z">
            <w:trPr>
              <w:jc w:val="center"/>
            </w:trPr>
          </w:trPrChange>
        </w:trPr>
        <w:tc>
          <w:tcPr>
            <w:tcW w:w="5324" w:type="dxa"/>
            <w:tcPrChange w:id="2616" w:author="..." w:date="2018-06-12T07:40:00Z">
              <w:tcPr>
                <w:tcW w:w="4700" w:type="dxa"/>
                <w:gridSpan w:val="2"/>
              </w:tcPr>
            </w:tcPrChange>
          </w:tcPr>
          <w:p w:rsidR="00F76376" w:rsidRPr="00F76376" w:rsidRDefault="00793F6E">
            <w:pPr>
              <w:jc w:val="center"/>
              <w:rPr>
                <w:ins w:id="2617" w:author="..." w:date="2018-06-12T07:34:00Z"/>
                <w:rFonts w:ascii="Times New Roman" w:eastAsia="宋体" w:hAnsi="Times New Roman" w:cs="Times New Roman"/>
                <w:szCs w:val="21"/>
                <w:rPrChange w:id="2618" w:author="..." w:date="2018-06-12T07:39:00Z">
                  <w:rPr>
                    <w:ins w:id="2619" w:author="..." w:date="2018-06-12T07:34:00Z"/>
                    <w:rFonts w:ascii="Times New Roman" w:eastAsia="宋体" w:hAnsi="Times New Roman" w:cs="Times New Roman"/>
                    <w:sz w:val="24"/>
                    <w:szCs w:val="24"/>
                  </w:rPr>
                </w:rPrChange>
              </w:rPr>
              <w:pPrChange w:id="2620" w:author="..." w:date="2018-06-12T07:39:00Z">
                <w:pPr>
                  <w:spacing w:line="400" w:lineRule="exact"/>
                </w:pPr>
              </w:pPrChange>
            </w:pPr>
            <w:ins w:id="2621" w:author="..." w:date="2018-06-12T07:35:00Z">
              <w:r>
                <w:rPr>
                  <w:rFonts w:ascii="Times New Roman" w:eastAsia="宋体" w:hAnsi="Times New Roman" w:cs="Times New Roman"/>
                  <w:szCs w:val="21"/>
                  <w:rPrChange w:id="2622" w:author="..." w:date="2018-06-12T07:39:00Z">
                    <w:rPr>
                      <w:rFonts w:ascii="Times New Roman" w:eastAsia="宋体" w:hAnsi="Times New Roman" w:cs="Times New Roman"/>
                      <w:sz w:val="24"/>
                      <w:szCs w:val="24"/>
                    </w:rPr>
                  </w:rPrChange>
                </w:rPr>
                <w:t>adb kill-server</w:t>
              </w:r>
            </w:ins>
          </w:p>
        </w:tc>
        <w:tc>
          <w:tcPr>
            <w:tcW w:w="3516" w:type="dxa"/>
            <w:tcPrChange w:id="2623" w:author="..." w:date="2018-06-12T07:40:00Z">
              <w:tcPr>
                <w:tcW w:w="4701" w:type="dxa"/>
                <w:gridSpan w:val="2"/>
              </w:tcPr>
            </w:tcPrChange>
          </w:tcPr>
          <w:p w:rsidR="00F76376" w:rsidRPr="00F76376" w:rsidRDefault="00793F6E">
            <w:pPr>
              <w:jc w:val="left"/>
              <w:rPr>
                <w:ins w:id="2624" w:author="..." w:date="2018-06-12T07:34:00Z"/>
                <w:rFonts w:ascii="Times New Roman" w:eastAsia="宋体" w:hAnsi="Times New Roman" w:cs="Times New Roman"/>
                <w:szCs w:val="21"/>
                <w:rPrChange w:id="2625" w:author="..." w:date="2018-06-12T07:39:00Z">
                  <w:rPr>
                    <w:ins w:id="2626" w:author="..." w:date="2018-06-12T07:34:00Z"/>
                    <w:rFonts w:ascii="Times New Roman" w:eastAsia="宋体" w:hAnsi="Times New Roman" w:cs="Times New Roman"/>
                    <w:sz w:val="24"/>
                    <w:szCs w:val="24"/>
                  </w:rPr>
                </w:rPrChange>
              </w:rPr>
              <w:pPrChange w:id="2627" w:author="..." w:date="2018-06-12T07:40:00Z">
                <w:pPr>
                  <w:spacing w:line="400" w:lineRule="exact"/>
                </w:pPr>
              </w:pPrChange>
            </w:pPr>
            <w:ins w:id="2628" w:author="..." w:date="2018-06-12T07:35:00Z">
              <w:r>
                <w:rPr>
                  <w:rFonts w:ascii="Times New Roman" w:eastAsia="宋体" w:hAnsi="Times New Roman" w:cs="Times New Roman" w:hint="eastAsia"/>
                  <w:szCs w:val="21"/>
                  <w:rPrChange w:id="2629" w:author="..." w:date="2018-06-12T07:39:00Z">
                    <w:rPr>
                      <w:rFonts w:ascii="Times New Roman" w:eastAsia="宋体" w:hAnsi="Times New Roman" w:cs="Times New Roman" w:hint="eastAsia"/>
                      <w:sz w:val="24"/>
                      <w:szCs w:val="24"/>
                    </w:rPr>
                  </w:rPrChange>
                </w:rPr>
                <w:t>关闭</w:t>
              </w:r>
              <w:r>
                <w:rPr>
                  <w:rFonts w:ascii="Times New Roman" w:eastAsia="宋体" w:hAnsi="Times New Roman" w:cs="Times New Roman"/>
                  <w:szCs w:val="21"/>
                  <w:rPrChange w:id="2630" w:author="..." w:date="2018-06-12T07:39:00Z">
                    <w:rPr>
                      <w:rFonts w:ascii="Times New Roman" w:eastAsia="宋体" w:hAnsi="Times New Roman" w:cs="Times New Roman"/>
                      <w:sz w:val="24"/>
                      <w:szCs w:val="24"/>
                    </w:rPr>
                  </w:rPrChange>
                </w:rPr>
                <w:t>adb</w:t>
              </w:r>
              <w:r>
                <w:rPr>
                  <w:rFonts w:ascii="Times New Roman" w:eastAsia="宋体" w:hAnsi="Times New Roman" w:cs="Times New Roman" w:hint="eastAsia"/>
                  <w:szCs w:val="21"/>
                  <w:rPrChange w:id="2631" w:author="..." w:date="2018-06-12T07:39:00Z">
                    <w:rPr>
                      <w:rFonts w:ascii="Times New Roman" w:eastAsia="宋体" w:hAnsi="Times New Roman" w:cs="Times New Roman" w:hint="eastAsia"/>
                      <w:sz w:val="24"/>
                      <w:szCs w:val="24"/>
                    </w:rPr>
                  </w:rPrChange>
                </w:rPr>
                <w:t>服务</w:t>
              </w:r>
            </w:ins>
          </w:p>
        </w:tc>
      </w:tr>
      <w:tr w:rsidR="00F76376" w:rsidTr="00F76376">
        <w:trPr>
          <w:trHeight w:val="90"/>
          <w:jc w:val="center"/>
          <w:ins w:id="2632" w:author="..." w:date="2018-06-12T07:34:00Z"/>
          <w:trPrChange w:id="2633" w:author="..." w:date="2018-06-12T07:41:00Z">
            <w:trPr>
              <w:jc w:val="center"/>
            </w:trPr>
          </w:trPrChange>
        </w:trPr>
        <w:tc>
          <w:tcPr>
            <w:tcW w:w="5324" w:type="dxa"/>
            <w:tcPrChange w:id="2634" w:author="..." w:date="2018-06-12T07:41:00Z">
              <w:tcPr>
                <w:tcW w:w="4700" w:type="dxa"/>
                <w:gridSpan w:val="2"/>
              </w:tcPr>
            </w:tcPrChange>
          </w:tcPr>
          <w:p w:rsidR="00F76376" w:rsidRPr="00F76376" w:rsidRDefault="00793F6E">
            <w:pPr>
              <w:jc w:val="center"/>
              <w:rPr>
                <w:ins w:id="2635" w:author="..." w:date="2018-06-12T07:34:00Z"/>
                <w:rFonts w:ascii="Times New Roman" w:eastAsia="宋体" w:hAnsi="Times New Roman" w:cs="Times New Roman"/>
                <w:szCs w:val="21"/>
                <w:rPrChange w:id="2636" w:author="..." w:date="2018-06-12T07:39:00Z">
                  <w:rPr>
                    <w:ins w:id="2637" w:author="..." w:date="2018-06-12T07:34:00Z"/>
                    <w:rFonts w:ascii="Times New Roman" w:eastAsia="宋体" w:hAnsi="Times New Roman" w:cs="Times New Roman"/>
                    <w:sz w:val="24"/>
                    <w:szCs w:val="24"/>
                  </w:rPr>
                </w:rPrChange>
              </w:rPr>
              <w:pPrChange w:id="2638" w:author="..." w:date="2018-06-12T07:39:00Z">
                <w:pPr>
                  <w:spacing w:line="400" w:lineRule="exact"/>
                </w:pPr>
              </w:pPrChange>
            </w:pPr>
            <w:ins w:id="2639" w:author="..." w:date="2018-06-12T07:35:00Z">
              <w:r>
                <w:rPr>
                  <w:rFonts w:ascii="Times New Roman" w:eastAsia="宋体" w:hAnsi="Times New Roman" w:cs="Times New Roman"/>
                  <w:szCs w:val="21"/>
                  <w:rPrChange w:id="2640" w:author="..." w:date="2018-06-12T07:39:00Z">
                    <w:rPr>
                      <w:rFonts w:ascii="Times New Roman" w:eastAsia="宋体" w:hAnsi="Times New Roman" w:cs="Times New Roman"/>
                      <w:sz w:val="24"/>
                      <w:szCs w:val="24"/>
                    </w:rPr>
                  </w:rPrChange>
                </w:rPr>
                <w:t>adb shell</w:t>
              </w:r>
            </w:ins>
          </w:p>
        </w:tc>
        <w:tc>
          <w:tcPr>
            <w:tcW w:w="3516" w:type="dxa"/>
            <w:tcPrChange w:id="2641" w:author="..." w:date="2018-06-12T07:41:00Z">
              <w:tcPr>
                <w:tcW w:w="4701" w:type="dxa"/>
                <w:gridSpan w:val="2"/>
              </w:tcPr>
            </w:tcPrChange>
          </w:tcPr>
          <w:p w:rsidR="00F76376" w:rsidRPr="00F76376" w:rsidRDefault="00793F6E">
            <w:pPr>
              <w:jc w:val="left"/>
              <w:rPr>
                <w:ins w:id="2642" w:author="..." w:date="2018-06-12T07:34:00Z"/>
                <w:rFonts w:ascii="Times New Roman" w:eastAsia="宋体" w:hAnsi="Times New Roman" w:cs="Times New Roman"/>
                <w:szCs w:val="21"/>
                <w:rPrChange w:id="2643" w:author="..." w:date="2018-06-12T07:39:00Z">
                  <w:rPr>
                    <w:ins w:id="2644" w:author="..." w:date="2018-06-12T07:34:00Z"/>
                    <w:rFonts w:ascii="Times New Roman" w:eastAsia="宋体" w:hAnsi="Times New Roman" w:cs="Times New Roman"/>
                    <w:sz w:val="24"/>
                    <w:szCs w:val="24"/>
                  </w:rPr>
                </w:rPrChange>
              </w:rPr>
              <w:pPrChange w:id="2645" w:author="..." w:date="2018-06-12T07:40:00Z">
                <w:pPr>
                  <w:spacing w:line="400" w:lineRule="exact"/>
                </w:pPr>
              </w:pPrChange>
            </w:pPr>
            <w:ins w:id="2646" w:author="..." w:date="2018-06-12T07:35:00Z">
              <w:r>
                <w:rPr>
                  <w:rFonts w:ascii="Times New Roman" w:eastAsia="宋体" w:hAnsi="Times New Roman" w:cs="Times New Roman" w:hint="eastAsia"/>
                  <w:szCs w:val="21"/>
                  <w:rPrChange w:id="2647" w:author="..." w:date="2018-06-12T07:39:00Z">
                    <w:rPr>
                      <w:rFonts w:ascii="Times New Roman" w:eastAsia="宋体" w:hAnsi="Times New Roman" w:cs="Times New Roman" w:hint="eastAsia"/>
                      <w:sz w:val="24"/>
                      <w:szCs w:val="24"/>
                    </w:rPr>
                  </w:rPrChange>
                </w:rPr>
                <w:t>挂载到</w:t>
              </w:r>
              <w:r>
                <w:rPr>
                  <w:rFonts w:ascii="Times New Roman" w:eastAsia="宋体" w:hAnsi="Times New Roman" w:cs="Times New Roman"/>
                  <w:szCs w:val="21"/>
                  <w:rPrChange w:id="2648" w:author="..." w:date="2018-06-12T07:39:00Z">
                    <w:rPr>
                      <w:rFonts w:ascii="Times New Roman" w:eastAsia="宋体" w:hAnsi="Times New Roman" w:cs="Times New Roman"/>
                      <w:sz w:val="24"/>
                      <w:szCs w:val="24"/>
                    </w:rPr>
                  </w:rPrChange>
                </w:rPr>
                <w:t>Linux</w:t>
              </w:r>
              <w:r>
                <w:rPr>
                  <w:rFonts w:ascii="Times New Roman" w:eastAsia="宋体" w:hAnsi="Times New Roman" w:cs="Times New Roman" w:hint="eastAsia"/>
                  <w:szCs w:val="21"/>
                  <w:rPrChange w:id="2649" w:author="..." w:date="2018-06-12T07:39:00Z">
                    <w:rPr>
                      <w:rFonts w:ascii="Times New Roman" w:eastAsia="宋体" w:hAnsi="Times New Roman" w:cs="Times New Roman" w:hint="eastAsia"/>
                      <w:sz w:val="24"/>
                      <w:szCs w:val="24"/>
                    </w:rPr>
                  </w:rPrChange>
                </w:rPr>
                <w:t>的空间</w:t>
              </w:r>
            </w:ins>
          </w:p>
        </w:tc>
      </w:tr>
    </w:tbl>
    <w:p w:rsidR="00F76376" w:rsidDel="008B5347" w:rsidRDefault="00F76376">
      <w:pPr>
        <w:rPr>
          <w:ins w:id="2650" w:author="..." w:date="2018-06-12T07:41:00Z"/>
          <w:del w:id="2651" w:author="Windows 用户" w:date="2018-06-12T19:21:00Z"/>
        </w:rPr>
      </w:pPr>
    </w:p>
    <w:p w:rsidR="00F76376" w:rsidRDefault="00793F6E">
      <w:pPr>
        <w:spacing w:afterLines="50" w:after="156" w:line="400" w:lineRule="exact"/>
        <w:jc w:val="center"/>
        <w:rPr>
          <w:ins w:id="2652" w:author="..." w:date="2018-06-12T07:41:00Z"/>
          <w:rFonts w:ascii="Times New Roman" w:eastAsia="宋体" w:hAnsi="Times New Roman" w:cs="Times New Roman"/>
          <w:b/>
          <w:bCs/>
          <w:szCs w:val="24"/>
        </w:rPr>
      </w:pPr>
      <w:ins w:id="2653" w:author="..." w:date="2018-06-12T07:42:00Z">
        <w:r>
          <w:rPr>
            <w:rFonts w:ascii="Times New Roman" w:eastAsia="宋体" w:hAnsi="Times New Roman" w:cs="Times New Roman" w:hint="eastAsia"/>
            <w:b/>
            <w:bCs/>
            <w:szCs w:val="24"/>
          </w:rPr>
          <w:t>续</w:t>
        </w:r>
      </w:ins>
      <w:ins w:id="2654" w:author="..." w:date="2018-06-12T07:41:00Z">
        <w:r>
          <w:rPr>
            <w:rFonts w:ascii="Times New Roman" w:eastAsia="宋体" w:hAnsi="Times New Roman" w:cs="Times New Roman" w:hint="eastAsia"/>
            <w:b/>
            <w:bCs/>
            <w:szCs w:val="24"/>
          </w:rPr>
          <w:t>表</w:t>
        </w:r>
        <w:r>
          <w:rPr>
            <w:rFonts w:ascii="Times New Roman" w:eastAsia="宋体" w:hAnsi="Times New Roman" w:cs="Times New Roman" w:hint="eastAsia"/>
            <w:b/>
            <w:bCs/>
            <w:szCs w:val="24"/>
          </w:rPr>
          <w:t>2-4 ADB</w:t>
        </w:r>
        <w:r>
          <w:rPr>
            <w:rFonts w:ascii="Times New Roman" w:eastAsia="宋体" w:hAnsi="Times New Roman" w:cs="Times New Roman" w:hint="eastAsia"/>
            <w:b/>
            <w:bCs/>
            <w:szCs w:val="24"/>
          </w:rPr>
          <w:t>常用命令</w:t>
        </w:r>
      </w:ins>
    </w:p>
    <w:p w:rsidR="00F76376" w:rsidRDefault="00F76376">
      <w:pPr>
        <w:rPr>
          <w:del w:id="2655" w:author="..." w:date="2018-06-12T07:41:00Z"/>
        </w:rPr>
      </w:pPr>
    </w:p>
    <w:tbl>
      <w:tblPr>
        <w:tblStyle w:val="a9"/>
        <w:tblW w:w="8840" w:type="dxa"/>
        <w:jc w:val="center"/>
        <w:tblLayout w:type="fixed"/>
        <w:tblLook w:val="04A0" w:firstRow="1" w:lastRow="0" w:firstColumn="1" w:lastColumn="0" w:noHBand="0" w:noVBand="1"/>
        <w:tblPrChange w:id="2656" w:author="..." w:date="2018-06-12T07:40:00Z">
          <w:tblPr>
            <w:tblStyle w:val="a9"/>
            <w:tblW w:w="9401" w:type="dxa"/>
            <w:tblLayout w:type="fixed"/>
            <w:tblLook w:val="04A0" w:firstRow="1" w:lastRow="0" w:firstColumn="1" w:lastColumn="0" w:noHBand="0" w:noVBand="1"/>
          </w:tblPr>
        </w:tblPrChange>
      </w:tblPr>
      <w:tblGrid>
        <w:gridCol w:w="5324"/>
        <w:gridCol w:w="3516"/>
        <w:tblGridChange w:id="2657">
          <w:tblGrid>
            <w:gridCol w:w="4700"/>
            <w:gridCol w:w="624"/>
            <w:gridCol w:w="3516"/>
            <w:gridCol w:w="561"/>
          </w:tblGrid>
        </w:tblGridChange>
      </w:tblGrid>
      <w:tr w:rsidR="00F76376" w:rsidTr="00F76376">
        <w:trPr>
          <w:trHeight w:val="320"/>
          <w:jc w:val="center"/>
          <w:ins w:id="2658" w:author="..." w:date="2018-06-12T07:34:00Z"/>
        </w:trPr>
        <w:tc>
          <w:tcPr>
            <w:tcW w:w="5324" w:type="dxa"/>
            <w:tcPrChange w:id="2659" w:author="..." w:date="2018-06-12T07:40:00Z">
              <w:tcPr>
                <w:tcW w:w="4700" w:type="dxa"/>
              </w:tcPr>
            </w:tcPrChange>
          </w:tcPr>
          <w:p w:rsidR="00F76376" w:rsidRPr="00F76376" w:rsidRDefault="00793F6E">
            <w:pPr>
              <w:jc w:val="center"/>
              <w:rPr>
                <w:ins w:id="2660" w:author="..." w:date="2018-06-12T07:34:00Z"/>
                <w:rFonts w:ascii="Times New Roman" w:eastAsia="宋体" w:hAnsi="Times New Roman" w:cs="Times New Roman"/>
                <w:szCs w:val="21"/>
                <w:rPrChange w:id="2661" w:author="..." w:date="2018-06-12T07:39:00Z">
                  <w:rPr>
                    <w:ins w:id="2662" w:author="..." w:date="2018-06-12T07:34:00Z"/>
                    <w:rFonts w:ascii="Times New Roman" w:eastAsia="宋体" w:hAnsi="Times New Roman" w:cs="Times New Roman"/>
                    <w:sz w:val="24"/>
                    <w:szCs w:val="24"/>
                  </w:rPr>
                </w:rPrChange>
              </w:rPr>
              <w:pPrChange w:id="2663" w:author="..." w:date="2018-06-12T07:39:00Z">
                <w:pPr>
                  <w:spacing w:line="400" w:lineRule="exact"/>
                </w:pPr>
              </w:pPrChange>
            </w:pPr>
            <w:ins w:id="2664" w:author="..." w:date="2018-06-12T07:36:00Z">
              <w:r>
                <w:rPr>
                  <w:rFonts w:ascii="Times New Roman" w:eastAsia="宋体" w:hAnsi="Times New Roman" w:cs="Times New Roman"/>
                  <w:szCs w:val="21"/>
                  <w:rPrChange w:id="2665" w:author="..." w:date="2018-06-12T07:39:00Z">
                    <w:rPr>
                      <w:rFonts w:ascii="Times New Roman" w:eastAsia="宋体" w:hAnsi="Times New Roman" w:cs="Times New Roman"/>
                      <w:sz w:val="24"/>
                      <w:szCs w:val="24"/>
                    </w:rPr>
                  </w:rPrChange>
                </w:rPr>
                <w:t>adb -s&lt;</w:t>
              </w:r>
              <w:r>
                <w:rPr>
                  <w:rFonts w:ascii="Times New Roman" w:eastAsia="宋体" w:hAnsi="Times New Roman" w:cs="Times New Roman" w:hint="eastAsia"/>
                  <w:szCs w:val="21"/>
                  <w:rPrChange w:id="2666" w:author="..." w:date="2018-06-12T07:39:00Z">
                    <w:rPr>
                      <w:rFonts w:ascii="Times New Roman" w:eastAsia="宋体" w:hAnsi="Times New Roman" w:cs="Times New Roman" w:hint="eastAsia"/>
                      <w:sz w:val="24"/>
                      <w:szCs w:val="24"/>
                    </w:rPr>
                  </w:rPrChange>
                </w:rPr>
                <w:t>模拟器名称</w:t>
              </w:r>
              <w:r>
                <w:rPr>
                  <w:rFonts w:ascii="Times New Roman" w:eastAsia="宋体" w:hAnsi="Times New Roman" w:cs="Times New Roman"/>
                  <w:szCs w:val="21"/>
                  <w:rPrChange w:id="2667" w:author="..." w:date="2018-06-12T07:39:00Z">
                    <w:rPr>
                      <w:rFonts w:ascii="Times New Roman" w:eastAsia="宋体" w:hAnsi="Times New Roman" w:cs="Times New Roman"/>
                      <w:sz w:val="24"/>
                      <w:szCs w:val="24"/>
                    </w:rPr>
                  </w:rPrChange>
                </w:rPr>
                <w:t>&gt;install&lt;</w:t>
              </w:r>
              <w:r>
                <w:rPr>
                  <w:rFonts w:ascii="Times New Roman" w:eastAsia="宋体" w:hAnsi="Times New Roman" w:cs="Times New Roman" w:hint="eastAsia"/>
                  <w:szCs w:val="21"/>
                  <w:rPrChange w:id="2668" w:author="..." w:date="2018-06-12T07:39:00Z">
                    <w:rPr>
                      <w:rFonts w:ascii="Times New Roman" w:eastAsia="宋体" w:hAnsi="Times New Roman" w:cs="Times New Roman" w:hint="eastAsia"/>
                      <w:sz w:val="24"/>
                      <w:szCs w:val="24"/>
                    </w:rPr>
                  </w:rPrChange>
                </w:rPr>
                <w:t>应用程序（加扩展名）</w:t>
              </w:r>
              <w:r>
                <w:rPr>
                  <w:rFonts w:ascii="Times New Roman" w:eastAsia="宋体" w:hAnsi="Times New Roman" w:cs="Times New Roman"/>
                  <w:szCs w:val="21"/>
                  <w:rPrChange w:id="2669" w:author="..." w:date="2018-06-12T07:39:00Z">
                    <w:rPr>
                      <w:rFonts w:ascii="Times New Roman" w:eastAsia="宋体" w:hAnsi="Times New Roman" w:cs="Times New Roman"/>
                      <w:sz w:val="24"/>
                      <w:szCs w:val="24"/>
                    </w:rPr>
                  </w:rPrChange>
                </w:rPr>
                <w:t>&gt;</w:t>
              </w:r>
            </w:ins>
          </w:p>
        </w:tc>
        <w:tc>
          <w:tcPr>
            <w:tcW w:w="3516" w:type="dxa"/>
            <w:tcPrChange w:id="2670" w:author="..." w:date="2018-06-12T07:40:00Z">
              <w:tcPr>
                <w:tcW w:w="4701" w:type="dxa"/>
                <w:gridSpan w:val="3"/>
              </w:tcPr>
            </w:tcPrChange>
          </w:tcPr>
          <w:p w:rsidR="00F76376" w:rsidRPr="00F76376" w:rsidRDefault="00793F6E">
            <w:pPr>
              <w:jc w:val="left"/>
              <w:rPr>
                <w:ins w:id="2671" w:author="..." w:date="2018-06-12T07:34:00Z"/>
                <w:rFonts w:ascii="Times New Roman" w:eastAsia="宋体" w:hAnsi="Times New Roman" w:cs="Times New Roman"/>
                <w:szCs w:val="21"/>
                <w:rPrChange w:id="2672" w:author="..." w:date="2018-06-12T07:39:00Z">
                  <w:rPr>
                    <w:ins w:id="2673" w:author="..." w:date="2018-06-12T07:34:00Z"/>
                    <w:rFonts w:ascii="Times New Roman" w:eastAsia="宋体" w:hAnsi="Times New Roman" w:cs="Times New Roman"/>
                    <w:sz w:val="24"/>
                    <w:szCs w:val="24"/>
                  </w:rPr>
                </w:rPrChange>
              </w:rPr>
              <w:pPrChange w:id="2674" w:author="..." w:date="2018-06-12T07:40:00Z">
                <w:pPr>
                  <w:spacing w:line="400" w:lineRule="exact"/>
                </w:pPr>
              </w:pPrChange>
            </w:pPr>
            <w:ins w:id="2675" w:author="..." w:date="2018-06-12T07:36:00Z">
              <w:r>
                <w:rPr>
                  <w:rFonts w:ascii="Times New Roman" w:eastAsia="宋体" w:hAnsi="Times New Roman" w:cs="Times New Roman" w:hint="eastAsia"/>
                  <w:szCs w:val="21"/>
                  <w:rPrChange w:id="2676" w:author="..." w:date="2018-06-12T07:39:00Z">
                    <w:rPr>
                      <w:rFonts w:ascii="Times New Roman" w:eastAsia="宋体" w:hAnsi="Times New Roman" w:cs="Times New Roman" w:hint="eastAsia"/>
                      <w:sz w:val="24"/>
                      <w:szCs w:val="24"/>
                    </w:rPr>
                  </w:rPrChange>
                </w:rPr>
                <w:t>安装应用程序到指定模拟器</w:t>
              </w:r>
            </w:ins>
          </w:p>
        </w:tc>
      </w:tr>
      <w:tr w:rsidR="00F76376">
        <w:trPr>
          <w:trHeight w:val="320"/>
          <w:jc w:val="center"/>
          <w:ins w:id="2677" w:author="..." w:date="2018-06-12T07:43:00Z"/>
        </w:trPr>
        <w:tc>
          <w:tcPr>
            <w:tcW w:w="5324" w:type="dxa"/>
          </w:tcPr>
          <w:p w:rsidR="00F76376" w:rsidRDefault="00793F6E">
            <w:pPr>
              <w:jc w:val="center"/>
              <w:rPr>
                <w:ins w:id="2678" w:author="..." w:date="2018-06-12T07:43:00Z"/>
                <w:rFonts w:ascii="Times New Roman" w:eastAsia="宋体" w:hAnsi="Times New Roman" w:cs="Times New Roman"/>
                <w:szCs w:val="21"/>
              </w:rPr>
            </w:pPr>
            <w:ins w:id="2679" w:author="..." w:date="2018-06-12T07:43:00Z">
              <w:r>
                <w:rPr>
                  <w:rFonts w:ascii="Times New Roman" w:eastAsia="宋体" w:hAnsi="Times New Roman" w:cs="Times New Roman"/>
                  <w:szCs w:val="21"/>
                  <w:rPrChange w:id="2680" w:author="..." w:date="2018-06-12T07:43:00Z">
                    <w:rPr/>
                  </w:rPrChange>
                </w:rPr>
                <w:t>adb uninstall &lt;package&gt;</w:t>
              </w:r>
            </w:ins>
          </w:p>
        </w:tc>
        <w:tc>
          <w:tcPr>
            <w:tcW w:w="3516" w:type="dxa"/>
          </w:tcPr>
          <w:p w:rsidR="00F76376" w:rsidRDefault="00793F6E">
            <w:pPr>
              <w:jc w:val="left"/>
              <w:rPr>
                <w:ins w:id="2681" w:author="..." w:date="2018-06-12T07:43:00Z"/>
                <w:rFonts w:ascii="Times New Roman" w:eastAsia="宋体" w:hAnsi="Times New Roman" w:cs="Times New Roman"/>
                <w:szCs w:val="21"/>
              </w:rPr>
            </w:pPr>
            <w:ins w:id="2682" w:author="..." w:date="2018-06-12T07:43:00Z">
              <w:r>
                <w:rPr>
                  <w:rFonts w:ascii="Times New Roman" w:eastAsia="宋体" w:hAnsi="Times New Roman" w:cs="Times New Roman" w:hint="eastAsia"/>
                  <w:szCs w:val="21"/>
                  <w:rPrChange w:id="2683" w:author="..." w:date="2018-06-12T07:43:00Z">
                    <w:rPr>
                      <w:rFonts w:hint="eastAsia"/>
                    </w:rPr>
                  </w:rPrChange>
                </w:rPr>
                <w:t>卸载</w:t>
              </w:r>
              <w:r>
                <w:rPr>
                  <w:rFonts w:ascii="Times New Roman" w:eastAsia="宋体" w:hAnsi="Times New Roman" w:cs="Times New Roman"/>
                  <w:szCs w:val="21"/>
                  <w:rPrChange w:id="2684" w:author="..." w:date="2018-06-12T07:43:00Z">
                    <w:rPr/>
                  </w:rPrChange>
                </w:rPr>
                <w:t>APK</w:t>
              </w:r>
            </w:ins>
          </w:p>
        </w:tc>
      </w:tr>
      <w:tr w:rsidR="00F76376">
        <w:trPr>
          <w:trHeight w:val="320"/>
          <w:jc w:val="center"/>
          <w:ins w:id="2685" w:author="..." w:date="2018-06-12T07:44:00Z"/>
        </w:trPr>
        <w:tc>
          <w:tcPr>
            <w:tcW w:w="5324" w:type="dxa"/>
          </w:tcPr>
          <w:p w:rsidR="00F76376" w:rsidRDefault="00793F6E">
            <w:pPr>
              <w:jc w:val="center"/>
              <w:rPr>
                <w:ins w:id="2686" w:author="..." w:date="2018-06-12T07:44:00Z"/>
                <w:rFonts w:ascii="Times New Roman" w:eastAsia="宋体" w:hAnsi="Times New Roman" w:cs="Times New Roman"/>
                <w:szCs w:val="21"/>
              </w:rPr>
            </w:pPr>
            <w:ins w:id="2687" w:author="..." w:date="2018-06-12T07:44:00Z">
              <w:r>
                <w:rPr>
                  <w:rFonts w:ascii="Times New Roman" w:eastAsia="宋体" w:hAnsi="Times New Roman" w:cs="Times New Roman"/>
                  <w:szCs w:val="21"/>
                  <w:rPrChange w:id="2688" w:author="..." w:date="2018-06-12T07:44:00Z">
                    <w:rPr/>
                  </w:rPrChange>
                </w:rPr>
                <w:t>adb reboot</w:t>
              </w:r>
            </w:ins>
          </w:p>
        </w:tc>
        <w:tc>
          <w:tcPr>
            <w:tcW w:w="3516" w:type="dxa"/>
          </w:tcPr>
          <w:p w:rsidR="00F76376" w:rsidRDefault="00793F6E">
            <w:pPr>
              <w:jc w:val="left"/>
              <w:rPr>
                <w:ins w:id="2689" w:author="..." w:date="2018-06-12T07:44:00Z"/>
                <w:rFonts w:ascii="Times New Roman" w:eastAsia="宋体" w:hAnsi="Times New Roman" w:cs="Times New Roman"/>
                <w:szCs w:val="21"/>
              </w:rPr>
            </w:pPr>
            <w:ins w:id="2690" w:author="..." w:date="2018-06-12T07:44:00Z">
              <w:r>
                <w:rPr>
                  <w:rFonts w:ascii="Times New Roman" w:eastAsia="宋体" w:hAnsi="Times New Roman" w:cs="Times New Roman" w:hint="eastAsia"/>
                  <w:szCs w:val="21"/>
                </w:rPr>
                <w:t>重启设备</w:t>
              </w:r>
            </w:ins>
          </w:p>
        </w:tc>
      </w:tr>
      <w:tr w:rsidR="00F76376">
        <w:trPr>
          <w:trHeight w:val="320"/>
          <w:jc w:val="center"/>
          <w:ins w:id="2691" w:author="..." w:date="2018-06-12T07:45:00Z"/>
        </w:trPr>
        <w:tc>
          <w:tcPr>
            <w:tcW w:w="5324" w:type="dxa"/>
          </w:tcPr>
          <w:p w:rsidR="00F76376" w:rsidRDefault="00793F6E">
            <w:pPr>
              <w:jc w:val="center"/>
              <w:rPr>
                <w:ins w:id="2692" w:author="..." w:date="2018-06-12T07:45:00Z"/>
                <w:rFonts w:ascii="Times New Roman" w:eastAsia="宋体" w:hAnsi="Times New Roman" w:cs="Times New Roman"/>
                <w:szCs w:val="21"/>
              </w:rPr>
            </w:pPr>
            <w:ins w:id="2693" w:author="..." w:date="2018-06-12T07:45:00Z">
              <w:r>
                <w:rPr>
                  <w:rFonts w:ascii="Times New Roman" w:eastAsia="宋体" w:hAnsi="Times New Roman" w:cs="Times New Roman"/>
                  <w:szCs w:val="21"/>
                  <w:rPrChange w:id="2694" w:author="..." w:date="2018-06-12T07:45:00Z">
                    <w:rPr/>
                  </w:rPrChange>
                </w:rPr>
                <w:t>adb shell kill [pid]</w:t>
              </w:r>
            </w:ins>
          </w:p>
        </w:tc>
        <w:tc>
          <w:tcPr>
            <w:tcW w:w="3516" w:type="dxa"/>
          </w:tcPr>
          <w:p w:rsidR="00F76376" w:rsidRDefault="00793F6E">
            <w:pPr>
              <w:jc w:val="left"/>
              <w:rPr>
                <w:ins w:id="2695" w:author="..." w:date="2018-06-12T07:45:00Z"/>
                <w:rFonts w:ascii="Times New Roman" w:eastAsia="宋体" w:hAnsi="Times New Roman" w:cs="Times New Roman"/>
                <w:szCs w:val="21"/>
              </w:rPr>
            </w:pPr>
            <w:ins w:id="2696" w:author="..." w:date="2018-06-12T07:45:00Z">
              <w:r>
                <w:rPr>
                  <w:rFonts w:ascii="Times New Roman" w:eastAsia="宋体" w:hAnsi="Times New Roman" w:cs="Times New Roman" w:hint="eastAsia"/>
                  <w:szCs w:val="21"/>
                  <w:rPrChange w:id="2697" w:author="..." w:date="2018-06-12T07:45:00Z">
                    <w:rPr>
                      <w:rFonts w:hint="eastAsia"/>
                    </w:rPr>
                  </w:rPrChange>
                </w:rPr>
                <w:t>杀死一个进程</w:t>
              </w:r>
            </w:ins>
          </w:p>
        </w:tc>
      </w:tr>
      <w:tr w:rsidR="00F76376">
        <w:trPr>
          <w:trHeight w:val="320"/>
          <w:jc w:val="center"/>
          <w:ins w:id="2698" w:author="..." w:date="2018-06-12T07:45:00Z"/>
        </w:trPr>
        <w:tc>
          <w:tcPr>
            <w:tcW w:w="5324" w:type="dxa"/>
          </w:tcPr>
          <w:p w:rsidR="00F76376" w:rsidRDefault="00793F6E">
            <w:pPr>
              <w:jc w:val="center"/>
              <w:rPr>
                <w:ins w:id="2699" w:author="..." w:date="2018-06-12T07:45:00Z"/>
                <w:rFonts w:ascii="Times New Roman" w:eastAsia="宋体" w:hAnsi="Times New Roman" w:cs="Times New Roman"/>
                <w:szCs w:val="21"/>
              </w:rPr>
            </w:pPr>
            <w:ins w:id="2700" w:author="..." w:date="2018-06-12T07:45:00Z">
              <w:r>
                <w:rPr>
                  <w:rFonts w:ascii="Times New Roman" w:eastAsia="宋体" w:hAnsi="Times New Roman" w:cs="Times New Roman"/>
                  <w:szCs w:val="21"/>
                  <w:rPrChange w:id="2701" w:author="..." w:date="2018-06-12T07:45:00Z">
                    <w:rPr/>
                  </w:rPrChange>
                </w:rPr>
                <w:t>adb shell ps -x [PID]</w:t>
              </w:r>
            </w:ins>
          </w:p>
        </w:tc>
        <w:tc>
          <w:tcPr>
            <w:tcW w:w="3516" w:type="dxa"/>
          </w:tcPr>
          <w:p w:rsidR="00F76376" w:rsidRDefault="00793F6E">
            <w:pPr>
              <w:jc w:val="left"/>
              <w:rPr>
                <w:ins w:id="2702" w:author="..." w:date="2018-06-12T07:45:00Z"/>
                <w:rFonts w:ascii="Times New Roman" w:eastAsia="宋体" w:hAnsi="Times New Roman" w:cs="Times New Roman"/>
                <w:szCs w:val="21"/>
              </w:rPr>
            </w:pPr>
            <w:ins w:id="2703" w:author="..." w:date="2018-06-12T07:45:00Z">
              <w:r>
                <w:rPr>
                  <w:rFonts w:ascii="Times New Roman" w:eastAsia="宋体" w:hAnsi="Times New Roman" w:cs="Times New Roman" w:hint="eastAsia"/>
                  <w:szCs w:val="21"/>
                  <w:rPrChange w:id="2704" w:author="..." w:date="2018-06-12T07:45:00Z">
                    <w:rPr>
                      <w:rFonts w:hint="eastAsia"/>
                    </w:rPr>
                  </w:rPrChange>
                </w:rPr>
                <w:t>查看指定进程状态</w:t>
              </w:r>
            </w:ins>
          </w:p>
        </w:tc>
      </w:tr>
      <w:tr w:rsidR="00F76376">
        <w:trPr>
          <w:trHeight w:val="320"/>
          <w:jc w:val="center"/>
          <w:ins w:id="2705" w:author="..." w:date="2018-06-12T07:46:00Z"/>
        </w:trPr>
        <w:tc>
          <w:tcPr>
            <w:tcW w:w="5324" w:type="dxa"/>
          </w:tcPr>
          <w:p w:rsidR="00F76376" w:rsidRDefault="00793F6E">
            <w:pPr>
              <w:jc w:val="center"/>
              <w:rPr>
                <w:ins w:id="2706" w:author="..." w:date="2018-06-12T07:46:00Z"/>
                <w:rFonts w:ascii="Times New Roman" w:eastAsia="宋体" w:hAnsi="Times New Roman" w:cs="Times New Roman"/>
                <w:szCs w:val="21"/>
              </w:rPr>
            </w:pPr>
            <w:ins w:id="2707" w:author="..." w:date="2018-06-12T07:47:00Z">
              <w:r>
                <w:rPr>
                  <w:rFonts w:ascii="Times New Roman" w:eastAsia="宋体" w:hAnsi="Times New Roman" w:cs="Times New Roman" w:hint="eastAsia"/>
                  <w:szCs w:val="21"/>
                </w:rPr>
                <w:t xml:space="preserve">adb shell cat </w:t>
              </w:r>
            </w:ins>
            <w:ins w:id="2708" w:author="..." w:date="2018-06-12T07:46:00Z">
              <w:r>
                <w:rPr>
                  <w:rFonts w:ascii="Times New Roman" w:eastAsia="宋体" w:hAnsi="Times New Roman" w:cs="Times New Roman"/>
                  <w:szCs w:val="21"/>
                  <w:rPrChange w:id="2709" w:author="..." w:date="2018-06-12T07:46:00Z">
                    <w:rPr/>
                  </w:rPrChange>
                </w:rPr>
                <w:t>/proc/</w:t>
              </w:r>
            </w:ins>
            <w:ins w:id="2710" w:author="..." w:date="2018-06-12T07:47:00Z">
              <w:r>
                <w:rPr>
                  <w:rFonts w:ascii="Times New Roman" w:eastAsia="宋体" w:hAnsi="Times New Roman" w:cs="Times New Roman" w:hint="eastAsia"/>
                  <w:szCs w:val="21"/>
                </w:rPr>
                <w:t>[</w:t>
              </w:r>
            </w:ins>
            <w:ins w:id="2711" w:author="..." w:date="2018-06-12T07:46:00Z">
              <w:r>
                <w:rPr>
                  <w:rFonts w:ascii="Times New Roman" w:eastAsia="宋体" w:hAnsi="Times New Roman" w:cs="Times New Roman"/>
                  <w:szCs w:val="21"/>
                  <w:rPrChange w:id="2712" w:author="..." w:date="2018-06-12T07:46:00Z">
                    <w:rPr/>
                  </w:rPrChange>
                </w:rPr>
                <w:t>pid</w:t>
              </w:r>
            </w:ins>
            <w:ins w:id="2713" w:author="..." w:date="2018-06-12T07:47:00Z">
              <w:r>
                <w:rPr>
                  <w:rFonts w:ascii="Times New Roman" w:eastAsia="宋体" w:hAnsi="Times New Roman" w:cs="Times New Roman" w:hint="eastAsia"/>
                  <w:szCs w:val="21"/>
                </w:rPr>
                <w:t>]</w:t>
              </w:r>
            </w:ins>
            <w:ins w:id="2714" w:author="..." w:date="2018-06-12T07:46:00Z">
              <w:r>
                <w:rPr>
                  <w:rFonts w:ascii="Times New Roman" w:eastAsia="宋体" w:hAnsi="Times New Roman" w:cs="Times New Roman"/>
                  <w:szCs w:val="21"/>
                  <w:rPrChange w:id="2715" w:author="..." w:date="2018-06-12T07:46:00Z">
                    <w:rPr/>
                  </w:rPrChange>
                </w:rPr>
                <w:t>/status</w:t>
              </w:r>
            </w:ins>
          </w:p>
        </w:tc>
        <w:tc>
          <w:tcPr>
            <w:tcW w:w="3516" w:type="dxa"/>
          </w:tcPr>
          <w:p w:rsidR="00F76376" w:rsidRDefault="00793F6E">
            <w:pPr>
              <w:jc w:val="left"/>
              <w:rPr>
                <w:ins w:id="2716" w:author="..." w:date="2018-06-12T07:46:00Z"/>
                <w:rFonts w:ascii="Times New Roman" w:eastAsia="宋体" w:hAnsi="Times New Roman" w:cs="Times New Roman"/>
                <w:szCs w:val="21"/>
              </w:rPr>
            </w:pPr>
            <w:ins w:id="2717" w:author="..." w:date="2018-06-12T07:47:00Z">
              <w:r>
                <w:rPr>
                  <w:rFonts w:ascii="Times New Roman" w:eastAsia="宋体" w:hAnsi="Times New Roman" w:cs="Times New Roman" w:hint="eastAsia"/>
                  <w:szCs w:val="21"/>
                </w:rPr>
                <w:t>查看进程</w:t>
              </w:r>
              <w:r>
                <w:rPr>
                  <w:rFonts w:ascii="Times New Roman" w:eastAsia="宋体" w:hAnsi="Times New Roman" w:cs="Times New Roman" w:hint="eastAsia"/>
                  <w:szCs w:val="21"/>
                </w:rPr>
                <w:t>pid</w:t>
              </w:r>
              <w:r>
                <w:rPr>
                  <w:rFonts w:ascii="Times New Roman" w:eastAsia="宋体" w:hAnsi="Times New Roman" w:cs="Times New Roman" w:hint="eastAsia"/>
                  <w:szCs w:val="21"/>
                </w:rPr>
                <w:t>的状态</w:t>
              </w:r>
            </w:ins>
          </w:p>
        </w:tc>
      </w:tr>
    </w:tbl>
    <w:p w:rsidR="00F76376" w:rsidRPr="00F76376" w:rsidRDefault="00F76376">
      <w:pPr>
        <w:spacing w:line="400" w:lineRule="exact"/>
        <w:ind w:firstLineChars="200" w:firstLine="480"/>
        <w:rPr>
          <w:del w:id="2718" w:author="..." w:date="2018-06-12T07:37:00Z"/>
          <w:rFonts w:ascii="Times New Roman" w:eastAsia="宋体" w:hAnsi="Times New Roman" w:cs="Times New Roman"/>
          <w:sz w:val="24"/>
          <w:szCs w:val="24"/>
          <w:rPrChange w:id="2719" w:author="..." w:date="2018-06-12T07:33:00Z">
            <w:rPr>
              <w:del w:id="2720" w:author="..." w:date="2018-06-12T07:37:00Z"/>
            </w:rPr>
          </w:rPrChange>
        </w:rPr>
        <w:pPrChange w:id="2721" w:author="..." w:date="2018-06-12T07:33:00Z">
          <w:pPr/>
        </w:pPrChange>
      </w:pPr>
    </w:p>
    <w:p w:rsidR="00F76376" w:rsidRPr="00F76376" w:rsidRDefault="00793F6E">
      <w:pPr>
        <w:spacing w:line="400" w:lineRule="exact"/>
        <w:ind w:firstLineChars="200" w:firstLine="480"/>
        <w:rPr>
          <w:del w:id="2722" w:author="..." w:date="2018-06-12T07:37:00Z"/>
          <w:rFonts w:ascii="Times New Roman" w:eastAsia="宋体" w:hAnsi="Times New Roman" w:cs="Times New Roman"/>
          <w:sz w:val="24"/>
          <w:szCs w:val="24"/>
          <w:rPrChange w:id="2723" w:author="..." w:date="2018-06-12T07:33:00Z">
            <w:rPr>
              <w:del w:id="2724" w:author="..." w:date="2018-06-12T07:37:00Z"/>
            </w:rPr>
          </w:rPrChange>
        </w:rPr>
        <w:pPrChange w:id="2725" w:author="..." w:date="2018-06-12T07:33:00Z">
          <w:pPr/>
        </w:pPrChange>
      </w:pPr>
      <w:del w:id="2726" w:author="..." w:date="2018-06-12T07:37:00Z">
        <w:r>
          <w:rPr>
            <w:rFonts w:ascii="Times New Roman" w:eastAsia="宋体" w:hAnsi="Times New Roman" w:cs="Times New Roman"/>
            <w:sz w:val="24"/>
            <w:szCs w:val="24"/>
            <w:rPrChange w:id="2727" w:author="..." w:date="2018-06-12T07:33:00Z">
              <w:rPr/>
            </w:rPrChange>
          </w:rPr>
          <w:delText xml:space="preserve">  </w:delText>
        </w:r>
        <w:r>
          <w:rPr>
            <w:rFonts w:ascii="Times New Roman" w:eastAsia="宋体" w:hAnsi="Times New Roman" w:cs="Times New Roman" w:hint="eastAsia"/>
            <w:sz w:val="24"/>
            <w:szCs w:val="24"/>
            <w:rPrChange w:id="2728" w:author="..." w:date="2018-06-12T07:33:00Z">
              <w:rPr>
                <w:rFonts w:hint="eastAsia"/>
              </w:rPr>
            </w:rPrChange>
          </w:rPr>
          <w:delText>·</w:delText>
        </w:r>
        <w:r>
          <w:rPr>
            <w:rFonts w:ascii="Times New Roman" w:eastAsia="宋体" w:hAnsi="Times New Roman" w:cs="Times New Roman"/>
            <w:sz w:val="24"/>
            <w:szCs w:val="24"/>
            <w:rPrChange w:id="2729" w:author="..." w:date="2018-06-12T07:33:00Z">
              <w:rPr/>
            </w:rPrChange>
          </w:rPr>
          <w:delText>adb start-server</w:delText>
        </w:r>
        <w:r>
          <w:rPr>
            <w:rFonts w:ascii="Times New Roman" w:eastAsia="宋体" w:hAnsi="Times New Roman" w:cs="Times New Roman" w:hint="eastAsia"/>
            <w:sz w:val="24"/>
            <w:szCs w:val="24"/>
            <w:rPrChange w:id="2730" w:author="..." w:date="2018-06-12T07:33:00Z">
              <w:rPr>
                <w:rFonts w:hint="eastAsia"/>
              </w:rPr>
            </w:rPrChange>
          </w:rPr>
          <w:delText>：开启</w:delText>
        </w:r>
        <w:r>
          <w:rPr>
            <w:rFonts w:ascii="Times New Roman" w:eastAsia="宋体" w:hAnsi="Times New Roman" w:cs="Times New Roman"/>
            <w:sz w:val="24"/>
            <w:szCs w:val="24"/>
            <w:rPrChange w:id="2731" w:author="..." w:date="2018-06-12T07:33:00Z">
              <w:rPr/>
            </w:rPrChange>
          </w:rPr>
          <w:delText>adb</w:delText>
        </w:r>
        <w:r>
          <w:rPr>
            <w:rFonts w:ascii="Times New Roman" w:eastAsia="宋体" w:hAnsi="Times New Roman" w:cs="Times New Roman" w:hint="eastAsia"/>
            <w:sz w:val="24"/>
            <w:szCs w:val="24"/>
            <w:rPrChange w:id="2732" w:author="..." w:date="2018-06-12T07:33:00Z">
              <w:rPr>
                <w:rFonts w:hint="eastAsia"/>
              </w:rPr>
            </w:rPrChange>
          </w:rPr>
          <w:delText>服务。</w:delText>
        </w:r>
      </w:del>
    </w:p>
    <w:p w:rsidR="00F76376" w:rsidRPr="00F76376" w:rsidRDefault="00793F6E">
      <w:pPr>
        <w:spacing w:line="400" w:lineRule="exact"/>
        <w:ind w:firstLineChars="200" w:firstLine="480"/>
        <w:rPr>
          <w:del w:id="2733" w:author="..." w:date="2018-06-12T07:37:00Z"/>
          <w:rFonts w:ascii="Times New Roman" w:eastAsia="宋体" w:hAnsi="Times New Roman" w:cs="Times New Roman"/>
          <w:sz w:val="24"/>
          <w:szCs w:val="24"/>
          <w:rPrChange w:id="2734" w:author="..." w:date="2018-06-12T07:33:00Z">
            <w:rPr>
              <w:del w:id="2735" w:author="..." w:date="2018-06-12T07:37:00Z"/>
            </w:rPr>
          </w:rPrChange>
        </w:rPr>
        <w:pPrChange w:id="2736" w:author="..." w:date="2018-06-12T07:33:00Z">
          <w:pPr/>
        </w:pPrChange>
      </w:pPr>
      <w:del w:id="2737" w:author="..." w:date="2018-06-12T07:37:00Z">
        <w:r>
          <w:rPr>
            <w:rFonts w:ascii="Times New Roman" w:eastAsia="宋体" w:hAnsi="Times New Roman" w:cs="Times New Roman"/>
            <w:sz w:val="24"/>
            <w:szCs w:val="24"/>
            <w:rPrChange w:id="2738" w:author="..." w:date="2018-06-12T07:33:00Z">
              <w:rPr/>
            </w:rPrChange>
          </w:rPr>
          <w:delText xml:space="preserve">  </w:delText>
        </w:r>
        <w:r>
          <w:rPr>
            <w:rFonts w:ascii="Times New Roman" w:eastAsia="宋体" w:hAnsi="Times New Roman" w:cs="Times New Roman" w:hint="eastAsia"/>
            <w:sz w:val="24"/>
            <w:szCs w:val="24"/>
            <w:rPrChange w:id="2739" w:author="..." w:date="2018-06-12T07:33:00Z">
              <w:rPr>
                <w:rFonts w:hint="eastAsia"/>
              </w:rPr>
            </w:rPrChange>
          </w:rPr>
          <w:delText>·</w:delText>
        </w:r>
        <w:r>
          <w:rPr>
            <w:rFonts w:ascii="Times New Roman" w:eastAsia="宋体" w:hAnsi="Times New Roman" w:cs="Times New Roman"/>
            <w:sz w:val="24"/>
            <w:szCs w:val="24"/>
            <w:rPrChange w:id="2740" w:author="..." w:date="2018-06-12T07:33:00Z">
              <w:rPr/>
            </w:rPrChange>
          </w:rPr>
          <w:delText>adb devices</w:delText>
        </w:r>
        <w:r>
          <w:rPr>
            <w:rFonts w:ascii="Times New Roman" w:eastAsia="宋体" w:hAnsi="Times New Roman" w:cs="Times New Roman" w:hint="eastAsia"/>
            <w:sz w:val="24"/>
            <w:szCs w:val="24"/>
            <w:rPrChange w:id="2741" w:author="..." w:date="2018-06-12T07:33:00Z">
              <w:rPr>
                <w:rFonts w:hint="eastAsia"/>
              </w:rPr>
            </w:rPrChange>
          </w:rPr>
          <w:delText>：列出所有设备。</w:delText>
        </w:r>
      </w:del>
    </w:p>
    <w:p w:rsidR="00F76376" w:rsidRPr="00F76376" w:rsidRDefault="00793F6E">
      <w:pPr>
        <w:spacing w:line="400" w:lineRule="exact"/>
        <w:ind w:firstLineChars="200" w:firstLine="480"/>
        <w:rPr>
          <w:del w:id="2742" w:author="..." w:date="2018-06-12T07:37:00Z"/>
          <w:rFonts w:ascii="Times New Roman" w:eastAsia="宋体" w:hAnsi="Times New Roman" w:cs="Times New Roman"/>
          <w:sz w:val="24"/>
          <w:szCs w:val="24"/>
          <w:rPrChange w:id="2743" w:author="..." w:date="2018-06-12T07:33:00Z">
            <w:rPr>
              <w:del w:id="2744" w:author="..." w:date="2018-06-12T07:37:00Z"/>
            </w:rPr>
          </w:rPrChange>
        </w:rPr>
        <w:pPrChange w:id="2745" w:author="..." w:date="2018-06-12T07:33:00Z">
          <w:pPr/>
        </w:pPrChange>
      </w:pPr>
      <w:del w:id="2746" w:author="..." w:date="2018-06-12T07:37:00Z">
        <w:r>
          <w:rPr>
            <w:rFonts w:ascii="Times New Roman" w:eastAsia="宋体" w:hAnsi="Times New Roman" w:cs="Times New Roman"/>
            <w:sz w:val="24"/>
            <w:szCs w:val="24"/>
            <w:rPrChange w:id="2747" w:author="..." w:date="2018-06-12T07:33:00Z">
              <w:rPr/>
            </w:rPrChange>
          </w:rPr>
          <w:delText xml:space="preserve">  </w:delText>
        </w:r>
        <w:r>
          <w:rPr>
            <w:rFonts w:ascii="Times New Roman" w:eastAsia="宋体" w:hAnsi="Times New Roman" w:cs="Times New Roman" w:hint="eastAsia"/>
            <w:sz w:val="24"/>
            <w:szCs w:val="24"/>
            <w:rPrChange w:id="2748" w:author="..." w:date="2018-06-12T07:33:00Z">
              <w:rPr>
                <w:rFonts w:hint="eastAsia"/>
              </w:rPr>
            </w:rPrChange>
          </w:rPr>
          <w:delText>·</w:delText>
        </w:r>
        <w:r>
          <w:rPr>
            <w:rFonts w:ascii="Times New Roman" w:eastAsia="宋体" w:hAnsi="Times New Roman" w:cs="Times New Roman"/>
            <w:sz w:val="24"/>
            <w:szCs w:val="24"/>
            <w:rPrChange w:id="2749" w:author="..." w:date="2018-06-12T07:33:00Z">
              <w:rPr/>
            </w:rPrChange>
          </w:rPr>
          <w:delText>adb logcat</w:delText>
        </w:r>
        <w:r>
          <w:rPr>
            <w:rFonts w:ascii="Times New Roman" w:eastAsia="宋体" w:hAnsi="Times New Roman" w:cs="Times New Roman" w:hint="eastAsia"/>
            <w:sz w:val="24"/>
            <w:szCs w:val="24"/>
            <w:rPrChange w:id="2750" w:author="..." w:date="2018-06-12T07:33:00Z">
              <w:rPr>
                <w:rFonts w:hint="eastAsia"/>
              </w:rPr>
            </w:rPrChange>
          </w:rPr>
          <w:delText>：查看日志。</w:delText>
        </w:r>
      </w:del>
    </w:p>
    <w:p w:rsidR="00F76376" w:rsidRPr="00F76376" w:rsidRDefault="00793F6E">
      <w:pPr>
        <w:spacing w:line="400" w:lineRule="exact"/>
        <w:ind w:firstLineChars="200" w:firstLine="480"/>
        <w:rPr>
          <w:del w:id="2751" w:author="..." w:date="2018-06-12T07:37:00Z"/>
          <w:rFonts w:ascii="Times New Roman" w:eastAsia="宋体" w:hAnsi="Times New Roman" w:cs="Times New Roman"/>
          <w:sz w:val="24"/>
          <w:szCs w:val="24"/>
          <w:rPrChange w:id="2752" w:author="..." w:date="2018-06-12T07:33:00Z">
            <w:rPr>
              <w:del w:id="2753" w:author="..." w:date="2018-06-12T07:37:00Z"/>
            </w:rPr>
          </w:rPrChange>
        </w:rPr>
        <w:pPrChange w:id="2754" w:author="..." w:date="2018-06-12T07:33:00Z">
          <w:pPr/>
        </w:pPrChange>
      </w:pPr>
      <w:del w:id="2755" w:author="..." w:date="2018-06-12T07:37:00Z">
        <w:r>
          <w:rPr>
            <w:rFonts w:ascii="Times New Roman" w:eastAsia="宋体" w:hAnsi="Times New Roman" w:cs="Times New Roman"/>
            <w:sz w:val="24"/>
            <w:szCs w:val="24"/>
            <w:rPrChange w:id="2756" w:author="..." w:date="2018-06-12T07:33:00Z">
              <w:rPr/>
            </w:rPrChange>
          </w:rPr>
          <w:delText xml:space="preserve">  </w:delText>
        </w:r>
        <w:r>
          <w:rPr>
            <w:rFonts w:ascii="Times New Roman" w:eastAsia="宋体" w:hAnsi="Times New Roman" w:cs="Times New Roman" w:hint="eastAsia"/>
            <w:sz w:val="24"/>
            <w:szCs w:val="24"/>
            <w:rPrChange w:id="2757" w:author="..." w:date="2018-06-12T07:33:00Z">
              <w:rPr>
                <w:rFonts w:hint="eastAsia"/>
              </w:rPr>
            </w:rPrChange>
          </w:rPr>
          <w:delText>·</w:delText>
        </w:r>
        <w:r>
          <w:rPr>
            <w:rFonts w:ascii="Times New Roman" w:eastAsia="宋体" w:hAnsi="Times New Roman" w:cs="Times New Roman"/>
            <w:sz w:val="24"/>
            <w:szCs w:val="24"/>
            <w:rPrChange w:id="2758" w:author="..." w:date="2018-06-12T07:33:00Z">
              <w:rPr/>
            </w:rPrChange>
          </w:rPr>
          <w:delText>adb kill-server</w:delText>
        </w:r>
        <w:r>
          <w:rPr>
            <w:rFonts w:ascii="Times New Roman" w:eastAsia="宋体" w:hAnsi="Times New Roman" w:cs="Times New Roman" w:hint="eastAsia"/>
            <w:sz w:val="24"/>
            <w:szCs w:val="24"/>
            <w:rPrChange w:id="2759" w:author="..." w:date="2018-06-12T07:33:00Z">
              <w:rPr>
                <w:rFonts w:hint="eastAsia"/>
              </w:rPr>
            </w:rPrChange>
          </w:rPr>
          <w:delText>：关闭</w:delText>
        </w:r>
        <w:r>
          <w:rPr>
            <w:rFonts w:ascii="Times New Roman" w:eastAsia="宋体" w:hAnsi="Times New Roman" w:cs="Times New Roman"/>
            <w:sz w:val="24"/>
            <w:szCs w:val="24"/>
            <w:rPrChange w:id="2760" w:author="..." w:date="2018-06-12T07:33:00Z">
              <w:rPr/>
            </w:rPrChange>
          </w:rPr>
          <w:delText>adb</w:delText>
        </w:r>
        <w:r>
          <w:rPr>
            <w:rFonts w:ascii="Times New Roman" w:eastAsia="宋体" w:hAnsi="Times New Roman" w:cs="Times New Roman" w:hint="eastAsia"/>
            <w:sz w:val="24"/>
            <w:szCs w:val="24"/>
            <w:rPrChange w:id="2761" w:author="..." w:date="2018-06-12T07:33:00Z">
              <w:rPr>
                <w:rFonts w:hint="eastAsia"/>
              </w:rPr>
            </w:rPrChange>
          </w:rPr>
          <w:delText>服务。</w:delText>
        </w:r>
      </w:del>
    </w:p>
    <w:p w:rsidR="00F76376" w:rsidRPr="00F76376" w:rsidRDefault="00793F6E">
      <w:pPr>
        <w:spacing w:line="400" w:lineRule="exact"/>
        <w:ind w:firstLineChars="200" w:firstLine="480"/>
        <w:rPr>
          <w:del w:id="2762" w:author="..." w:date="2018-06-12T07:37:00Z"/>
          <w:rFonts w:ascii="Times New Roman" w:eastAsia="宋体" w:hAnsi="Times New Roman" w:cs="Times New Roman"/>
          <w:sz w:val="24"/>
          <w:szCs w:val="24"/>
          <w:rPrChange w:id="2763" w:author="..." w:date="2018-06-12T07:33:00Z">
            <w:rPr>
              <w:del w:id="2764" w:author="..." w:date="2018-06-12T07:37:00Z"/>
            </w:rPr>
          </w:rPrChange>
        </w:rPr>
        <w:pPrChange w:id="2765" w:author="..." w:date="2018-06-12T07:33:00Z">
          <w:pPr/>
        </w:pPrChange>
      </w:pPr>
      <w:del w:id="2766" w:author="..." w:date="2018-06-12T07:37:00Z">
        <w:r>
          <w:rPr>
            <w:rFonts w:ascii="Times New Roman" w:eastAsia="宋体" w:hAnsi="Times New Roman" w:cs="Times New Roman"/>
            <w:sz w:val="24"/>
            <w:szCs w:val="24"/>
            <w:rPrChange w:id="2767" w:author="..." w:date="2018-06-12T07:33:00Z">
              <w:rPr/>
            </w:rPrChange>
          </w:rPr>
          <w:delText xml:space="preserve">  </w:delText>
        </w:r>
        <w:r>
          <w:rPr>
            <w:rFonts w:ascii="Times New Roman" w:eastAsia="宋体" w:hAnsi="Times New Roman" w:cs="Times New Roman" w:hint="eastAsia"/>
            <w:sz w:val="24"/>
            <w:szCs w:val="24"/>
            <w:rPrChange w:id="2768" w:author="..." w:date="2018-06-12T07:33:00Z">
              <w:rPr>
                <w:rFonts w:hint="eastAsia"/>
              </w:rPr>
            </w:rPrChange>
          </w:rPr>
          <w:delText>·</w:delText>
        </w:r>
        <w:r>
          <w:rPr>
            <w:rFonts w:ascii="Times New Roman" w:eastAsia="宋体" w:hAnsi="Times New Roman" w:cs="Times New Roman"/>
            <w:sz w:val="24"/>
            <w:szCs w:val="24"/>
            <w:rPrChange w:id="2769" w:author="..." w:date="2018-06-12T07:33:00Z">
              <w:rPr/>
            </w:rPrChange>
          </w:rPr>
          <w:delText>adb shell</w:delText>
        </w:r>
        <w:r>
          <w:rPr>
            <w:rFonts w:ascii="Times New Roman" w:eastAsia="宋体" w:hAnsi="Times New Roman" w:cs="Times New Roman" w:hint="eastAsia"/>
            <w:sz w:val="24"/>
            <w:szCs w:val="24"/>
            <w:rPrChange w:id="2770" w:author="..." w:date="2018-06-12T07:33:00Z">
              <w:rPr>
                <w:rFonts w:hint="eastAsia"/>
              </w:rPr>
            </w:rPrChange>
          </w:rPr>
          <w:delText>：挂载到</w:delText>
        </w:r>
        <w:r>
          <w:rPr>
            <w:rFonts w:ascii="Times New Roman" w:eastAsia="宋体" w:hAnsi="Times New Roman" w:cs="Times New Roman"/>
            <w:sz w:val="24"/>
            <w:szCs w:val="24"/>
            <w:rPrChange w:id="2771" w:author="..." w:date="2018-06-12T07:33:00Z">
              <w:rPr/>
            </w:rPrChange>
          </w:rPr>
          <w:delText>Linux</w:delText>
        </w:r>
        <w:r>
          <w:rPr>
            <w:rFonts w:ascii="Times New Roman" w:eastAsia="宋体" w:hAnsi="Times New Roman" w:cs="Times New Roman" w:hint="eastAsia"/>
            <w:sz w:val="24"/>
            <w:szCs w:val="24"/>
            <w:rPrChange w:id="2772" w:author="..." w:date="2018-06-12T07:33:00Z">
              <w:rPr>
                <w:rFonts w:hint="eastAsia"/>
              </w:rPr>
            </w:rPrChange>
          </w:rPr>
          <w:delText>的空间。</w:delText>
        </w:r>
      </w:del>
    </w:p>
    <w:p w:rsidR="00F76376" w:rsidRDefault="00793F6E">
      <w:pPr>
        <w:spacing w:line="400" w:lineRule="exact"/>
        <w:ind w:firstLineChars="200" w:firstLine="480"/>
        <w:rPr>
          <w:del w:id="2773" w:author="..." w:date="2018-06-12T07:37:00Z"/>
        </w:rPr>
        <w:pPrChange w:id="2774" w:author="..." w:date="2018-06-12T07:33:00Z">
          <w:pPr/>
        </w:pPrChange>
      </w:pPr>
      <w:del w:id="2775" w:author="..." w:date="2018-06-12T07:37:00Z">
        <w:r>
          <w:rPr>
            <w:rFonts w:ascii="Times New Roman" w:eastAsia="宋体" w:hAnsi="Times New Roman" w:cs="Times New Roman"/>
            <w:sz w:val="24"/>
            <w:szCs w:val="24"/>
            <w:rPrChange w:id="2776" w:author="..." w:date="2018-06-12T07:33:00Z">
              <w:rPr/>
            </w:rPrChange>
          </w:rPr>
          <w:delText xml:space="preserve">  </w:delText>
        </w:r>
        <w:r>
          <w:rPr>
            <w:rFonts w:ascii="Times New Roman" w:eastAsia="宋体" w:hAnsi="Times New Roman" w:cs="Times New Roman" w:hint="eastAsia"/>
            <w:sz w:val="24"/>
            <w:szCs w:val="24"/>
            <w:rPrChange w:id="2777" w:author="..." w:date="2018-06-12T07:33:00Z">
              <w:rPr>
                <w:rFonts w:hint="eastAsia"/>
              </w:rPr>
            </w:rPrChange>
          </w:rPr>
          <w:delText>·</w:delText>
        </w:r>
        <w:r>
          <w:rPr>
            <w:rFonts w:ascii="Times New Roman" w:eastAsia="宋体" w:hAnsi="Times New Roman" w:cs="Times New Roman"/>
            <w:sz w:val="24"/>
            <w:szCs w:val="24"/>
            <w:rPrChange w:id="2778" w:author="..." w:date="2018-06-12T07:33:00Z">
              <w:rPr/>
            </w:rPrChange>
          </w:rPr>
          <w:delText>adb -s&lt;</w:delText>
        </w:r>
        <w:r>
          <w:rPr>
            <w:rFonts w:ascii="Times New Roman" w:eastAsia="宋体" w:hAnsi="Times New Roman" w:cs="Times New Roman" w:hint="eastAsia"/>
            <w:sz w:val="24"/>
            <w:szCs w:val="24"/>
            <w:rPrChange w:id="2779" w:author="..." w:date="2018-06-12T07:33:00Z">
              <w:rPr>
                <w:rFonts w:hint="eastAsia"/>
              </w:rPr>
            </w:rPrChange>
          </w:rPr>
          <w:delText>模拟器名称</w:delText>
        </w:r>
        <w:r>
          <w:rPr>
            <w:rFonts w:ascii="Times New Roman" w:eastAsia="宋体" w:hAnsi="Times New Roman" w:cs="Times New Roman"/>
            <w:sz w:val="24"/>
            <w:szCs w:val="24"/>
            <w:rPrChange w:id="2780" w:author="..." w:date="2018-06-12T07:33:00Z">
              <w:rPr/>
            </w:rPrChange>
          </w:rPr>
          <w:delText>&gt;install&lt;</w:delText>
        </w:r>
        <w:r>
          <w:rPr>
            <w:rFonts w:ascii="Times New Roman" w:eastAsia="宋体" w:hAnsi="Times New Roman" w:cs="Times New Roman" w:hint="eastAsia"/>
            <w:sz w:val="24"/>
            <w:szCs w:val="24"/>
            <w:rPrChange w:id="2781" w:author="..." w:date="2018-06-12T07:33:00Z">
              <w:rPr>
                <w:rFonts w:hint="eastAsia"/>
              </w:rPr>
            </w:rPrChange>
          </w:rPr>
          <w:delText>应用程序（加扩展名）</w:delText>
        </w:r>
        <w:r>
          <w:rPr>
            <w:rFonts w:ascii="Times New Roman" w:eastAsia="宋体" w:hAnsi="Times New Roman" w:cs="Times New Roman"/>
            <w:sz w:val="24"/>
            <w:szCs w:val="24"/>
            <w:rPrChange w:id="2782" w:author="..." w:date="2018-06-12T07:33:00Z">
              <w:rPr/>
            </w:rPrChange>
          </w:rPr>
          <w:delText>&gt;</w:delText>
        </w:r>
        <w:r>
          <w:rPr>
            <w:rFonts w:ascii="Times New Roman" w:eastAsia="宋体" w:hAnsi="Times New Roman" w:cs="Times New Roman" w:hint="eastAsia"/>
            <w:sz w:val="24"/>
            <w:szCs w:val="24"/>
            <w:rPrChange w:id="2783" w:author="..." w:date="2018-06-12T07:33:00Z">
              <w:rPr>
                <w:rFonts w:hint="eastAsia"/>
              </w:rPr>
            </w:rPrChange>
          </w:rPr>
          <w:delText>：安装应用程序到指定模拟器。</w:delText>
        </w:r>
      </w:del>
    </w:p>
    <w:p w:rsidR="00F76376" w:rsidRDefault="00F76376">
      <w:pPr>
        <w:jc w:val="center"/>
        <w:rPr>
          <w:ins w:id="2784" w:author="..." w:date="2018-06-12T07:49:00Z"/>
        </w:rPr>
        <w:pPrChange w:id="2785" w:author="..." w:date="2018-06-12T07:49:00Z">
          <w:pPr>
            <w:pStyle w:val="1"/>
            <w:jc w:val="center"/>
          </w:pPr>
        </w:pPrChange>
      </w:pPr>
      <w:bookmarkStart w:id="2786" w:name="_Toc516102711"/>
    </w:p>
    <w:p w:rsidR="00F76376" w:rsidRDefault="00F76376">
      <w:pPr>
        <w:jc w:val="center"/>
        <w:rPr>
          <w:ins w:id="2787" w:author="..." w:date="2018-06-12T07:49:00Z"/>
        </w:rPr>
        <w:pPrChange w:id="2788" w:author="..." w:date="2018-06-12T07:49:00Z">
          <w:pPr>
            <w:pStyle w:val="1"/>
            <w:jc w:val="center"/>
          </w:pPr>
        </w:pPrChange>
      </w:pPr>
    </w:p>
    <w:p w:rsidR="00F76376" w:rsidRDefault="00F76376">
      <w:pPr>
        <w:jc w:val="center"/>
        <w:rPr>
          <w:ins w:id="2789" w:author="..." w:date="2018-06-12T07:49:00Z"/>
        </w:rPr>
        <w:pPrChange w:id="2790" w:author="..." w:date="2018-06-12T07:49:00Z">
          <w:pPr>
            <w:pStyle w:val="1"/>
            <w:jc w:val="center"/>
          </w:pPr>
        </w:pPrChange>
      </w:pPr>
    </w:p>
    <w:p w:rsidR="00F76376" w:rsidRDefault="00F76376">
      <w:pPr>
        <w:jc w:val="center"/>
        <w:rPr>
          <w:ins w:id="2791" w:author="..." w:date="2018-06-12T07:49:00Z"/>
        </w:rPr>
        <w:pPrChange w:id="2792" w:author="..." w:date="2018-06-12T07:49:00Z">
          <w:pPr>
            <w:pStyle w:val="1"/>
            <w:jc w:val="center"/>
          </w:pPr>
        </w:pPrChange>
      </w:pPr>
    </w:p>
    <w:p w:rsidR="00F76376" w:rsidRDefault="00F76376">
      <w:pPr>
        <w:jc w:val="center"/>
        <w:rPr>
          <w:ins w:id="2793" w:author="..." w:date="2018-06-12T07:49:00Z"/>
        </w:rPr>
        <w:pPrChange w:id="2794" w:author="..." w:date="2018-06-12T07:49:00Z">
          <w:pPr>
            <w:pStyle w:val="1"/>
            <w:jc w:val="center"/>
          </w:pPr>
        </w:pPrChange>
      </w:pPr>
    </w:p>
    <w:p w:rsidR="00F76376" w:rsidRDefault="00F76376">
      <w:pPr>
        <w:jc w:val="center"/>
        <w:rPr>
          <w:ins w:id="2795" w:author="..." w:date="2018-06-12T07:49:00Z"/>
        </w:rPr>
        <w:pPrChange w:id="2796" w:author="..." w:date="2018-06-12T07:49:00Z">
          <w:pPr>
            <w:pStyle w:val="1"/>
            <w:jc w:val="center"/>
          </w:pPr>
        </w:pPrChange>
      </w:pPr>
    </w:p>
    <w:p w:rsidR="00F76376" w:rsidRDefault="00F76376">
      <w:pPr>
        <w:jc w:val="center"/>
        <w:rPr>
          <w:ins w:id="2797" w:author="..." w:date="2018-06-12T07:49:00Z"/>
        </w:rPr>
        <w:pPrChange w:id="2798" w:author="..." w:date="2018-06-12T07:49:00Z">
          <w:pPr>
            <w:pStyle w:val="1"/>
            <w:jc w:val="center"/>
          </w:pPr>
        </w:pPrChange>
      </w:pPr>
    </w:p>
    <w:p w:rsidR="00F76376" w:rsidRDefault="00F76376">
      <w:pPr>
        <w:jc w:val="center"/>
        <w:rPr>
          <w:ins w:id="2799" w:author="..." w:date="2018-06-12T07:49:00Z"/>
        </w:rPr>
        <w:pPrChange w:id="2800" w:author="..." w:date="2018-06-12T07:49:00Z">
          <w:pPr>
            <w:pStyle w:val="1"/>
            <w:jc w:val="center"/>
          </w:pPr>
        </w:pPrChange>
      </w:pPr>
    </w:p>
    <w:p w:rsidR="00F76376" w:rsidRDefault="00F76376">
      <w:pPr>
        <w:jc w:val="center"/>
        <w:rPr>
          <w:ins w:id="2801" w:author="..." w:date="2018-06-12T07:49:00Z"/>
        </w:rPr>
        <w:pPrChange w:id="2802" w:author="..." w:date="2018-06-12T07:49:00Z">
          <w:pPr>
            <w:pStyle w:val="1"/>
            <w:jc w:val="center"/>
          </w:pPr>
        </w:pPrChange>
      </w:pPr>
    </w:p>
    <w:p w:rsidR="00F76376" w:rsidRDefault="00F76376">
      <w:pPr>
        <w:jc w:val="center"/>
        <w:rPr>
          <w:ins w:id="2803" w:author="..." w:date="2018-06-12T07:49:00Z"/>
        </w:rPr>
        <w:pPrChange w:id="2804" w:author="..." w:date="2018-06-12T07:49:00Z">
          <w:pPr>
            <w:pStyle w:val="1"/>
            <w:jc w:val="center"/>
          </w:pPr>
        </w:pPrChange>
      </w:pPr>
    </w:p>
    <w:p w:rsidR="00F76376" w:rsidRDefault="00F76376">
      <w:pPr>
        <w:jc w:val="center"/>
        <w:rPr>
          <w:ins w:id="2805" w:author="..." w:date="2018-06-12T07:49:00Z"/>
        </w:rPr>
        <w:pPrChange w:id="2806" w:author="..." w:date="2018-06-12T07:49:00Z">
          <w:pPr>
            <w:pStyle w:val="1"/>
            <w:jc w:val="center"/>
          </w:pPr>
        </w:pPrChange>
      </w:pPr>
    </w:p>
    <w:p w:rsidR="00F76376" w:rsidRDefault="00F76376">
      <w:pPr>
        <w:jc w:val="center"/>
        <w:rPr>
          <w:ins w:id="2807" w:author="..." w:date="2018-06-12T07:49:00Z"/>
        </w:rPr>
        <w:pPrChange w:id="2808" w:author="..." w:date="2018-06-12T07:49:00Z">
          <w:pPr>
            <w:pStyle w:val="1"/>
            <w:jc w:val="center"/>
          </w:pPr>
        </w:pPrChange>
      </w:pPr>
    </w:p>
    <w:p w:rsidR="00F76376" w:rsidRDefault="00F76376">
      <w:pPr>
        <w:jc w:val="center"/>
        <w:rPr>
          <w:ins w:id="2809" w:author="..." w:date="2018-06-12T07:49:00Z"/>
        </w:rPr>
        <w:pPrChange w:id="2810" w:author="..." w:date="2018-06-12T07:49:00Z">
          <w:pPr>
            <w:pStyle w:val="1"/>
            <w:jc w:val="center"/>
          </w:pPr>
        </w:pPrChange>
      </w:pPr>
    </w:p>
    <w:p w:rsidR="00F76376" w:rsidRDefault="00F76376">
      <w:pPr>
        <w:jc w:val="center"/>
        <w:rPr>
          <w:ins w:id="2811" w:author="..." w:date="2018-06-12T07:49:00Z"/>
        </w:rPr>
        <w:pPrChange w:id="2812" w:author="..." w:date="2018-06-12T07:49:00Z">
          <w:pPr>
            <w:pStyle w:val="1"/>
            <w:jc w:val="center"/>
          </w:pPr>
        </w:pPrChange>
      </w:pPr>
    </w:p>
    <w:p w:rsidR="00F76376" w:rsidRDefault="00F76376">
      <w:pPr>
        <w:jc w:val="center"/>
        <w:rPr>
          <w:ins w:id="2813" w:author="..." w:date="2018-06-12T07:49:00Z"/>
        </w:rPr>
        <w:pPrChange w:id="2814" w:author="..." w:date="2018-06-12T07:49:00Z">
          <w:pPr>
            <w:pStyle w:val="1"/>
            <w:jc w:val="center"/>
          </w:pPr>
        </w:pPrChange>
      </w:pPr>
    </w:p>
    <w:p w:rsidR="00F76376" w:rsidRDefault="00F76376">
      <w:pPr>
        <w:jc w:val="center"/>
        <w:rPr>
          <w:ins w:id="2815" w:author="..." w:date="2018-06-12T07:49:00Z"/>
        </w:rPr>
        <w:pPrChange w:id="2816" w:author="..." w:date="2018-06-12T07:49:00Z">
          <w:pPr>
            <w:pStyle w:val="1"/>
            <w:jc w:val="center"/>
          </w:pPr>
        </w:pPrChange>
      </w:pPr>
    </w:p>
    <w:p w:rsidR="00F76376" w:rsidRDefault="00F76376">
      <w:pPr>
        <w:jc w:val="center"/>
        <w:rPr>
          <w:ins w:id="2817" w:author="..." w:date="2018-06-12T07:49:00Z"/>
        </w:rPr>
        <w:pPrChange w:id="2818" w:author="..." w:date="2018-06-12T07:49:00Z">
          <w:pPr>
            <w:pStyle w:val="1"/>
            <w:jc w:val="center"/>
          </w:pPr>
        </w:pPrChange>
      </w:pPr>
    </w:p>
    <w:p w:rsidR="00F76376" w:rsidRDefault="00F76376">
      <w:pPr>
        <w:jc w:val="center"/>
        <w:rPr>
          <w:ins w:id="2819" w:author="..." w:date="2018-06-12T07:49:00Z"/>
        </w:rPr>
        <w:pPrChange w:id="2820" w:author="..." w:date="2018-06-12T07:49:00Z">
          <w:pPr>
            <w:pStyle w:val="1"/>
            <w:jc w:val="center"/>
          </w:pPr>
        </w:pPrChange>
      </w:pPr>
    </w:p>
    <w:p w:rsidR="00F76376" w:rsidRDefault="00F76376">
      <w:pPr>
        <w:jc w:val="center"/>
        <w:rPr>
          <w:ins w:id="2821" w:author="..." w:date="2018-06-12T07:49:00Z"/>
        </w:rPr>
        <w:pPrChange w:id="2822" w:author="..." w:date="2018-06-12T07:49:00Z">
          <w:pPr>
            <w:pStyle w:val="1"/>
            <w:jc w:val="center"/>
          </w:pPr>
        </w:pPrChange>
      </w:pPr>
    </w:p>
    <w:p w:rsidR="00F76376" w:rsidRDefault="00F76376">
      <w:pPr>
        <w:jc w:val="center"/>
        <w:rPr>
          <w:ins w:id="2823" w:author="..." w:date="2018-06-12T07:49:00Z"/>
        </w:rPr>
        <w:pPrChange w:id="2824" w:author="..." w:date="2018-06-12T07:49:00Z">
          <w:pPr>
            <w:pStyle w:val="1"/>
            <w:jc w:val="center"/>
          </w:pPr>
        </w:pPrChange>
      </w:pPr>
    </w:p>
    <w:p w:rsidR="00F76376" w:rsidRDefault="00F76376">
      <w:pPr>
        <w:jc w:val="center"/>
        <w:rPr>
          <w:ins w:id="2825" w:author="..." w:date="2018-06-12T07:49:00Z"/>
        </w:rPr>
        <w:pPrChange w:id="2826" w:author="..." w:date="2018-06-12T07:49:00Z">
          <w:pPr>
            <w:pStyle w:val="1"/>
            <w:jc w:val="center"/>
          </w:pPr>
        </w:pPrChange>
      </w:pPr>
    </w:p>
    <w:p w:rsidR="00F76376" w:rsidRDefault="00F76376">
      <w:pPr>
        <w:jc w:val="center"/>
        <w:rPr>
          <w:ins w:id="2827" w:author="..." w:date="2018-06-12T07:49:00Z"/>
        </w:rPr>
        <w:pPrChange w:id="2828" w:author="..." w:date="2018-06-12T07:49:00Z">
          <w:pPr>
            <w:pStyle w:val="1"/>
            <w:jc w:val="center"/>
          </w:pPr>
        </w:pPrChange>
      </w:pPr>
    </w:p>
    <w:p w:rsidR="00F76376" w:rsidRDefault="00F76376">
      <w:pPr>
        <w:jc w:val="center"/>
        <w:rPr>
          <w:ins w:id="2829" w:author="..." w:date="2018-06-12T07:49:00Z"/>
        </w:rPr>
        <w:pPrChange w:id="2830" w:author="..." w:date="2018-06-12T07:49:00Z">
          <w:pPr>
            <w:pStyle w:val="1"/>
            <w:jc w:val="center"/>
          </w:pPr>
        </w:pPrChange>
      </w:pPr>
    </w:p>
    <w:p w:rsidR="00F76376" w:rsidRDefault="00F76376">
      <w:pPr>
        <w:jc w:val="center"/>
        <w:rPr>
          <w:ins w:id="2831" w:author="..." w:date="2018-06-12T07:49:00Z"/>
        </w:rPr>
        <w:pPrChange w:id="2832" w:author="..." w:date="2018-06-12T07:49:00Z">
          <w:pPr>
            <w:pStyle w:val="1"/>
            <w:jc w:val="center"/>
          </w:pPr>
        </w:pPrChange>
      </w:pPr>
    </w:p>
    <w:p w:rsidR="00F76376" w:rsidRDefault="00F76376">
      <w:pPr>
        <w:jc w:val="center"/>
        <w:rPr>
          <w:ins w:id="2833" w:author="..." w:date="2018-06-12T07:49:00Z"/>
        </w:rPr>
        <w:pPrChange w:id="2834" w:author="..." w:date="2018-06-12T07:49:00Z">
          <w:pPr>
            <w:pStyle w:val="1"/>
            <w:jc w:val="center"/>
          </w:pPr>
        </w:pPrChange>
      </w:pPr>
    </w:p>
    <w:p w:rsidR="00F76376" w:rsidRDefault="00F76376">
      <w:pPr>
        <w:jc w:val="center"/>
        <w:rPr>
          <w:ins w:id="2835" w:author="..." w:date="2018-06-12T07:49:00Z"/>
        </w:rPr>
        <w:pPrChange w:id="2836" w:author="..." w:date="2018-06-12T07:49:00Z">
          <w:pPr>
            <w:pStyle w:val="1"/>
            <w:jc w:val="center"/>
          </w:pPr>
        </w:pPrChange>
      </w:pPr>
    </w:p>
    <w:p w:rsidR="00F76376" w:rsidRDefault="00F76376">
      <w:pPr>
        <w:jc w:val="center"/>
        <w:rPr>
          <w:ins w:id="2837" w:author="Windows 用户" w:date="2018-06-12T19:21:00Z"/>
        </w:rPr>
        <w:pPrChange w:id="2838" w:author="..." w:date="2018-06-12T07:49:00Z">
          <w:pPr>
            <w:pStyle w:val="1"/>
            <w:jc w:val="center"/>
          </w:pPr>
        </w:pPrChange>
      </w:pPr>
    </w:p>
    <w:p w:rsidR="00943678" w:rsidRDefault="00943678">
      <w:pPr>
        <w:jc w:val="center"/>
        <w:rPr>
          <w:ins w:id="2839" w:author="Windows 用户" w:date="2018-06-12T19:21:00Z"/>
        </w:rPr>
        <w:pPrChange w:id="2840" w:author="..." w:date="2018-06-12T07:49:00Z">
          <w:pPr>
            <w:pStyle w:val="1"/>
            <w:jc w:val="center"/>
          </w:pPr>
        </w:pPrChange>
      </w:pPr>
    </w:p>
    <w:p w:rsidR="00943678" w:rsidRDefault="00943678">
      <w:pPr>
        <w:jc w:val="center"/>
        <w:rPr>
          <w:ins w:id="2841" w:author="Windows 用户" w:date="2018-06-12T19:21:00Z"/>
        </w:rPr>
        <w:pPrChange w:id="2842" w:author="..." w:date="2018-06-12T07:49:00Z">
          <w:pPr>
            <w:pStyle w:val="1"/>
            <w:jc w:val="center"/>
          </w:pPr>
        </w:pPrChange>
      </w:pPr>
    </w:p>
    <w:p w:rsidR="00943678" w:rsidRDefault="00943678">
      <w:pPr>
        <w:jc w:val="center"/>
        <w:rPr>
          <w:ins w:id="2843" w:author="..." w:date="2018-06-12T07:49:00Z"/>
        </w:rPr>
        <w:pPrChange w:id="2844" w:author="..." w:date="2018-06-12T07:49:00Z">
          <w:pPr>
            <w:pStyle w:val="1"/>
            <w:jc w:val="center"/>
          </w:pPr>
        </w:pPrChange>
      </w:pPr>
    </w:p>
    <w:p w:rsidR="00F76376" w:rsidRDefault="00F76376">
      <w:pPr>
        <w:jc w:val="center"/>
        <w:rPr>
          <w:ins w:id="2845" w:author="..." w:date="2018-06-12T07:49:00Z"/>
        </w:rPr>
        <w:pPrChange w:id="2846" w:author="..." w:date="2018-06-12T07:49:00Z">
          <w:pPr>
            <w:pStyle w:val="1"/>
            <w:jc w:val="center"/>
          </w:pPr>
        </w:pPrChange>
      </w:pPr>
    </w:p>
    <w:p w:rsidR="00F76376" w:rsidRDefault="00F76376">
      <w:pPr>
        <w:jc w:val="center"/>
        <w:rPr>
          <w:ins w:id="2847" w:author="..." w:date="2018-06-12T07:49:00Z"/>
        </w:rPr>
        <w:pPrChange w:id="2848" w:author="..." w:date="2018-06-12T07:49:00Z">
          <w:pPr>
            <w:pStyle w:val="1"/>
            <w:jc w:val="center"/>
          </w:pPr>
        </w:pPrChange>
      </w:pPr>
    </w:p>
    <w:p w:rsidR="00F76376" w:rsidRPr="00440163"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2849" w:author="Windows 用户" w:date="2018-06-12T19:02:00Z">
            <w:rPr/>
          </w:rPrChange>
        </w:rPr>
        <w:pPrChange w:id="2850" w:author="Windows 用户" w:date="2018-06-12T19:02:00Z">
          <w:pPr>
            <w:pStyle w:val="1"/>
            <w:jc w:val="center"/>
          </w:pPr>
        </w:pPrChange>
      </w:pPr>
      <w:bookmarkStart w:id="2851" w:name="_Toc516593054"/>
      <w:r w:rsidRPr="00440163">
        <w:rPr>
          <w:rFonts w:ascii="Times New Roman" w:eastAsia="黑体" w:hAnsi="Times New Roman" w:cs="Times New Roman"/>
          <w:b/>
          <w:bCs/>
          <w:sz w:val="30"/>
          <w:szCs w:val="30"/>
          <w:rPrChange w:id="2852" w:author="Windows 用户" w:date="2018-06-12T19:02:00Z">
            <w:rPr/>
          </w:rPrChange>
        </w:rPr>
        <w:lastRenderedPageBreak/>
        <w:t xml:space="preserve">3 </w:t>
      </w:r>
      <w:r w:rsidRPr="00440163">
        <w:rPr>
          <w:rFonts w:ascii="Times New Roman" w:eastAsia="黑体" w:hAnsi="Times New Roman" w:cs="Times New Roman" w:hint="eastAsia"/>
          <w:b/>
          <w:bCs/>
          <w:sz w:val="30"/>
          <w:szCs w:val="30"/>
          <w:rPrChange w:id="2853" w:author="Windows 用户" w:date="2018-06-12T19:02:00Z">
            <w:rPr>
              <w:rFonts w:hint="eastAsia"/>
            </w:rPr>
          </w:rPrChange>
        </w:rPr>
        <w:t>应用程序的基本属性</w:t>
      </w:r>
      <w:bookmarkEnd w:id="2786"/>
      <w:r w:rsidRPr="00440163">
        <w:rPr>
          <w:rFonts w:ascii="Times New Roman" w:eastAsia="黑体" w:hAnsi="Times New Roman" w:cs="Times New Roman" w:hint="eastAsia"/>
          <w:b/>
          <w:bCs/>
          <w:sz w:val="30"/>
          <w:szCs w:val="30"/>
          <w:rPrChange w:id="2854" w:author="Windows 用户" w:date="2018-06-12T19:02:00Z">
            <w:rPr>
              <w:rFonts w:hint="eastAsia"/>
            </w:rPr>
          </w:rPrChange>
        </w:rPr>
        <w:t>配置</w:t>
      </w:r>
      <w:bookmarkEnd w:id="2851"/>
    </w:p>
    <w:p w:rsidR="00F76376" w:rsidRPr="006F5B47"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2855" w:author="Windows 用户" w:date="2018-06-12T19:05:00Z">
            <w:rPr/>
          </w:rPrChange>
        </w:rPr>
        <w:pPrChange w:id="2856" w:author="Windows 用户" w:date="2018-06-12T19:05:00Z">
          <w:pPr>
            <w:pStyle w:val="2"/>
          </w:pPr>
        </w:pPrChange>
      </w:pPr>
      <w:bookmarkStart w:id="2857" w:name="_Toc516102712"/>
      <w:bookmarkStart w:id="2858" w:name="_Toc516593055"/>
      <w:r w:rsidRPr="006F5B47">
        <w:rPr>
          <w:rFonts w:ascii="Times New Roman" w:eastAsia="宋体" w:hAnsi="Times New Roman" w:cs="Times New Roman"/>
          <w:b/>
          <w:bCs/>
          <w:color w:val="000000"/>
          <w:sz w:val="28"/>
          <w:szCs w:val="28"/>
          <w:rPrChange w:id="2859" w:author="Windows 用户" w:date="2018-06-12T19:05:00Z">
            <w:rPr/>
          </w:rPrChange>
        </w:rPr>
        <w:t xml:space="preserve">3.1 </w:t>
      </w:r>
      <w:r w:rsidRPr="006F5B47">
        <w:rPr>
          <w:rFonts w:ascii="Times New Roman" w:eastAsia="宋体" w:hAnsi="Times New Roman" w:cs="Times New Roman" w:hint="eastAsia"/>
          <w:b/>
          <w:bCs/>
          <w:color w:val="000000"/>
          <w:sz w:val="28"/>
          <w:szCs w:val="28"/>
          <w:rPrChange w:id="2860" w:author="Windows 用户" w:date="2018-06-12T19:05:00Z">
            <w:rPr>
              <w:rFonts w:hint="eastAsia"/>
            </w:rPr>
          </w:rPrChange>
        </w:rPr>
        <w:t>应用程序共享用户</w:t>
      </w:r>
      <w:r w:rsidRPr="006F5B47">
        <w:rPr>
          <w:rFonts w:ascii="Times New Roman" w:eastAsia="宋体" w:hAnsi="Times New Roman" w:cs="Times New Roman"/>
          <w:b/>
          <w:bCs/>
          <w:color w:val="000000"/>
          <w:sz w:val="28"/>
          <w:szCs w:val="28"/>
          <w:rPrChange w:id="2861" w:author="Windows 用户" w:date="2018-06-12T19:05:00Z">
            <w:rPr/>
          </w:rPrChange>
        </w:rPr>
        <w:t>ID</w:t>
      </w:r>
      <w:bookmarkEnd w:id="2857"/>
      <w:bookmarkEnd w:id="2858"/>
    </w:p>
    <w:p w:rsidR="00F76376" w:rsidRPr="00F76376" w:rsidRDefault="00793F6E">
      <w:pPr>
        <w:spacing w:line="400" w:lineRule="exact"/>
        <w:ind w:firstLineChars="200" w:firstLine="480"/>
        <w:rPr>
          <w:rFonts w:ascii="Times New Roman" w:eastAsia="宋体" w:hAnsi="Times New Roman" w:cs="Times New Roman"/>
          <w:sz w:val="24"/>
          <w:szCs w:val="24"/>
          <w:rPrChange w:id="2862" w:author="..." w:date="2018-06-12T07:59:00Z">
            <w:rPr>
              <w:rFonts w:ascii="Times New Roman" w:hAnsi="Times New Roman" w:cs="Times New Roman"/>
            </w:rPr>
          </w:rPrChange>
        </w:rPr>
        <w:pPrChange w:id="2863" w:author="..." w:date="2018-06-12T07:59:00Z">
          <w:pPr>
            <w:ind w:firstLineChars="200" w:firstLine="420"/>
          </w:pPr>
        </w:pPrChange>
      </w:pPr>
      <w:r>
        <w:rPr>
          <w:rFonts w:ascii="Times New Roman" w:eastAsia="宋体" w:hAnsi="Times New Roman" w:cs="Times New Roman" w:hint="eastAsia"/>
          <w:sz w:val="24"/>
          <w:szCs w:val="24"/>
          <w:rPrChange w:id="2864" w:author="..." w:date="2018-06-12T07:59:00Z">
            <w:rPr>
              <w:rFonts w:ascii="Times New Roman" w:hAnsi="Times New Roman" w:cs="Times New Roman" w:hint="eastAsia"/>
            </w:rPr>
          </w:rPrChange>
        </w:rPr>
        <w:t>在</w:t>
      </w:r>
      <w:r>
        <w:rPr>
          <w:rFonts w:ascii="Times New Roman" w:eastAsia="宋体" w:hAnsi="Times New Roman" w:cs="Times New Roman"/>
          <w:sz w:val="24"/>
          <w:szCs w:val="24"/>
          <w:rPrChange w:id="2865" w:author="..." w:date="2018-06-12T07:59:00Z">
            <w:rPr>
              <w:rFonts w:ascii="Times New Roman" w:hAnsi="Times New Roman" w:cs="Times New Roman"/>
            </w:rPr>
          </w:rPrChange>
        </w:rPr>
        <w:t>APP</w:t>
      </w:r>
      <w:r>
        <w:rPr>
          <w:rFonts w:ascii="Times New Roman" w:eastAsia="宋体" w:hAnsi="Times New Roman" w:cs="Times New Roman" w:hint="eastAsia"/>
          <w:sz w:val="24"/>
          <w:szCs w:val="24"/>
          <w:rPrChange w:id="2866" w:author="..." w:date="2018-06-12T07:59:00Z">
            <w:rPr>
              <w:rFonts w:ascii="Times New Roman" w:hAnsi="Times New Roman" w:cs="Times New Roman" w:hint="eastAsia"/>
            </w:rPr>
          </w:rPrChange>
        </w:rPr>
        <w:t>成功安装后，</w:t>
      </w:r>
      <w:r>
        <w:rPr>
          <w:rFonts w:ascii="Times New Roman" w:eastAsia="宋体" w:hAnsi="Times New Roman" w:cs="Times New Roman"/>
          <w:sz w:val="24"/>
          <w:szCs w:val="24"/>
          <w:rPrChange w:id="2867" w:author="..." w:date="2018-06-12T07:59:00Z">
            <w:rPr>
              <w:rFonts w:ascii="Times New Roman" w:hAnsi="Times New Roman" w:cs="Times New Roman"/>
            </w:rPr>
          </w:rPrChange>
        </w:rPr>
        <w:t>Android</w:t>
      </w:r>
      <w:r>
        <w:rPr>
          <w:rFonts w:ascii="Times New Roman" w:eastAsia="宋体" w:hAnsi="Times New Roman" w:cs="Times New Roman" w:hint="eastAsia"/>
          <w:sz w:val="24"/>
          <w:szCs w:val="24"/>
          <w:rPrChange w:id="2868" w:author="..." w:date="2018-06-12T07:59:00Z">
            <w:rPr>
              <w:rFonts w:ascii="Times New Roman" w:hAnsi="Times New Roman" w:cs="Times New Roman" w:hint="eastAsia"/>
            </w:rPr>
          </w:rPrChange>
        </w:rPr>
        <w:t>系统会为其自动分配一个</w:t>
      </w:r>
      <w:r>
        <w:rPr>
          <w:rFonts w:ascii="Times New Roman" w:eastAsia="宋体" w:hAnsi="Times New Roman" w:cs="Times New Roman"/>
          <w:sz w:val="24"/>
          <w:szCs w:val="24"/>
          <w:rPrChange w:id="2869" w:author="..." w:date="2018-06-12T07:59:00Z">
            <w:rPr>
              <w:rFonts w:ascii="Times New Roman" w:hAnsi="Times New Roman" w:cs="Times New Roman"/>
            </w:rPr>
          </w:rPrChange>
        </w:rPr>
        <w:t>userId</w:t>
      </w:r>
      <w:r>
        <w:rPr>
          <w:rFonts w:ascii="Times New Roman" w:eastAsia="宋体" w:hAnsi="Times New Roman" w:cs="Times New Roman" w:hint="eastAsia"/>
          <w:sz w:val="24"/>
          <w:szCs w:val="24"/>
          <w:rPrChange w:id="2870" w:author="..." w:date="2018-06-12T07:59:00Z">
            <w:rPr>
              <w:rFonts w:ascii="Times New Roman" w:hAnsi="Times New Roman" w:cs="Times New Roman" w:hint="eastAsia"/>
            </w:rPr>
          </w:rPrChange>
        </w:rPr>
        <w:t>和</w:t>
      </w:r>
      <w:r>
        <w:rPr>
          <w:rFonts w:ascii="Times New Roman" w:eastAsia="宋体" w:hAnsi="Times New Roman" w:cs="Times New Roman"/>
          <w:sz w:val="24"/>
          <w:szCs w:val="24"/>
          <w:rPrChange w:id="2871" w:author="..." w:date="2018-06-12T07:59:00Z">
            <w:rPr>
              <w:rFonts w:ascii="Times New Roman" w:hAnsi="Times New Roman" w:cs="Times New Roman"/>
            </w:rPr>
          </w:rPrChange>
        </w:rPr>
        <w:t>userName</w:t>
      </w:r>
      <w:r>
        <w:rPr>
          <w:rFonts w:ascii="Times New Roman" w:eastAsia="宋体" w:hAnsi="Times New Roman" w:cs="Times New Roman" w:hint="eastAsia"/>
          <w:sz w:val="24"/>
          <w:szCs w:val="24"/>
          <w:rPrChange w:id="2872" w:author="..." w:date="2018-06-12T07:59:00Z">
            <w:rPr>
              <w:rFonts w:ascii="Times New Roman" w:hAnsi="Times New Roman" w:cs="Times New Roman" w:hint="eastAsia"/>
            </w:rPr>
          </w:rPrChange>
        </w:rPr>
        <w:t>，在设计和安装时，用户是无法指定和预测这两个属性值的。两个或多个</w:t>
      </w:r>
      <w:r>
        <w:rPr>
          <w:rFonts w:ascii="Times New Roman" w:eastAsia="宋体" w:hAnsi="Times New Roman" w:cs="Times New Roman"/>
          <w:sz w:val="24"/>
          <w:szCs w:val="24"/>
          <w:rPrChange w:id="2873" w:author="..." w:date="2018-06-12T07:59:00Z">
            <w:rPr>
              <w:rFonts w:ascii="Times New Roman" w:hAnsi="Times New Roman" w:cs="Times New Roman"/>
            </w:rPr>
          </w:rPrChange>
        </w:rPr>
        <w:t>APPs</w:t>
      </w:r>
      <w:r>
        <w:rPr>
          <w:rFonts w:ascii="Times New Roman" w:eastAsia="宋体" w:hAnsi="Times New Roman" w:cs="Times New Roman" w:hint="eastAsia"/>
          <w:sz w:val="24"/>
          <w:szCs w:val="24"/>
          <w:rPrChange w:id="2874" w:author="..." w:date="2018-06-12T07:59:00Z">
            <w:rPr>
              <w:rFonts w:ascii="Times New Roman" w:hAnsi="Times New Roman" w:cs="Times New Roman" w:hint="eastAsia"/>
            </w:rPr>
          </w:rPrChange>
        </w:rPr>
        <w:t>可以由设计者指定为共享用户</w:t>
      </w:r>
      <w:r>
        <w:rPr>
          <w:rFonts w:ascii="Times New Roman" w:eastAsia="宋体" w:hAnsi="Times New Roman" w:cs="Times New Roman"/>
          <w:sz w:val="24"/>
          <w:szCs w:val="24"/>
          <w:rPrChange w:id="2875"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876" w:author="..." w:date="2018-06-12T07:59:00Z">
            <w:rPr>
              <w:rFonts w:ascii="Times New Roman" w:hAnsi="Times New Roman" w:cs="Times New Roman" w:hint="eastAsia"/>
            </w:rPr>
          </w:rPrChange>
        </w:rPr>
        <w:t>，即在每个</w:t>
      </w:r>
      <w:r>
        <w:rPr>
          <w:rFonts w:ascii="Times New Roman" w:eastAsia="宋体" w:hAnsi="Times New Roman" w:cs="Times New Roman"/>
          <w:sz w:val="24"/>
          <w:szCs w:val="24"/>
          <w:rPrChange w:id="2877" w:author="..." w:date="2018-06-12T07:59:00Z">
            <w:rPr>
              <w:rFonts w:ascii="Times New Roman" w:hAnsi="Times New Roman" w:cs="Times New Roman"/>
            </w:rPr>
          </w:rPrChange>
        </w:rPr>
        <w:t>APP</w:t>
      </w:r>
      <w:r>
        <w:rPr>
          <w:rFonts w:ascii="Times New Roman" w:eastAsia="宋体" w:hAnsi="Times New Roman" w:cs="Times New Roman" w:hint="eastAsia"/>
          <w:sz w:val="24"/>
          <w:szCs w:val="24"/>
          <w:rPrChange w:id="2878" w:author="..." w:date="2018-06-12T07:59:00Z">
            <w:rPr>
              <w:rFonts w:ascii="Times New Roman" w:hAnsi="Times New Roman" w:cs="Times New Roman" w:hint="eastAsia"/>
            </w:rPr>
          </w:rPrChange>
        </w:rPr>
        <w:t>的</w:t>
      </w:r>
      <w:r>
        <w:rPr>
          <w:rFonts w:ascii="Times New Roman" w:eastAsia="宋体" w:hAnsi="Times New Roman" w:cs="Times New Roman"/>
          <w:sz w:val="24"/>
          <w:szCs w:val="24"/>
          <w:rPrChange w:id="2879" w:author="..." w:date="2018-06-12T07:59:00Z">
            <w:rPr>
              <w:rFonts w:ascii="Times New Roman" w:hAnsi="Times New Roman" w:cs="Times New Roman"/>
            </w:rPr>
          </w:rPrChange>
        </w:rPr>
        <w:t>Manifest.xml</w:t>
      </w:r>
      <w:r>
        <w:rPr>
          <w:rFonts w:ascii="Times New Roman" w:eastAsia="宋体" w:hAnsi="Times New Roman" w:cs="Times New Roman" w:hint="eastAsia"/>
          <w:sz w:val="24"/>
          <w:szCs w:val="24"/>
          <w:rPrChange w:id="2880" w:author="..." w:date="2018-06-12T07:59:00Z">
            <w:rPr>
              <w:rFonts w:ascii="Times New Roman" w:hAnsi="Times New Roman" w:cs="Times New Roman" w:hint="eastAsia"/>
            </w:rPr>
          </w:rPrChange>
        </w:rPr>
        <w:t>文件中，将</w:t>
      </w:r>
      <w:r>
        <w:rPr>
          <w:rFonts w:ascii="Times New Roman" w:eastAsia="宋体" w:hAnsi="Times New Roman" w:cs="Times New Roman"/>
          <w:sz w:val="24"/>
          <w:szCs w:val="24"/>
          <w:rPrChange w:id="2881" w:author="..." w:date="2018-06-12T07:59:00Z">
            <w:rPr>
              <w:rFonts w:ascii="Times New Roman" w:hAnsi="Times New Roman" w:cs="Times New Roman"/>
            </w:rPr>
          </w:rPrChange>
        </w:rPr>
        <w:t>&lt;manifest&gt;</w:t>
      </w:r>
      <w:r>
        <w:rPr>
          <w:rFonts w:ascii="Times New Roman" w:eastAsia="宋体" w:hAnsi="Times New Roman" w:cs="Times New Roman" w:hint="eastAsia"/>
          <w:sz w:val="24"/>
          <w:szCs w:val="24"/>
          <w:rPrChange w:id="2882" w:author="..." w:date="2018-06-12T07:59:00Z">
            <w:rPr>
              <w:rFonts w:ascii="Times New Roman" w:hAnsi="Times New Roman" w:cs="Times New Roman" w:hint="eastAsia"/>
            </w:rPr>
          </w:rPrChange>
        </w:rPr>
        <w:t>元素的</w:t>
      </w:r>
      <w:r>
        <w:rPr>
          <w:rFonts w:ascii="Times New Roman" w:eastAsia="宋体" w:hAnsi="Times New Roman" w:cs="Times New Roman"/>
          <w:sz w:val="24"/>
          <w:szCs w:val="24"/>
          <w:rPrChange w:id="2883" w:author="..." w:date="2018-06-12T07:59:00Z">
            <w:rPr>
              <w:rFonts w:ascii="Times New Roman" w:hAnsi="Times New Roman" w:cs="Times New Roman"/>
            </w:rPr>
          </w:rPrChange>
        </w:rPr>
        <w:t>android:sharedUserId</w:t>
      </w:r>
      <w:r>
        <w:rPr>
          <w:rFonts w:ascii="Times New Roman" w:eastAsia="宋体" w:hAnsi="Times New Roman" w:cs="Times New Roman" w:hint="eastAsia"/>
          <w:sz w:val="24"/>
          <w:szCs w:val="24"/>
          <w:rPrChange w:id="2884" w:author="..." w:date="2018-06-12T07:59:00Z">
            <w:rPr>
              <w:rFonts w:ascii="Times New Roman" w:hAnsi="Times New Roman" w:cs="Times New Roman" w:hint="eastAsia"/>
            </w:rPr>
          </w:rPrChange>
        </w:rPr>
        <w:t>属性指定为同一用户</w:t>
      </w:r>
      <w:r>
        <w:rPr>
          <w:rFonts w:ascii="Times New Roman" w:eastAsia="宋体" w:hAnsi="Times New Roman" w:cs="Times New Roman"/>
          <w:sz w:val="24"/>
          <w:szCs w:val="24"/>
          <w:rPrChange w:id="2885"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886" w:author="..." w:date="2018-06-12T07:59:00Z">
            <w:rPr>
              <w:rFonts w:ascii="Times New Roman" w:hAnsi="Times New Roman" w:cs="Times New Roman" w:hint="eastAsia"/>
            </w:rPr>
          </w:rPrChange>
        </w:rPr>
        <w:t>。本节主要测试共享用户</w:t>
      </w:r>
      <w:r>
        <w:rPr>
          <w:rFonts w:ascii="Times New Roman" w:eastAsia="宋体" w:hAnsi="Times New Roman" w:cs="Times New Roman"/>
          <w:sz w:val="24"/>
          <w:szCs w:val="24"/>
          <w:rPrChange w:id="2887"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888" w:author="..." w:date="2018-06-12T07:59:00Z">
            <w:rPr>
              <w:rFonts w:ascii="Times New Roman" w:hAnsi="Times New Roman" w:cs="Times New Roman" w:hint="eastAsia"/>
            </w:rPr>
          </w:rPrChange>
        </w:rPr>
        <w:t>时应满足的条件。</w:t>
      </w:r>
    </w:p>
    <w:p w:rsidR="00F76376" w:rsidRPr="00F76376" w:rsidRDefault="00793F6E">
      <w:pPr>
        <w:spacing w:line="400" w:lineRule="exact"/>
        <w:ind w:firstLineChars="200" w:firstLine="480"/>
        <w:rPr>
          <w:rFonts w:ascii="Times New Roman" w:eastAsia="宋体" w:hAnsi="Times New Roman" w:cs="Times New Roman"/>
          <w:sz w:val="24"/>
          <w:szCs w:val="24"/>
          <w:rPrChange w:id="2889" w:author="..." w:date="2018-06-12T07:59:00Z">
            <w:rPr>
              <w:rFonts w:ascii="Times New Roman" w:hAnsi="Times New Roman" w:cs="Times New Roman"/>
            </w:rPr>
          </w:rPrChange>
        </w:rPr>
        <w:pPrChange w:id="2890" w:author="..." w:date="2018-06-12T07:59:00Z">
          <w:pPr>
            <w:ind w:firstLineChars="200" w:firstLine="420"/>
          </w:pPr>
        </w:pPrChange>
      </w:pPr>
      <w:r>
        <w:rPr>
          <w:rFonts w:ascii="Times New Roman" w:eastAsia="宋体" w:hAnsi="Times New Roman" w:cs="Times New Roman" w:hint="eastAsia"/>
          <w:sz w:val="24"/>
          <w:szCs w:val="24"/>
          <w:rPrChange w:id="2891" w:author="..." w:date="2018-06-12T07:59:00Z">
            <w:rPr>
              <w:rFonts w:ascii="Times New Roman" w:hAnsi="Times New Roman" w:cs="Times New Roman" w:hint="eastAsia"/>
            </w:rPr>
          </w:rPrChange>
        </w:rPr>
        <w:t>在应用程序的基本属性配置中，最复杂的是共享用户</w:t>
      </w:r>
      <w:r>
        <w:rPr>
          <w:rFonts w:ascii="Times New Roman" w:eastAsia="宋体" w:hAnsi="Times New Roman" w:cs="Times New Roman"/>
          <w:sz w:val="24"/>
          <w:szCs w:val="24"/>
          <w:rPrChange w:id="2892"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893" w:author="..." w:date="2018-06-12T07:59:00Z">
            <w:rPr>
              <w:rFonts w:ascii="Times New Roman" w:hAnsi="Times New Roman" w:cs="Times New Roman" w:hint="eastAsia"/>
            </w:rPr>
          </w:rPrChange>
        </w:rPr>
        <w:t>的应用程序配置。本节通过设计测试用例，枚举不同的配置条件，观察配置结果，从而得到配置共享用户</w:t>
      </w:r>
      <w:r>
        <w:rPr>
          <w:rFonts w:ascii="Times New Roman" w:eastAsia="宋体" w:hAnsi="Times New Roman" w:cs="Times New Roman"/>
          <w:sz w:val="24"/>
          <w:szCs w:val="24"/>
          <w:rPrChange w:id="2894"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895" w:author="..." w:date="2018-06-12T07:59:00Z">
            <w:rPr>
              <w:rFonts w:ascii="Times New Roman" w:hAnsi="Times New Roman" w:cs="Times New Roman" w:hint="eastAsia"/>
            </w:rPr>
          </w:rPrChange>
        </w:rPr>
        <w:t>的应用程序的条件。测试用例的设计主要拟覆盖如下配置关系：</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896" w:author="..." w:date="2018-06-12T07:59:00Z">
            <w:rPr>
              <w:rFonts w:ascii="Times New Roman" w:hAnsi="Times New Roman" w:cs="Times New Roman"/>
            </w:rPr>
          </w:rPrChange>
        </w:rPr>
        <w:pPrChange w:id="2897" w:author="..." w:date="2018-06-12T18:28:00Z">
          <w:pPr>
            <w:pStyle w:val="aa"/>
            <w:numPr>
              <w:numId w:val="3"/>
            </w:numPr>
            <w:ind w:left="720" w:firstLineChars="0" w:hanging="720"/>
          </w:pPr>
        </w:pPrChange>
      </w:pPr>
      <w:bookmarkStart w:id="2898" w:name="_Toc29261_WPSOffice_Level3"/>
      <w:bookmarkStart w:id="2899" w:name="_Toc30877_WPSOffice_Level3"/>
      <w:ins w:id="2900" w:author="..." w:date="2018-06-12T08:04: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Pr>
          <w:rFonts w:ascii="Times New Roman" w:eastAsia="宋体" w:hAnsi="Times New Roman" w:cs="Times New Roman"/>
          <w:sz w:val="24"/>
          <w:szCs w:val="24"/>
          <w:rPrChange w:id="2901" w:author="..." w:date="2018-06-12T07:59:00Z">
            <w:rPr>
              <w:rFonts w:ascii="Times New Roman" w:hAnsi="Times New Roman" w:cs="Times New Roman"/>
            </w:rPr>
          </w:rPrChange>
        </w:rPr>
        <w:t>sharedUserId</w:t>
      </w:r>
      <w:r>
        <w:rPr>
          <w:rFonts w:ascii="Times New Roman" w:eastAsia="宋体" w:hAnsi="Times New Roman" w:cs="Times New Roman" w:hint="eastAsia"/>
          <w:sz w:val="24"/>
          <w:szCs w:val="24"/>
          <w:rPrChange w:id="2902" w:author="..." w:date="2018-06-12T07:59:00Z">
            <w:rPr>
              <w:rFonts w:ascii="Times New Roman" w:hAnsi="Times New Roman" w:cs="Times New Roman" w:hint="eastAsia"/>
            </w:rPr>
          </w:rPrChange>
        </w:rPr>
        <w:t>属性值的正确格式；</w:t>
      </w:r>
      <w:bookmarkEnd w:id="2898"/>
      <w:bookmarkEnd w:id="2899"/>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03" w:author="..." w:date="2018-06-12T07:59:00Z">
            <w:rPr>
              <w:rFonts w:ascii="Times New Roman" w:hAnsi="Times New Roman" w:cs="Times New Roman"/>
            </w:rPr>
          </w:rPrChange>
        </w:rPr>
        <w:pPrChange w:id="2904" w:author="..." w:date="2018-06-12T18:28:00Z">
          <w:pPr>
            <w:pStyle w:val="aa"/>
            <w:numPr>
              <w:numId w:val="3"/>
            </w:numPr>
            <w:ind w:left="720" w:firstLineChars="0" w:hanging="720"/>
          </w:pPr>
        </w:pPrChange>
      </w:pPr>
      <w:bookmarkStart w:id="2905" w:name="_Toc26559_WPSOffice_Level3"/>
      <w:bookmarkStart w:id="2906" w:name="_Toc8524_WPSOffice_Level3"/>
      <w:ins w:id="2907" w:author="..." w:date="2018-06-12T08:04: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Pr>
          <w:rFonts w:ascii="Times New Roman" w:eastAsia="宋体" w:hAnsi="Times New Roman" w:cs="Times New Roman" w:hint="eastAsia"/>
          <w:sz w:val="24"/>
          <w:szCs w:val="24"/>
          <w:rPrChange w:id="2908" w:author="..." w:date="2018-06-12T07:59:00Z">
            <w:rPr>
              <w:rFonts w:ascii="Times New Roman" w:hAnsi="Times New Roman" w:cs="Times New Roman" w:hint="eastAsia"/>
            </w:rPr>
          </w:rPrChange>
        </w:rPr>
        <w:t>配置共享用户</w:t>
      </w:r>
      <w:r>
        <w:rPr>
          <w:rFonts w:ascii="Times New Roman" w:eastAsia="宋体" w:hAnsi="Times New Roman" w:cs="Times New Roman"/>
          <w:sz w:val="24"/>
          <w:szCs w:val="24"/>
          <w:rPrChange w:id="2909" w:author="..." w:date="2018-06-12T07:59:00Z">
            <w:rPr>
              <w:rFonts w:ascii="Times New Roman" w:hAnsi="Times New Roman" w:cs="Times New Roman"/>
            </w:rPr>
          </w:rPrChange>
        </w:rPr>
        <w:t>ID</w:t>
      </w:r>
      <w:r>
        <w:rPr>
          <w:rFonts w:ascii="Times New Roman" w:eastAsia="宋体" w:hAnsi="Times New Roman" w:cs="Times New Roman" w:hint="eastAsia"/>
          <w:sz w:val="24"/>
          <w:szCs w:val="24"/>
          <w:rPrChange w:id="2910" w:author="..." w:date="2018-06-12T07:59:00Z">
            <w:rPr>
              <w:rFonts w:ascii="Times New Roman" w:hAnsi="Times New Roman" w:cs="Times New Roman" w:hint="eastAsia"/>
            </w:rPr>
          </w:rPrChange>
        </w:rPr>
        <w:t>的应用程序的条件；</w:t>
      </w:r>
      <w:bookmarkEnd w:id="2905"/>
      <w:bookmarkEnd w:id="2906"/>
    </w:p>
    <w:p w:rsidR="00F76376" w:rsidRPr="00F76376" w:rsidRDefault="00793F6E">
      <w:pPr>
        <w:numPr>
          <w:ilvl w:val="0"/>
          <w:numId w:val="3"/>
        </w:numPr>
        <w:spacing w:line="400" w:lineRule="exact"/>
        <w:ind w:firstLineChars="200" w:firstLine="480"/>
        <w:rPr>
          <w:del w:id="2911" w:author="..." w:date="2018-06-12T07:52:00Z"/>
          <w:rFonts w:ascii="Times New Roman" w:eastAsia="宋体" w:hAnsi="Times New Roman" w:cs="Times New Roman"/>
          <w:sz w:val="24"/>
          <w:szCs w:val="24"/>
          <w:rPrChange w:id="2912" w:author="..." w:date="2018-06-12T07:59:00Z">
            <w:rPr>
              <w:del w:id="2913" w:author="..." w:date="2018-06-12T07:52:00Z"/>
              <w:rFonts w:ascii="Times New Roman" w:hAnsi="Times New Roman" w:cs="Times New Roman"/>
            </w:rPr>
          </w:rPrChange>
        </w:rPr>
        <w:pPrChange w:id="2914" w:author="..." w:date="2018-06-12T07:59:00Z">
          <w:pPr>
            <w:pStyle w:val="aa"/>
            <w:numPr>
              <w:numId w:val="3"/>
            </w:numPr>
            <w:ind w:left="720" w:firstLineChars="0" w:hanging="720"/>
          </w:pPr>
        </w:pPrChange>
      </w:pPr>
      <w:bookmarkStart w:id="2915" w:name="_Toc20631_WPSOffice_Level3"/>
      <w:bookmarkStart w:id="2916" w:name="_Toc31291_WPSOffice_Level3"/>
      <w:ins w:id="2917" w:author="..." w:date="2018-06-12T08:04: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ins>
      <w:r>
        <w:rPr>
          <w:rFonts w:ascii="Times New Roman" w:eastAsia="宋体" w:hAnsi="Times New Roman" w:cs="Times New Roman" w:hint="eastAsia"/>
          <w:sz w:val="24"/>
          <w:szCs w:val="24"/>
          <w:rPrChange w:id="2918" w:author="..." w:date="2018-06-12T07:59:00Z">
            <w:rPr>
              <w:rFonts w:ascii="Times New Roman" w:hAnsi="Times New Roman" w:cs="Times New Roman" w:hint="eastAsia"/>
            </w:rPr>
          </w:rPrChange>
        </w:rPr>
        <w:t>应用程序包更新的条件。</w:t>
      </w:r>
      <w:bookmarkEnd w:id="2915"/>
      <w:bookmarkEnd w:id="2916"/>
    </w:p>
    <w:p w:rsidR="00F76376" w:rsidRPr="00F76376" w:rsidRDefault="00F76376">
      <w:pPr>
        <w:spacing w:line="400" w:lineRule="exact"/>
        <w:ind w:firstLine="480"/>
        <w:rPr>
          <w:rFonts w:ascii="Times New Roman" w:eastAsia="宋体" w:hAnsi="Times New Roman" w:cs="Times New Roman"/>
          <w:sz w:val="24"/>
          <w:szCs w:val="24"/>
          <w:rPrChange w:id="2919" w:author="..." w:date="2018-06-12T07:59:00Z">
            <w:rPr>
              <w:rFonts w:ascii="Times New Roman" w:hAnsi="Times New Roman" w:cs="Times New Roman"/>
            </w:rPr>
          </w:rPrChange>
        </w:rPr>
        <w:pPrChange w:id="2920" w:author="..." w:date="2018-06-12T07:59:00Z">
          <w:pPr/>
        </w:pPrChange>
      </w:pPr>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2921" w:author="Windows 用户" w:date="2018-06-12T19:08:00Z">
            <w:rPr/>
          </w:rPrChange>
        </w:rPr>
        <w:pPrChange w:id="2922" w:author="Windows 用户" w:date="2018-06-12T19:08:00Z">
          <w:pPr>
            <w:pStyle w:val="3"/>
          </w:pPr>
        </w:pPrChange>
      </w:pPr>
      <w:bookmarkStart w:id="2923" w:name="_Toc516102713"/>
      <w:bookmarkStart w:id="2924" w:name="_Toc516593056"/>
      <w:r w:rsidRPr="008C3C47">
        <w:rPr>
          <w:rFonts w:ascii="Times New Roman" w:eastAsia="宋体" w:hAnsi="Times New Roman" w:cs="Times New Roman"/>
          <w:b/>
          <w:sz w:val="24"/>
          <w:szCs w:val="24"/>
          <w:shd w:val="clear" w:color="auto" w:fill="FFFFFF"/>
          <w:rPrChange w:id="2925" w:author="Windows 用户" w:date="2018-06-12T19:08:00Z">
            <w:rPr/>
          </w:rPrChange>
        </w:rPr>
        <w:t>3.1.1 sharedUserId</w:t>
      </w:r>
      <w:r w:rsidRPr="008C3C47">
        <w:rPr>
          <w:rFonts w:ascii="Times New Roman" w:eastAsia="宋体" w:hAnsi="Times New Roman" w:cs="Times New Roman" w:hint="eastAsia"/>
          <w:b/>
          <w:sz w:val="24"/>
          <w:szCs w:val="24"/>
          <w:shd w:val="clear" w:color="auto" w:fill="FFFFFF"/>
          <w:rPrChange w:id="2926" w:author="Windows 用户" w:date="2018-06-12T19:08:00Z">
            <w:rPr>
              <w:rFonts w:hint="eastAsia"/>
            </w:rPr>
          </w:rPrChange>
        </w:rPr>
        <w:t>属性值的正确格式</w:t>
      </w:r>
      <w:bookmarkEnd w:id="2923"/>
      <w:bookmarkEnd w:id="2924"/>
    </w:p>
    <w:p w:rsidR="00F76376" w:rsidRPr="00F76376" w:rsidRDefault="00793F6E">
      <w:pPr>
        <w:spacing w:line="400" w:lineRule="exact"/>
        <w:ind w:firstLineChars="200" w:firstLine="480"/>
        <w:rPr>
          <w:rFonts w:ascii="Times New Roman" w:eastAsia="宋体" w:hAnsi="Times New Roman" w:cs="Times New Roman"/>
          <w:sz w:val="24"/>
          <w:szCs w:val="24"/>
          <w:rPrChange w:id="2927" w:author="..." w:date="2018-06-12T08:10:00Z">
            <w:rPr/>
          </w:rPrChange>
        </w:rPr>
        <w:pPrChange w:id="2928" w:author="..." w:date="2018-06-12T08:10:00Z">
          <w:pPr>
            <w:ind w:firstLineChars="200" w:firstLine="420"/>
          </w:pPr>
        </w:pPrChange>
      </w:pPr>
      <w:r>
        <w:rPr>
          <w:rFonts w:ascii="Times New Roman" w:eastAsia="宋体" w:hAnsi="Times New Roman" w:cs="Times New Roman" w:hint="eastAsia"/>
          <w:sz w:val="24"/>
          <w:szCs w:val="24"/>
          <w:rPrChange w:id="2929" w:author="..." w:date="2018-06-12T08:10:00Z">
            <w:rPr>
              <w:rFonts w:hint="eastAsia"/>
            </w:rPr>
          </w:rPrChange>
        </w:rPr>
        <w:t>根据</w:t>
      </w:r>
      <w:r>
        <w:rPr>
          <w:rFonts w:ascii="Times New Roman" w:eastAsia="宋体" w:hAnsi="Times New Roman" w:cs="Times New Roman"/>
          <w:sz w:val="24"/>
          <w:szCs w:val="24"/>
          <w:rPrChange w:id="2930" w:author="..." w:date="2018-06-12T08:10:00Z">
            <w:rPr/>
          </w:rPrChange>
        </w:rPr>
        <w:t>Android</w:t>
      </w:r>
      <w:r>
        <w:rPr>
          <w:rFonts w:ascii="Times New Roman" w:eastAsia="宋体" w:hAnsi="Times New Roman" w:cs="Times New Roman" w:hint="eastAsia"/>
          <w:sz w:val="24"/>
          <w:szCs w:val="24"/>
          <w:rPrChange w:id="2931" w:author="..." w:date="2018-06-12T08:10:00Z">
            <w:rPr>
              <w:rFonts w:hint="eastAsia"/>
            </w:rPr>
          </w:rPrChange>
        </w:rPr>
        <w:t>官方文档，配置共享用户</w:t>
      </w:r>
      <w:r>
        <w:rPr>
          <w:rFonts w:ascii="Times New Roman" w:eastAsia="宋体" w:hAnsi="Times New Roman" w:cs="Times New Roman"/>
          <w:sz w:val="24"/>
          <w:szCs w:val="24"/>
          <w:rPrChange w:id="2932" w:author="..." w:date="2018-06-12T08:10:00Z">
            <w:rPr/>
          </w:rPrChange>
        </w:rPr>
        <w:t>ID</w:t>
      </w:r>
      <w:r>
        <w:rPr>
          <w:rFonts w:ascii="Times New Roman" w:eastAsia="宋体" w:hAnsi="Times New Roman" w:cs="Times New Roman" w:hint="eastAsia"/>
          <w:sz w:val="24"/>
          <w:szCs w:val="24"/>
          <w:rPrChange w:id="2933" w:author="..." w:date="2018-06-12T08:10:00Z">
            <w:rPr>
              <w:rFonts w:hint="eastAsia"/>
            </w:rPr>
          </w:rPrChange>
        </w:rPr>
        <w:t>的应用程序时，需要设置</w:t>
      </w:r>
      <w:r>
        <w:rPr>
          <w:rFonts w:ascii="Times New Roman" w:eastAsia="宋体" w:hAnsi="Times New Roman" w:cs="Times New Roman"/>
          <w:sz w:val="24"/>
          <w:szCs w:val="24"/>
          <w:rPrChange w:id="2934" w:author="..." w:date="2018-06-12T08:10:00Z">
            <w:rPr/>
          </w:rPrChange>
        </w:rPr>
        <w:t>AndroidManifest.xml</w:t>
      </w:r>
      <w:r>
        <w:rPr>
          <w:rFonts w:ascii="Times New Roman" w:eastAsia="宋体" w:hAnsi="Times New Roman" w:cs="Times New Roman" w:hint="eastAsia"/>
          <w:sz w:val="24"/>
          <w:szCs w:val="24"/>
          <w:rPrChange w:id="2935" w:author="..." w:date="2018-06-12T08:10:00Z">
            <w:rPr>
              <w:rFonts w:hint="eastAsia"/>
            </w:rPr>
          </w:rPrChange>
        </w:rPr>
        <w:t>文件中</w:t>
      </w:r>
      <w:r>
        <w:rPr>
          <w:rFonts w:ascii="Times New Roman" w:eastAsia="宋体" w:hAnsi="Times New Roman" w:cs="Times New Roman"/>
          <w:sz w:val="24"/>
          <w:szCs w:val="24"/>
          <w:rPrChange w:id="2936" w:author="..." w:date="2018-06-12T08:10:00Z">
            <w:rPr/>
          </w:rPrChange>
        </w:rPr>
        <w:t>&lt;application&gt;</w:t>
      </w:r>
      <w:r>
        <w:rPr>
          <w:rFonts w:ascii="Times New Roman" w:eastAsia="宋体" w:hAnsi="Times New Roman" w:cs="Times New Roman" w:hint="eastAsia"/>
          <w:sz w:val="24"/>
          <w:szCs w:val="24"/>
          <w:rPrChange w:id="2937" w:author="..." w:date="2018-06-12T08:10:00Z">
            <w:rPr>
              <w:rFonts w:hint="eastAsia"/>
            </w:rPr>
          </w:rPrChange>
        </w:rPr>
        <w:t>标签的</w:t>
      </w:r>
      <w:r>
        <w:rPr>
          <w:rFonts w:ascii="Times New Roman" w:eastAsia="宋体" w:hAnsi="Times New Roman" w:cs="Times New Roman"/>
          <w:sz w:val="24"/>
          <w:szCs w:val="24"/>
          <w:rPrChange w:id="2938" w:author="..." w:date="2018-06-12T08:10:00Z">
            <w:rPr/>
          </w:rPrChange>
        </w:rPr>
        <w:t>shardUserId</w:t>
      </w:r>
      <w:r>
        <w:rPr>
          <w:rFonts w:ascii="Times New Roman" w:eastAsia="宋体" w:hAnsi="Times New Roman" w:cs="Times New Roman" w:hint="eastAsia"/>
          <w:sz w:val="24"/>
          <w:szCs w:val="24"/>
          <w:rPrChange w:id="2939" w:author="..." w:date="2018-06-12T08:10:00Z">
            <w:rPr>
              <w:rFonts w:hint="eastAsia"/>
            </w:rPr>
          </w:rPrChange>
        </w:rPr>
        <w:t>属性的值，但是对于该属性值应当遵守格式没有给出严格说明。设计本实验的目的就是明确</w:t>
      </w:r>
      <w:r>
        <w:rPr>
          <w:rFonts w:ascii="Times New Roman" w:eastAsia="宋体" w:hAnsi="Times New Roman" w:cs="Times New Roman"/>
          <w:sz w:val="24"/>
          <w:szCs w:val="24"/>
          <w:rPrChange w:id="2940" w:author="..." w:date="2018-06-12T08:10:00Z">
            <w:rPr/>
          </w:rPrChange>
        </w:rPr>
        <w:t>shardUserId</w:t>
      </w:r>
      <w:r>
        <w:rPr>
          <w:rFonts w:ascii="Times New Roman" w:eastAsia="宋体" w:hAnsi="Times New Roman" w:cs="Times New Roman" w:hint="eastAsia"/>
          <w:sz w:val="24"/>
          <w:szCs w:val="24"/>
          <w:rPrChange w:id="2941" w:author="..." w:date="2018-06-12T08:10:00Z">
            <w:rPr>
              <w:rFonts w:hint="eastAsia"/>
            </w:rPr>
          </w:rPrChange>
        </w:rPr>
        <w:t>属性的值格式。</w:t>
      </w:r>
      <w:r>
        <w:rPr>
          <w:rFonts w:ascii="Times New Roman" w:eastAsia="宋体" w:hAnsi="Times New Roman" w:cs="Times New Roman"/>
          <w:sz w:val="24"/>
          <w:szCs w:val="24"/>
          <w:rPrChange w:id="2942" w:author="..." w:date="2018-06-12T08:10:00Z">
            <w:rPr/>
          </w:rPrChange>
        </w:rPr>
        <w:t>shardUserId</w:t>
      </w:r>
      <w:r>
        <w:rPr>
          <w:rFonts w:ascii="Times New Roman" w:eastAsia="宋体" w:hAnsi="Times New Roman" w:cs="Times New Roman" w:hint="eastAsia"/>
          <w:sz w:val="24"/>
          <w:szCs w:val="24"/>
          <w:rPrChange w:id="2943" w:author="..." w:date="2018-06-12T08:10:00Z">
            <w:rPr>
              <w:rFonts w:hint="eastAsia"/>
            </w:rPr>
          </w:rPrChange>
        </w:rPr>
        <w:t>属性的值为字符串类型，根据开发实践中的常见情况，我们将可能的字符串取值分为三类：</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44" w:author="..." w:date="2018-06-12T08:14:00Z">
            <w:rPr>
              <w:rFonts w:ascii="Times New Roman" w:hAnsi="Times New Roman" w:cs="Times New Roman"/>
            </w:rPr>
          </w:rPrChange>
        </w:rPr>
        <w:pPrChange w:id="2945" w:author="..." w:date="2018-06-12T11:01:00Z">
          <w:pPr>
            <w:pStyle w:val="aa"/>
            <w:numPr>
              <w:numId w:val="4"/>
            </w:numPr>
            <w:ind w:left="420" w:firstLineChars="0" w:hanging="420"/>
          </w:pPr>
        </w:pPrChange>
      </w:pPr>
      <w:ins w:id="2946" w:author="..." w:date="2018-06-12T08:10:00Z">
        <w:r>
          <w:rPr>
            <w:rFonts w:ascii="Times New Roman" w:eastAsia="宋体" w:hAnsi="Times New Roman" w:cs="Times New Roman" w:hint="eastAsia"/>
            <w:sz w:val="24"/>
            <w:szCs w:val="24"/>
            <w:rPrChange w:id="2947" w:author="..." w:date="2018-06-12T08:14:00Z">
              <w:rPr>
                <w:rFonts w:ascii="Times New Roman" w:hAnsi="Times New Roman" w:cs="Times New Roman" w:hint="eastAsia"/>
              </w:rPr>
            </w:rPrChange>
          </w:rPr>
          <w:t>①</w:t>
        </w:r>
      </w:ins>
      <w:ins w:id="2948" w:author="..." w:date="2018-06-12T08:12:00Z">
        <w:r>
          <w:rPr>
            <w:rFonts w:ascii="Times New Roman" w:eastAsia="宋体" w:hAnsi="Times New Roman" w:cs="Times New Roman"/>
            <w:sz w:val="24"/>
            <w:szCs w:val="24"/>
            <w:rPrChange w:id="2949" w:author="..." w:date="2018-06-12T08:14:00Z">
              <w:rPr>
                <w:rFonts w:ascii="Times New Roman" w:hAnsi="Times New Roman" w:cs="Times New Roman"/>
              </w:rPr>
            </w:rPrChange>
          </w:rPr>
          <w:t xml:space="preserve"> </w:t>
        </w:r>
      </w:ins>
      <w:r>
        <w:rPr>
          <w:rFonts w:ascii="Times New Roman" w:eastAsia="宋体" w:hAnsi="Times New Roman" w:cs="Times New Roman"/>
          <w:sz w:val="24"/>
          <w:szCs w:val="24"/>
          <w:rPrChange w:id="2950" w:author="..." w:date="2018-06-12T08:14:00Z">
            <w:rPr>
              <w:rFonts w:ascii="Times New Roman" w:hAnsi="Times New Roman" w:cs="Times New Roman"/>
            </w:rPr>
          </w:rPrChange>
        </w:rPr>
        <w:t>android:sharedUserId=</w:t>
      </w:r>
      <w:ins w:id="2951" w:author="..." w:date="2018-06-12T08:14:00Z">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ins>
      <w:del w:id="2952" w:author="..." w:date="2018-06-12T08:14:00Z">
        <w:r>
          <w:rPr>
            <w:rFonts w:ascii="Times New Roman" w:eastAsia="宋体" w:hAnsi="Times New Roman" w:cs="Times New Roman"/>
            <w:sz w:val="24"/>
            <w:szCs w:val="24"/>
            <w:rPrChange w:id="2953" w:author="..." w:date="2018-06-12T08:14:00Z">
              <w:rPr>
                <w:rFonts w:ascii="Times New Roman" w:hAnsi="Times New Roman" w:cs="Times New Roman"/>
              </w:rPr>
            </w:rPrChange>
          </w:rPr>
          <w:delText>” ”</w:delText>
        </w:r>
      </w:del>
      <w:r>
        <w:rPr>
          <w:rFonts w:ascii="Times New Roman" w:eastAsia="宋体" w:hAnsi="Times New Roman" w:cs="Times New Roman" w:hint="eastAsia"/>
          <w:sz w:val="24"/>
          <w:szCs w:val="24"/>
          <w:rPrChange w:id="2954" w:author="..." w:date="2018-06-12T08:14:00Z">
            <w:rPr>
              <w:rFonts w:ascii="Times New Roman" w:hAnsi="Times New Roman" w:cs="Times New Roman" w:hint="eastAsia"/>
            </w:rPr>
          </w:rPrChange>
        </w:rPr>
        <w:t>，即取值为空字符串；</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55" w:author="..." w:date="2018-06-12T08:14:00Z">
            <w:rPr>
              <w:rFonts w:ascii="Times New Roman" w:hAnsi="Times New Roman" w:cs="Times New Roman"/>
            </w:rPr>
          </w:rPrChange>
        </w:rPr>
        <w:pPrChange w:id="2956" w:author="..." w:date="2018-06-12T11:01:00Z">
          <w:pPr>
            <w:pStyle w:val="aa"/>
            <w:numPr>
              <w:numId w:val="4"/>
            </w:numPr>
            <w:ind w:left="420" w:firstLineChars="0" w:hanging="420"/>
          </w:pPr>
        </w:pPrChange>
      </w:pPr>
      <w:ins w:id="2957" w:author="..." w:date="2018-06-12T08:10:00Z">
        <w:r>
          <w:rPr>
            <w:rFonts w:ascii="Times New Roman" w:eastAsia="宋体" w:hAnsi="Times New Roman" w:cs="Times New Roman" w:hint="eastAsia"/>
            <w:sz w:val="24"/>
            <w:szCs w:val="24"/>
            <w:rPrChange w:id="2958" w:author="..." w:date="2018-06-12T08:14:00Z">
              <w:rPr>
                <w:rFonts w:ascii="Times New Roman" w:hAnsi="Times New Roman" w:cs="Times New Roman" w:hint="eastAsia"/>
              </w:rPr>
            </w:rPrChange>
          </w:rPr>
          <w:t>②</w:t>
        </w:r>
      </w:ins>
      <w:ins w:id="2959" w:author="..." w:date="2018-06-12T08:12:00Z">
        <w:r>
          <w:rPr>
            <w:rFonts w:ascii="Times New Roman" w:eastAsia="宋体" w:hAnsi="Times New Roman" w:cs="Times New Roman"/>
            <w:sz w:val="24"/>
            <w:szCs w:val="24"/>
            <w:rPrChange w:id="2960" w:author="..." w:date="2018-06-12T08:14:00Z">
              <w:rPr>
                <w:rFonts w:ascii="Times New Roman" w:hAnsi="Times New Roman" w:cs="Times New Roman"/>
              </w:rPr>
            </w:rPrChange>
          </w:rPr>
          <w:t xml:space="preserve"> </w:t>
        </w:r>
      </w:ins>
      <w:r>
        <w:rPr>
          <w:rFonts w:ascii="Times New Roman" w:eastAsia="宋体" w:hAnsi="Times New Roman" w:cs="Times New Roman"/>
          <w:sz w:val="24"/>
          <w:szCs w:val="24"/>
          <w:rPrChange w:id="2961" w:author="..." w:date="2018-06-12T08:14:00Z">
            <w:rPr>
              <w:rFonts w:ascii="Times New Roman" w:hAnsi="Times New Roman" w:cs="Times New Roman"/>
            </w:rPr>
          </w:rPrChange>
        </w:rPr>
        <w:t>android:sharedUserId</w:t>
      </w:r>
      <w:r>
        <w:rPr>
          <w:rFonts w:ascii="Times New Roman" w:eastAsia="宋体" w:hAnsi="Times New Roman" w:cs="Times New Roman" w:hint="eastAsia"/>
          <w:sz w:val="24"/>
          <w:szCs w:val="24"/>
          <w:rPrChange w:id="2962" w:author="..." w:date="2018-06-12T08:14:00Z">
            <w:rPr>
              <w:rFonts w:ascii="Times New Roman" w:hAnsi="Times New Roman" w:cs="Times New Roman" w:hint="eastAsia"/>
            </w:rPr>
          </w:rPrChange>
        </w:rPr>
        <w:t>取值为</w:t>
      </w:r>
      <w:r>
        <w:rPr>
          <w:rFonts w:ascii="Times New Roman" w:eastAsia="宋体" w:hAnsi="Times New Roman" w:cs="Times New Roman"/>
          <w:sz w:val="24"/>
          <w:szCs w:val="24"/>
          <w:rPrChange w:id="2963" w:author="..." w:date="2018-06-12T08:14:00Z">
            <w:rPr>
              <w:rFonts w:ascii="Times New Roman" w:hAnsi="Times New Roman" w:cs="Times New Roman"/>
            </w:rPr>
          </w:rPrChange>
        </w:rPr>
        <w:t>Java</w:t>
      </w:r>
      <w:r>
        <w:rPr>
          <w:rFonts w:ascii="Times New Roman" w:eastAsia="宋体" w:hAnsi="Times New Roman" w:cs="Times New Roman" w:hint="eastAsia"/>
          <w:sz w:val="24"/>
          <w:szCs w:val="24"/>
          <w:rPrChange w:id="2964" w:author="..." w:date="2018-06-12T08:14:00Z">
            <w:rPr>
              <w:rFonts w:ascii="Times New Roman" w:hAnsi="Times New Roman" w:cs="Times New Roman" w:hint="eastAsia"/>
            </w:rPr>
          </w:rPrChange>
        </w:rPr>
        <w:t>包格式，即</w:t>
      </w:r>
      <w:r>
        <w:rPr>
          <w:rFonts w:ascii="Times New Roman" w:eastAsia="宋体" w:hAnsi="Times New Roman" w:cs="Times New Roman"/>
          <w:sz w:val="24"/>
          <w:szCs w:val="24"/>
          <w:rPrChange w:id="2965" w:author="..." w:date="2018-06-12T08:14:00Z">
            <w:rPr>
              <w:rFonts w:ascii="Times New Roman" w:hAnsi="Times New Roman" w:cs="Times New Roman"/>
            </w:rPr>
          </w:rPrChange>
        </w:rPr>
        <w:t>xxx.xxx.xxxx</w:t>
      </w:r>
      <w:r>
        <w:rPr>
          <w:rFonts w:ascii="Times New Roman" w:eastAsia="宋体" w:hAnsi="Times New Roman" w:cs="Times New Roman" w:hint="eastAsia"/>
          <w:sz w:val="24"/>
          <w:szCs w:val="24"/>
          <w:rPrChange w:id="2966" w:author="..." w:date="2018-06-12T08:14:00Z">
            <w:rPr>
              <w:rFonts w:ascii="Times New Roman" w:hAnsi="Times New Roman" w:cs="Times New Roman" w:hint="eastAsia"/>
            </w:rPr>
          </w:rPrChange>
        </w:rPr>
        <w:t>形式；</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67" w:author="..." w:date="2018-06-12T08:14:00Z">
            <w:rPr>
              <w:rFonts w:ascii="Times New Roman" w:hAnsi="Times New Roman" w:cs="Times New Roman"/>
            </w:rPr>
          </w:rPrChange>
        </w:rPr>
        <w:pPrChange w:id="2968" w:author="..." w:date="2018-06-12T11:01:00Z">
          <w:pPr>
            <w:pStyle w:val="aa"/>
            <w:numPr>
              <w:numId w:val="4"/>
            </w:numPr>
            <w:ind w:left="420" w:firstLineChars="0" w:hanging="420"/>
          </w:pPr>
        </w:pPrChange>
      </w:pPr>
      <w:ins w:id="2969" w:author="..." w:date="2018-06-12T08:10:00Z">
        <w:r>
          <w:rPr>
            <w:rFonts w:ascii="Times New Roman" w:eastAsia="宋体" w:hAnsi="Times New Roman" w:cs="Times New Roman" w:hint="eastAsia"/>
            <w:sz w:val="24"/>
            <w:szCs w:val="24"/>
            <w:rPrChange w:id="2970" w:author="..." w:date="2018-06-12T08:14:00Z">
              <w:rPr>
                <w:rFonts w:ascii="Times New Roman" w:hAnsi="Times New Roman" w:cs="Times New Roman" w:hint="eastAsia"/>
              </w:rPr>
            </w:rPrChange>
          </w:rPr>
          <w:t>③</w:t>
        </w:r>
      </w:ins>
      <w:ins w:id="2971" w:author="..." w:date="2018-06-12T08:12:00Z">
        <w:r>
          <w:rPr>
            <w:rFonts w:ascii="Times New Roman" w:eastAsia="宋体" w:hAnsi="Times New Roman" w:cs="Times New Roman"/>
            <w:sz w:val="24"/>
            <w:szCs w:val="24"/>
            <w:rPrChange w:id="2972" w:author="..." w:date="2018-06-12T08:14:00Z">
              <w:rPr>
                <w:rFonts w:ascii="Times New Roman" w:hAnsi="Times New Roman" w:cs="Times New Roman"/>
              </w:rPr>
            </w:rPrChange>
          </w:rPr>
          <w:t xml:space="preserve"> </w:t>
        </w:r>
      </w:ins>
      <w:r>
        <w:rPr>
          <w:rFonts w:ascii="Times New Roman" w:eastAsia="宋体" w:hAnsi="Times New Roman" w:cs="Times New Roman"/>
          <w:sz w:val="24"/>
          <w:szCs w:val="24"/>
          <w:rPrChange w:id="2973" w:author="..." w:date="2018-06-12T08:14:00Z">
            <w:rPr>
              <w:rFonts w:ascii="Times New Roman" w:hAnsi="Times New Roman" w:cs="Times New Roman"/>
            </w:rPr>
          </w:rPrChange>
        </w:rPr>
        <w:t>android:sharedUserId</w:t>
      </w:r>
      <w:r>
        <w:rPr>
          <w:rFonts w:ascii="Times New Roman" w:eastAsia="宋体" w:hAnsi="Times New Roman" w:cs="Times New Roman" w:hint="eastAsia"/>
          <w:sz w:val="24"/>
          <w:szCs w:val="24"/>
          <w:rPrChange w:id="2974" w:author="..." w:date="2018-06-12T08:14:00Z">
            <w:rPr>
              <w:rFonts w:ascii="Times New Roman" w:hAnsi="Times New Roman" w:cs="Times New Roman" w:hint="eastAsia"/>
            </w:rPr>
          </w:rPrChange>
        </w:rPr>
        <w:t>取值为非</w:t>
      </w:r>
      <w:r>
        <w:rPr>
          <w:rFonts w:ascii="Times New Roman" w:eastAsia="宋体" w:hAnsi="Times New Roman" w:cs="Times New Roman"/>
          <w:sz w:val="24"/>
          <w:szCs w:val="24"/>
          <w:rPrChange w:id="2975" w:author="..." w:date="2018-06-12T08:14:00Z">
            <w:rPr>
              <w:rFonts w:ascii="Times New Roman" w:hAnsi="Times New Roman" w:cs="Times New Roman"/>
            </w:rPr>
          </w:rPrChange>
        </w:rPr>
        <w:t>Java</w:t>
      </w:r>
      <w:r>
        <w:rPr>
          <w:rFonts w:ascii="Times New Roman" w:eastAsia="宋体" w:hAnsi="Times New Roman" w:cs="Times New Roman" w:hint="eastAsia"/>
          <w:sz w:val="24"/>
          <w:szCs w:val="24"/>
          <w:rPrChange w:id="2976" w:author="..." w:date="2018-06-12T08:14:00Z">
            <w:rPr>
              <w:rFonts w:ascii="Times New Roman" w:hAnsi="Times New Roman" w:cs="Times New Roman" w:hint="eastAsia"/>
            </w:rPr>
          </w:rPrChange>
        </w:rPr>
        <w:t>包格式。</w:t>
      </w:r>
    </w:p>
    <w:p w:rsidR="00F76376" w:rsidRPr="00F76376" w:rsidRDefault="00793F6E">
      <w:pPr>
        <w:spacing w:line="400" w:lineRule="exact"/>
        <w:ind w:firstLineChars="200" w:firstLine="480"/>
        <w:rPr>
          <w:rFonts w:ascii="Times New Roman" w:eastAsia="宋体" w:hAnsi="Times New Roman" w:cs="Times New Roman"/>
          <w:sz w:val="24"/>
          <w:szCs w:val="24"/>
          <w:rPrChange w:id="2977" w:author="..." w:date="2018-06-12T08:14:00Z">
            <w:rPr/>
          </w:rPrChange>
        </w:rPr>
        <w:pPrChange w:id="2978" w:author="..." w:date="2018-06-12T08:14:00Z">
          <w:pPr/>
        </w:pPrChange>
      </w:pPr>
      <w:r>
        <w:rPr>
          <w:rFonts w:ascii="Times New Roman" w:eastAsia="宋体" w:hAnsi="Times New Roman" w:cs="Times New Roman" w:hint="eastAsia"/>
          <w:sz w:val="24"/>
          <w:szCs w:val="24"/>
          <w:rPrChange w:id="2979" w:author="..." w:date="2018-06-12T08:14:00Z">
            <w:rPr>
              <w:rFonts w:hint="eastAsia"/>
            </w:rPr>
          </w:rPrChange>
        </w:rPr>
        <w:t>针对这三种情况，设计了三个测试用例，分别观察该设置对应用程序的影响。这种影响又可进一步分为两类：</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80" w:author="..." w:date="2018-06-12T08:14:00Z">
            <w:rPr/>
          </w:rPrChange>
        </w:rPr>
        <w:pPrChange w:id="2981" w:author="..." w:date="2018-06-12T11:01:00Z">
          <w:pPr>
            <w:pStyle w:val="aa"/>
            <w:numPr>
              <w:numId w:val="5"/>
            </w:numPr>
            <w:ind w:left="420" w:firstLineChars="0" w:hanging="420"/>
          </w:pPr>
        </w:pPrChange>
      </w:pPr>
      <w:ins w:id="2982" w:author="..." w:date="2018-06-12T08:11:00Z">
        <w:r>
          <w:rPr>
            <w:rFonts w:ascii="Times New Roman" w:eastAsia="宋体" w:hAnsi="Times New Roman" w:cs="Times New Roman" w:hint="eastAsia"/>
            <w:sz w:val="24"/>
            <w:szCs w:val="24"/>
            <w:rPrChange w:id="2983" w:author="..." w:date="2018-06-12T08:14:00Z">
              <w:rPr>
                <w:rFonts w:hint="eastAsia"/>
              </w:rPr>
            </w:rPrChange>
          </w:rPr>
          <w:t>①</w:t>
        </w:r>
      </w:ins>
      <w:ins w:id="2984" w:author="..." w:date="2018-06-12T08:12:00Z">
        <w:r>
          <w:rPr>
            <w:rFonts w:ascii="Times New Roman" w:eastAsia="宋体" w:hAnsi="Times New Roman" w:cs="Times New Roman"/>
            <w:sz w:val="24"/>
            <w:szCs w:val="24"/>
            <w:rPrChange w:id="2985" w:author="..." w:date="2018-06-12T08:14:00Z">
              <w:rPr/>
            </w:rPrChange>
          </w:rPr>
          <w:t xml:space="preserve"> </w:t>
        </w:r>
      </w:ins>
      <w:r>
        <w:rPr>
          <w:rFonts w:ascii="Times New Roman" w:eastAsia="宋体" w:hAnsi="Times New Roman" w:cs="Times New Roman" w:hint="eastAsia"/>
          <w:sz w:val="24"/>
          <w:szCs w:val="24"/>
          <w:rPrChange w:id="2986" w:author="..." w:date="2018-06-12T08:14:00Z">
            <w:rPr>
              <w:rFonts w:hint="eastAsia"/>
            </w:rPr>
          </w:rPrChange>
        </w:rPr>
        <w:t>是否能够成功安装；</w:t>
      </w:r>
    </w:p>
    <w:p w:rsidR="00F76376" w:rsidRPr="00F76376" w:rsidRDefault="00793F6E">
      <w:pPr>
        <w:numPr>
          <w:ilvl w:val="255"/>
          <w:numId w:val="0"/>
        </w:numPr>
        <w:spacing w:line="400" w:lineRule="exact"/>
        <w:ind w:leftChars="200" w:left="420"/>
        <w:rPr>
          <w:rFonts w:ascii="Times New Roman" w:eastAsia="宋体" w:hAnsi="Times New Roman" w:cs="Times New Roman"/>
          <w:sz w:val="24"/>
          <w:szCs w:val="24"/>
          <w:rPrChange w:id="2987" w:author="..." w:date="2018-06-12T08:14:00Z">
            <w:rPr/>
          </w:rPrChange>
        </w:rPr>
        <w:pPrChange w:id="2988" w:author="..." w:date="2018-06-12T11:01:00Z">
          <w:pPr>
            <w:pStyle w:val="aa"/>
            <w:numPr>
              <w:numId w:val="5"/>
            </w:numPr>
            <w:ind w:left="420" w:firstLineChars="0" w:hanging="420"/>
          </w:pPr>
        </w:pPrChange>
      </w:pPr>
      <w:ins w:id="2989" w:author="..." w:date="2018-06-12T08:11:00Z">
        <w:r>
          <w:rPr>
            <w:rFonts w:ascii="Times New Roman" w:eastAsia="宋体" w:hAnsi="Times New Roman" w:cs="Times New Roman" w:hint="eastAsia"/>
            <w:sz w:val="24"/>
            <w:szCs w:val="24"/>
            <w:rPrChange w:id="2990" w:author="..." w:date="2018-06-12T08:14:00Z">
              <w:rPr>
                <w:rFonts w:hint="eastAsia"/>
              </w:rPr>
            </w:rPrChange>
          </w:rPr>
          <w:t>②</w:t>
        </w:r>
        <w:r>
          <w:rPr>
            <w:rFonts w:ascii="Times New Roman" w:eastAsia="宋体" w:hAnsi="Times New Roman" w:cs="Times New Roman"/>
            <w:sz w:val="24"/>
            <w:szCs w:val="24"/>
            <w:rPrChange w:id="2991" w:author="..." w:date="2018-06-12T08:14:00Z">
              <w:rPr/>
            </w:rPrChange>
          </w:rPr>
          <w:t xml:space="preserve"> </w:t>
        </w:r>
      </w:ins>
      <w:r>
        <w:rPr>
          <w:rFonts w:ascii="Times New Roman" w:eastAsia="宋体" w:hAnsi="Times New Roman" w:cs="Times New Roman" w:hint="eastAsia"/>
          <w:sz w:val="24"/>
          <w:szCs w:val="24"/>
          <w:rPrChange w:id="2992" w:author="..." w:date="2018-06-12T08:14:00Z">
            <w:rPr>
              <w:rFonts w:hint="eastAsia"/>
            </w:rPr>
          </w:rPrChange>
        </w:rPr>
        <w:t>在能够正常安装的前提下，是否能够正常运行。</w:t>
      </w:r>
    </w:p>
    <w:p w:rsidR="00F76376" w:rsidRDefault="00793F6E">
      <w:pPr>
        <w:spacing w:line="400" w:lineRule="exact"/>
        <w:ind w:firstLineChars="200" w:firstLine="480"/>
        <w:rPr>
          <w:ins w:id="2993" w:author="..." w:date="2018-06-12T08:16:00Z"/>
          <w:rFonts w:ascii="Times New Roman" w:eastAsia="宋体" w:hAnsi="Times New Roman" w:cs="Times New Roman"/>
          <w:sz w:val="24"/>
          <w:szCs w:val="24"/>
        </w:rPr>
        <w:pPrChange w:id="2994" w:author="..." w:date="2018-06-12T11:02:00Z">
          <w:pPr>
            <w:pStyle w:val="aa"/>
            <w:ind w:left="420" w:firstLineChars="0" w:firstLine="0"/>
          </w:pPr>
        </w:pPrChange>
      </w:pPr>
      <w:r>
        <w:rPr>
          <w:rFonts w:ascii="Times New Roman" w:eastAsia="宋体" w:hAnsi="Times New Roman" w:cs="Times New Roman" w:hint="eastAsia"/>
          <w:sz w:val="24"/>
          <w:szCs w:val="24"/>
          <w:rPrChange w:id="2995" w:author="..." w:date="2018-06-12T08:14:00Z">
            <w:rPr>
              <w:rFonts w:hint="eastAsia"/>
            </w:rPr>
          </w:rPrChange>
        </w:rPr>
        <w:t>由于这些测试用例的设计比较直观，这里我们</w:t>
      </w:r>
      <w:ins w:id="2996" w:author="..." w:date="2018-06-12T08:51:00Z">
        <w:r>
          <w:rPr>
            <w:rFonts w:ascii="Times New Roman" w:eastAsia="宋体" w:hAnsi="Times New Roman" w:cs="Times New Roman" w:hint="eastAsia"/>
            <w:sz w:val="24"/>
            <w:szCs w:val="24"/>
          </w:rPr>
          <w:t>直接</w:t>
        </w:r>
      </w:ins>
      <w:del w:id="2997" w:author="..." w:date="2018-06-12T08:51:00Z">
        <w:r>
          <w:rPr>
            <w:rFonts w:ascii="Times New Roman" w:eastAsia="宋体" w:hAnsi="Times New Roman" w:cs="Times New Roman" w:hint="eastAsia"/>
            <w:sz w:val="24"/>
            <w:szCs w:val="24"/>
            <w:rPrChange w:id="2998" w:author="..." w:date="2018-06-12T08:14:00Z">
              <w:rPr>
                <w:rFonts w:hint="eastAsia"/>
              </w:rPr>
            </w:rPrChange>
          </w:rPr>
          <w:delText>进</w:delText>
        </w:r>
      </w:del>
      <w:r>
        <w:rPr>
          <w:rFonts w:ascii="Times New Roman" w:eastAsia="宋体" w:hAnsi="Times New Roman" w:cs="Times New Roman" w:hint="eastAsia"/>
          <w:sz w:val="24"/>
          <w:szCs w:val="24"/>
          <w:rPrChange w:id="2999" w:author="..." w:date="2018-06-12T08:14:00Z">
            <w:rPr>
              <w:rFonts w:hint="eastAsia"/>
            </w:rPr>
          </w:rPrChange>
        </w:rPr>
        <w:t>给出测试结果</w:t>
      </w:r>
      <w:ins w:id="3000" w:author="..." w:date="2018-06-12T08:15:00Z">
        <w:r>
          <w:rPr>
            <w:rFonts w:ascii="Times New Roman" w:eastAsia="宋体" w:hAnsi="Times New Roman" w:cs="Times New Roman" w:hint="eastAsia"/>
            <w:sz w:val="24"/>
            <w:szCs w:val="24"/>
          </w:rPr>
          <w:t>，如表</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所示：</w:t>
        </w:r>
      </w:ins>
    </w:p>
    <w:p w:rsidR="00F76376" w:rsidRDefault="00F76376">
      <w:pPr>
        <w:spacing w:line="400" w:lineRule="exact"/>
        <w:rPr>
          <w:ins w:id="3001" w:author="..." w:date="2018-06-12T08:16:00Z"/>
          <w:rFonts w:ascii="Times New Roman" w:eastAsia="宋体" w:hAnsi="Times New Roman" w:cs="Times New Roman"/>
          <w:sz w:val="24"/>
          <w:szCs w:val="24"/>
        </w:rPr>
        <w:pPrChange w:id="3002" w:author="Windows 用户" w:date="2018-06-12T19:22:00Z">
          <w:pPr>
            <w:pStyle w:val="aa"/>
            <w:ind w:left="420" w:firstLineChars="0" w:firstLine="0"/>
          </w:pPr>
        </w:pPrChange>
      </w:pPr>
    </w:p>
    <w:p w:rsidR="00F76376" w:rsidDel="00DD4447" w:rsidRDefault="00F76376">
      <w:pPr>
        <w:spacing w:line="400" w:lineRule="exact"/>
        <w:ind w:left="420" w:firstLineChars="200" w:firstLine="480"/>
        <w:rPr>
          <w:ins w:id="3003" w:author="..." w:date="2018-06-12T08:16:00Z"/>
          <w:del w:id="3004" w:author="Windows 用户" w:date="2018-06-12T19:22:00Z"/>
          <w:rFonts w:ascii="Times New Roman" w:eastAsia="宋体" w:hAnsi="Times New Roman" w:cs="Times New Roman"/>
          <w:sz w:val="24"/>
          <w:szCs w:val="24"/>
        </w:rPr>
        <w:pPrChange w:id="3005" w:author="..." w:date="2018-06-12T08:14:00Z">
          <w:pPr>
            <w:pStyle w:val="aa"/>
            <w:ind w:left="420" w:firstLineChars="0" w:firstLine="0"/>
          </w:pPr>
        </w:pPrChange>
      </w:pPr>
    </w:p>
    <w:p w:rsidR="00F76376" w:rsidDel="00DD4447" w:rsidRDefault="00F76376">
      <w:pPr>
        <w:spacing w:line="400" w:lineRule="exact"/>
        <w:ind w:left="420" w:firstLineChars="200" w:firstLine="480"/>
        <w:rPr>
          <w:ins w:id="3006" w:author="..." w:date="2018-06-12T08:16:00Z"/>
          <w:del w:id="3007" w:author="Windows 用户" w:date="2018-06-12T19:22:00Z"/>
          <w:rFonts w:ascii="Times New Roman" w:eastAsia="宋体" w:hAnsi="Times New Roman" w:cs="Times New Roman"/>
          <w:sz w:val="24"/>
          <w:szCs w:val="24"/>
        </w:rPr>
        <w:pPrChange w:id="3008" w:author="..." w:date="2018-06-12T08:14:00Z">
          <w:pPr>
            <w:pStyle w:val="aa"/>
            <w:ind w:left="420" w:firstLineChars="0" w:firstLine="0"/>
          </w:pPr>
        </w:pPrChange>
      </w:pPr>
    </w:p>
    <w:p w:rsidR="00F76376" w:rsidRPr="00F76376" w:rsidRDefault="00F76376">
      <w:pPr>
        <w:spacing w:line="400" w:lineRule="exact"/>
        <w:rPr>
          <w:rFonts w:ascii="Times New Roman" w:eastAsia="宋体" w:hAnsi="Times New Roman" w:cs="Times New Roman"/>
          <w:sz w:val="24"/>
          <w:szCs w:val="24"/>
          <w:rPrChange w:id="3009" w:author="..." w:date="2018-06-12T08:14:00Z">
            <w:rPr/>
          </w:rPrChange>
        </w:rPr>
        <w:pPrChange w:id="3010" w:author="Windows 用户" w:date="2018-06-12T19:22:00Z">
          <w:pPr>
            <w:pStyle w:val="aa"/>
            <w:ind w:left="420" w:firstLineChars="0" w:firstLine="0"/>
          </w:pPr>
        </w:pPrChange>
      </w:pPr>
    </w:p>
    <w:p w:rsidR="00F76376" w:rsidRPr="00F76376" w:rsidRDefault="00793F6E">
      <w:pPr>
        <w:spacing w:afterLines="50" w:after="156" w:line="400" w:lineRule="exact"/>
        <w:jc w:val="center"/>
        <w:rPr>
          <w:rFonts w:ascii="Times New Roman" w:eastAsia="宋体" w:hAnsi="Times New Roman" w:cs="Times New Roman"/>
          <w:b/>
          <w:bCs/>
          <w:szCs w:val="24"/>
          <w:rPrChange w:id="3011" w:author="..." w:date="2018-06-12T08:16:00Z">
            <w:rPr/>
          </w:rPrChange>
        </w:rPr>
        <w:pPrChange w:id="3012" w:author="..." w:date="2018-06-12T08:16:00Z">
          <w:pPr>
            <w:jc w:val="center"/>
          </w:pPr>
        </w:pPrChange>
      </w:pPr>
      <w:r>
        <w:rPr>
          <w:rFonts w:ascii="Times New Roman" w:eastAsia="宋体" w:hAnsi="Times New Roman" w:cs="Times New Roman" w:hint="eastAsia"/>
          <w:b/>
          <w:bCs/>
          <w:szCs w:val="24"/>
          <w:rPrChange w:id="3013" w:author="..." w:date="2018-06-12T08:16:00Z">
            <w:rPr>
              <w:rFonts w:hint="eastAsia"/>
            </w:rPr>
          </w:rPrChange>
        </w:rPr>
        <w:lastRenderedPageBreak/>
        <w:t>表</w:t>
      </w:r>
      <w:ins w:id="3014" w:author="..." w:date="2018-06-12T08:15:00Z">
        <w:r>
          <w:rPr>
            <w:rFonts w:ascii="Times New Roman" w:eastAsia="宋体" w:hAnsi="Times New Roman" w:cs="Times New Roman"/>
            <w:b/>
            <w:bCs/>
            <w:szCs w:val="24"/>
            <w:rPrChange w:id="3015" w:author="..." w:date="2018-06-12T08:16:00Z">
              <w:rPr/>
            </w:rPrChange>
          </w:rPr>
          <w:t xml:space="preserve">3-1 </w:t>
        </w:r>
      </w:ins>
      <w:del w:id="3016" w:author="..." w:date="2018-06-12T08:15:00Z">
        <w:r>
          <w:rPr>
            <w:rFonts w:ascii="Times New Roman" w:eastAsia="宋体" w:hAnsi="Times New Roman" w:cs="Times New Roman"/>
            <w:b/>
            <w:bCs/>
            <w:szCs w:val="24"/>
            <w:rPrChange w:id="3017" w:author="..." w:date="2018-06-12T08:16:00Z">
              <w:rPr/>
            </w:rPrChange>
          </w:rPr>
          <w:delText xml:space="preserve">XXX  </w:delText>
        </w:r>
        <w:r>
          <w:rPr>
            <w:rFonts w:ascii="Times New Roman" w:eastAsia="宋体" w:hAnsi="Times New Roman" w:cs="Times New Roman" w:hint="eastAsia"/>
            <w:b/>
            <w:bCs/>
            <w:szCs w:val="24"/>
            <w:rPrChange w:id="3018" w:author="..." w:date="2018-06-12T08:16:00Z">
              <w:rPr>
                <w:rFonts w:hint="eastAsia"/>
              </w:rPr>
            </w:rPrChange>
          </w:rPr>
          <w:delText>表头</w:delText>
        </w:r>
      </w:del>
      <w:ins w:id="3019" w:author="..." w:date="2018-06-12T08:16:00Z">
        <w:r>
          <w:rPr>
            <w:rFonts w:ascii="Times New Roman" w:eastAsia="宋体" w:hAnsi="Times New Roman" w:cs="Times New Roman"/>
            <w:b/>
            <w:bCs/>
            <w:szCs w:val="24"/>
            <w:rPrChange w:id="3020" w:author="..." w:date="2018-06-12T08:16:00Z">
              <w:rPr/>
            </w:rPrChange>
          </w:rPr>
          <w:t>shareUserId</w:t>
        </w:r>
        <w:r>
          <w:rPr>
            <w:rFonts w:ascii="Times New Roman" w:eastAsia="宋体" w:hAnsi="Times New Roman" w:cs="Times New Roman" w:hint="eastAsia"/>
            <w:b/>
            <w:bCs/>
            <w:szCs w:val="24"/>
            <w:rPrChange w:id="3021" w:author="..." w:date="2018-06-12T08:16:00Z">
              <w:rPr>
                <w:rFonts w:hint="eastAsia"/>
              </w:rPr>
            </w:rPrChange>
          </w:rPr>
          <w:t>的取值及其测试结果</w:t>
        </w:r>
      </w:ins>
    </w:p>
    <w:tbl>
      <w:tblPr>
        <w:tblStyle w:val="a9"/>
        <w:tblW w:w="9060" w:type="dxa"/>
        <w:jc w:val="center"/>
        <w:tblLayout w:type="fixed"/>
        <w:tblLook w:val="04A0" w:firstRow="1" w:lastRow="0" w:firstColumn="1" w:lastColumn="0" w:noHBand="0" w:noVBand="1"/>
        <w:tblPrChange w:id="3022" w:author="..." w:date="2018-06-12T08:21:00Z">
          <w:tblPr>
            <w:tblStyle w:val="a9"/>
            <w:tblW w:w="6391" w:type="dxa"/>
            <w:tblLayout w:type="fixed"/>
            <w:tblLook w:val="04A0" w:firstRow="1" w:lastRow="0" w:firstColumn="1" w:lastColumn="0" w:noHBand="0" w:noVBand="1"/>
          </w:tblPr>
        </w:tblPrChange>
      </w:tblPr>
      <w:tblGrid>
        <w:gridCol w:w="2254"/>
        <w:gridCol w:w="4002"/>
        <w:gridCol w:w="2804"/>
        <w:tblGridChange w:id="3023">
          <w:tblGrid>
            <w:gridCol w:w="2130"/>
            <w:gridCol w:w="2130"/>
            <w:gridCol w:w="2131"/>
          </w:tblGrid>
        </w:tblGridChange>
      </w:tblGrid>
      <w:tr w:rsidR="00F76376" w:rsidTr="00F76376">
        <w:trPr>
          <w:trHeight w:val="340"/>
          <w:jc w:val="center"/>
        </w:trPr>
        <w:tc>
          <w:tcPr>
            <w:tcW w:w="2254" w:type="dxa"/>
            <w:tcPrChange w:id="3024" w:author="..." w:date="2018-06-12T08:21:00Z">
              <w:tcPr>
                <w:tcW w:w="2130" w:type="dxa"/>
              </w:tcPr>
            </w:tcPrChange>
          </w:tcPr>
          <w:p w:rsidR="00F76376" w:rsidRPr="00F76376" w:rsidRDefault="00793F6E">
            <w:pPr>
              <w:jc w:val="center"/>
              <w:rPr>
                <w:b/>
                <w:szCs w:val="21"/>
                <w:rPrChange w:id="3025" w:author="..." w:date="2018-06-12T08:18:00Z">
                  <w:rPr/>
                </w:rPrChange>
              </w:rPr>
              <w:pPrChange w:id="3026" w:author="..." w:date="2018-06-12T08:18:00Z">
                <w:pPr/>
              </w:pPrChange>
            </w:pPr>
            <w:r>
              <w:rPr>
                <w:b/>
                <w:szCs w:val="21"/>
                <w:rPrChange w:id="3027" w:author="..." w:date="2018-06-12T08:18:00Z">
                  <w:rPr/>
                </w:rPrChange>
              </w:rPr>
              <w:t>sharedUserId</w:t>
            </w:r>
            <w:r>
              <w:rPr>
                <w:rFonts w:hint="eastAsia"/>
                <w:b/>
                <w:szCs w:val="21"/>
                <w:rPrChange w:id="3028" w:author="..." w:date="2018-06-12T08:18:00Z">
                  <w:rPr>
                    <w:rFonts w:hint="eastAsia"/>
                  </w:rPr>
                </w:rPrChange>
              </w:rPr>
              <w:t>的取值</w:t>
            </w:r>
          </w:p>
        </w:tc>
        <w:tc>
          <w:tcPr>
            <w:tcW w:w="4002" w:type="dxa"/>
            <w:tcPrChange w:id="3029" w:author="..." w:date="2018-06-12T08:21:00Z">
              <w:tcPr>
                <w:tcW w:w="2130" w:type="dxa"/>
              </w:tcPr>
            </w:tcPrChange>
          </w:tcPr>
          <w:p w:rsidR="00F76376" w:rsidRPr="00F76376" w:rsidRDefault="00793F6E">
            <w:pPr>
              <w:jc w:val="center"/>
              <w:rPr>
                <w:b/>
                <w:szCs w:val="21"/>
                <w:rPrChange w:id="3030" w:author="..." w:date="2018-06-12T08:18:00Z">
                  <w:rPr/>
                </w:rPrChange>
              </w:rPr>
              <w:pPrChange w:id="3031" w:author="..." w:date="2018-06-12T08:18:00Z">
                <w:pPr/>
              </w:pPrChange>
            </w:pPr>
            <w:r>
              <w:rPr>
                <w:rFonts w:hint="eastAsia"/>
                <w:b/>
                <w:szCs w:val="21"/>
                <w:rPrChange w:id="3032" w:author="..." w:date="2018-06-12T08:18:00Z">
                  <w:rPr>
                    <w:rFonts w:hint="eastAsia"/>
                  </w:rPr>
                </w:rPrChange>
              </w:rPr>
              <w:t>测试结果</w:t>
            </w:r>
          </w:p>
        </w:tc>
        <w:tc>
          <w:tcPr>
            <w:tcW w:w="2804" w:type="dxa"/>
            <w:tcPrChange w:id="3033" w:author="..." w:date="2018-06-12T08:21:00Z">
              <w:tcPr>
                <w:tcW w:w="2131" w:type="dxa"/>
              </w:tcPr>
            </w:tcPrChange>
          </w:tcPr>
          <w:p w:rsidR="00F76376" w:rsidRPr="00F76376" w:rsidRDefault="00793F6E">
            <w:pPr>
              <w:jc w:val="center"/>
              <w:rPr>
                <w:b/>
                <w:szCs w:val="21"/>
                <w:rPrChange w:id="3034" w:author="..." w:date="2018-06-12T08:18:00Z">
                  <w:rPr/>
                </w:rPrChange>
              </w:rPr>
              <w:pPrChange w:id="3035" w:author="..." w:date="2018-06-12T08:18:00Z">
                <w:pPr/>
              </w:pPrChange>
            </w:pPr>
            <w:r>
              <w:rPr>
                <w:rFonts w:hint="eastAsia"/>
                <w:b/>
                <w:szCs w:val="21"/>
                <w:rPrChange w:id="3036" w:author="..." w:date="2018-06-12T08:18:00Z">
                  <w:rPr>
                    <w:rFonts w:hint="eastAsia"/>
                  </w:rPr>
                </w:rPrChange>
              </w:rPr>
              <w:t>说明</w:t>
            </w:r>
          </w:p>
        </w:tc>
      </w:tr>
      <w:tr w:rsidR="00F76376" w:rsidTr="00F76376">
        <w:trPr>
          <w:trHeight w:val="370"/>
          <w:jc w:val="center"/>
        </w:trPr>
        <w:tc>
          <w:tcPr>
            <w:tcW w:w="2254" w:type="dxa"/>
            <w:tcPrChange w:id="3037"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38" w:author="..." w:date="2018-06-12T08:20:00Z">
                  <w:rPr/>
                </w:rPrChange>
              </w:rPr>
              <w:pPrChange w:id="3039" w:author="..." w:date="2018-06-12T08:20:00Z">
                <w:pPr/>
              </w:pPrChange>
            </w:pPr>
            <w:r>
              <w:rPr>
                <w:rFonts w:ascii="Times New Roman" w:eastAsia="宋体" w:hAnsi="Times New Roman" w:cs="Times New Roman" w:hint="eastAsia"/>
                <w:szCs w:val="21"/>
                <w:rPrChange w:id="3040" w:author="..." w:date="2018-06-12T08:20:00Z">
                  <w:rPr>
                    <w:rFonts w:hint="eastAsia"/>
                  </w:rPr>
                </w:rPrChange>
              </w:rPr>
              <w:t>空字符串</w:t>
            </w:r>
          </w:p>
        </w:tc>
        <w:tc>
          <w:tcPr>
            <w:tcW w:w="4002" w:type="dxa"/>
            <w:tcPrChange w:id="3041"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42" w:author="..." w:date="2018-06-12T08:20:00Z">
                  <w:rPr/>
                </w:rPrChange>
              </w:rPr>
              <w:pPrChange w:id="3043" w:author="..." w:date="2018-06-12T08:20:00Z">
                <w:pPr/>
              </w:pPrChange>
            </w:pPr>
            <w:ins w:id="3044" w:author="..." w:date="2018-06-12T08:13:00Z">
              <w:r>
                <w:rPr>
                  <w:rFonts w:ascii="Times New Roman" w:eastAsia="宋体" w:hAnsi="Times New Roman" w:cs="Times New Roman" w:hint="eastAsia"/>
                  <w:szCs w:val="21"/>
                  <w:rPrChange w:id="3045" w:author="..." w:date="2018-06-12T08:20:00Z">
                    <w:rPr>
                      <w:rFonts w:hint="eastAsia"/>
                    </w:rPr>
                  </w:rPrChange>
                </w:rPr>
                <w:t>输出值为</w:t>
              </w:r>
            </w:ins>
            <w:ins w:id="3046" w:author="..." w:date="2018-06-12T03:03:00Z">
              <w:r>
                <w:rPr>
                  <w:rFonts w:ascii="Times New Roman" w:eastAsia="宋体" w:hAnsi="Times New Roman" w:cs="Times New Roman"/>
                  <w:szCs w:val="21"/>
                  <w:rPrChange w:id="3047" w:author="..." w:date="2018-06-12T08:20:00Z">
                    <w:rPr/>
                  </w:rPrChange>
                </w:rPr>
                <w:t>n</w:t>
              </w:r>
            </w:ins>
            <w:del w:id="3048" w:author="..." w:date="2018-06-12T03:03:00Z">
              <w:r>
                <w:rPr>
                  <w:rFonts w:ascii="Times New Roman" w:eastAsia="宋体" w:hAnsi="Times New Roman" w:cs="Times New Roman"/>
                  <w:szCs w:val="21"/>
                  <w:rPrChange w:id="3049" w:author="..." w:date="2018-06-12T08:20:00Z">
                    <w:rPr/>
                  </w:rPrChange>
                </w:rPr>
                <w:delText>N</w:delText>
              </w:r>
            </w:del>
            <w:r>
              <w:rPr>
                <w:rFonts w:ascii="Times New Roman" w:eastAsia="宋体" w:hAnsi="Times New Roman" w:cs="Times New Roman"/>
                <w:szCs w:val="21"/>
                <w:rPrChange w:id="3050" w:author="..." w:date="2018-06-12T08:20:00Z">
                  <w:rPr/>
                </w:rPrChange>
              </w:rPr>
              <w:t>ull</w:t>
            </w:r>
            <w:ins w:id="3051" w:author="..." w:date="2018-06-12T08:13:00Z">
              <w:r>
                <w:rPr>
                  <w:rFonts w:ascii="Times New Roman" w:eastAsia="宋体" w:hAnsi="Times New Roman" w:cs="Times New Roman" w:hint="eastAsia"/>
                  <w:szCs w:val="21"/>
                  <w:rPrChange w:id="3052" w:author="..." w:date="2018-06-12T08:20:00Z">
                    <w:rPr>
                      <w:rFonts w:hint="eastAsia"/>
                    </w:rPr>
                  </w:rPrChange>
                </w:rPr>
                <w:t>，可以正常运行</w:t>
              </w:r>
            </w:ins>
          </w:p>
        </w:tc>
        <w:tc>
          <w:tcPr>
            <w:tcW w:w="2804" w:type="dxa"/>
            <w:tcPrChange w:id="3053" w:author="..." w:date="2018-06-12T08:21:00Z">
              <w:tcPr>
                <w:tcW w:w="2131" w:type="dxa"/>
              </w:tcPr>
            </w:tcPrChange>
          </w:tcPr>
          <w:p w:rsidR="00F76376" w:rsidRPr="00F76376" w:rsidRDefault="00793F6E">
            <w:pPr>
              <w:jc w:val="center"/>
              <w:rPr>
                <w:rFonts w:ascii="Times New Roman" w:eastAsia="宋体" w:hAnsi="Times New Roman" w:cs="Times New Roman"/>
                <w:szCs w:val="21"/>
                <w:rPrChange w:id="3054" w:author="..." w:date="2018-06-12T08:20:00Z">
                  <w:rPr/>
                </w:rPrChange>
              </w:rPr>
              <w:pPrChange w:id="3055" w:author="..." w:date="2018-06-12T08:20:00Z">
                <w:pPr/>
              </w:pPrChange>
            </w:pPr>
            <w:ins w:id="3056" w:author="..." w:date="2018-06-12T08:19:00Z">
              <w:r>
                <w:rPr>
                  <w:rFonts w:ascii="Times New Roman" w:eastAsia="宋体" w:hAnsi="Times New Roman" w:cs="Times New Roman" w:hint="eastAsia"/>
                  <w:szCs w:val="21"/>
                  <w:rPrChange w:id="3057" w:author="..." w:date="2018-06-12T08:20:00Z">
                    <w:rPr>
                      <w:rFonts w:hint="eastAsia"/>
                    </w:rPr>
                  </w:rPrChange>
                </w:rPr>
                <w:t>不对空字符串解析</w:t>
              </w:r>
            </w:ins>
          </w:p>
        </w:tc>
      </w:tr>
      <w:tr w:rsidR="00F76376" w:rsidTr="00F76376">
        <w:trPr>
          <w:trHeight w:val="426"/>
          <w:jc w:val="center"/>
        </w:trPr>
        <w:tc>
          <w:tcPr>
            <w:tcW w:w="2254" w:type="dxa"/>
            <w:tcPrChange w:id="3058"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59" w:author="..." w:date="2018-06-12T08:20:00Z">
                  <w:rPr/>
                </w:rPrChange>
              </w:rPr>
              <w:pPrChange w:id="3060" w:author="..." w:date="2018-06-12T08:20:00Z">
                <w:pPr/>
              </w:pPrChange>
            </w:pPr>
            <w:r>
              <w:rPr>
                <w:rFonts w:ascii="Times New Roman" w:eastAsia="宋体" w:hAnsi="Times New Roman" w:cs="Times New Roman"/>
                <w:szCs w:val="21"/>
                <w:rPrChange w:id="3061" w:author="..." w:date="2018-06-12T08:20:00Z">
                  <w:rPr/>
                </w:rPrChange>
              </w:rPr>
              <w:t>java</w:t>
            </w:r>
            <w:r>
              <w:rPr>
                <w:rFonts w:ascii="Times New Roman" w:eastAsia="宋体" w:hAnsi="Times New Roman" w:cs="Times New Roman" w:hint="eastAsia"/>
                <w:szCs w:val="21"/>
                <w:rPrChange w:id="3062" w:author="..." w:date="2018-06-12T08:20:00Z">
                  <w:rPr>
                    <w:rFonts w:hint="eastAsia"/>
                  </w:rPr>
                </w:rPrChange>
              </w:rPr>
              <w:t>包格式</w:t>
            </w:r>
          </w:p>
        </w:tc>
        <w:tc>
          <w:tcPr>
            <w:tcW w:w="4002" w:type="dxa"/>
            <w:tcPrChange w:id="3063"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64" w:author="..." w:date="2018-06-12T08:20:00Z">
                  <w:rPr/>
                </w:rPrChange>
              </w:rPr>
              <w:pPrChange w:id="3065" w:author="..." w:date="2018-06-12T08:20:00Z">
                <w:pPr/>
              </w:pPrChange>
            </w:pPr>
            <w:del w:id="3066" w:author="..." w:date="2018-06-12T08:13:00Z">
              <w:r>
                <w:rPr>
                  <w:rFonts w:ascii="Times New Roman" w:eastAsia="宋体" w:hAnsi="Times New Roman" w:cs="Times New Roman"/>
                  <w:szCs w:val="21"/>
                  <w:rPrChange w:id="3067" w:author="..." w:date="2018-06-12T08:20:00Z">
                    <w:rPr/>
                  </w:rPrChange>
                </w:rPr>
                <w:delText>Com.demo.test</w:delText>
              </w:r>
            </w:del>
            <w:ins w:id="3068" w:author="..." w:date="2018-06-12T08:13:00Z">
              <w:r>
                <w:rPr>
                  <w:rFonts w:ascii="Times New Roman" w:eastAsia="宋体" w:hAnsi="Times New Roman" w:cs="Times New Roman" w:hint="eastAsia"/>
                  <w:szCs w:val="21"/>
                  <w:rPrChange w:id="3069" w:author="..." w:date="2018-06-12T08:20:00Z">
                    <w:rPr>
                      <w:rFonts w:hint="eastAsia"/>
                    </w:rPr>
                  </w:rPrChange>
                </w:rPr>
                <w:t>输出值为</w:t>
              </w:r>
            </w:ins>
            <w:ins w:id="3070" w:author="..." w:date="2018-06-12T08:14:00Z">
              <w:r>
                <w:rPr>
                  <w:rFonts w:ascii="Times New Roman" w:eastAsia="宋体" w:hAnsi="Times New Roman" w:cs="Times New Roman"/>
                  <w:szCs w:val="21"/>
                  <w:rPrChange w:id="3071" w:author="..." w:date="2018-06-12T08:20:00Z">
                    <w:rPr/>
                  </w:rPrChange>
                </w:rPr>
                <w:t>”com.demo.test”</w:t>
              </w:r>
              <w:r>
                <w:rPr>
                  <w:rFonts w:ascii="Times New Roman" w:eastAsia="宋体" w:hAnsi="Times New Roman" w:cs="Times New Roman" w:hint="eastAsia"/>
                  <w:szCs w:val="21"/>
                  <w:rPrChange w:id="3072" w:author="..." w:date="2018-06-12T08:20:00Z">
                    <w:rPr>
                      <w:rFonts w:hint="eastAsia"/>
                    </w:rPr>
                  </w:rPrChange>
                </w:rPr>
                <w:t>，可以正常运行</w:t>
              </w:r>
            </w:ins>
          </w:p>
        </w:tc>
        <w:tc>
          <w:tcPr>
            <w:tcW w:w="2804" w:type="dxa"/>
            <w:tcPrChange w:id="3073" w:author="..." w:date="2018-06-12T08:21:00Z">
              <w:tcPr>
                <w:tcW w:w="2131" w:type="dxa"/>
              </w:tcPr>
            </w:tcPrChange>
          </w:tcPr>
          <w:p w:rsidR="00F76376" w:rsidRPr="00F76376" w:rsidRDefault="00793F6E">
            <w:pPr>
              <w:jc w:val="center"/>
              <w:rPr>
                <w:rFonts w:ascii="Times New Roman" w:eastAsia="宋体" w:hAnsi="Times New Roman" w:cs="Times New Roman"/>
                <w:szCs w:val="21"/>
                <w:rPrChange w:id="3074" w:author="..." w:date="2018-06-12T08:20:00Z">
                  <w:rPr/>
                </w:rPrChange>
              </w:rPr>
              <w:pPrChange w:id="3075" w:author="..." w:date="2018-06-12T08:20:00Z">
                <w:pPr/>
              </w:pPrChange>
            </w:pPr>
            <w:ins w:id="3076" w:author="..." w:date="2018-06-12T08:19:00Z">
              <w:r>
                <w:rPr>
                  <w:rFonts w:ascii="Times New Roman" w:eastAsia="宋体" w:hAnsi="Times New Roman" w:cs="Times New Roman" w:hint="eastAsia"/>
                  <w:szCs w:val="21"/>
                  <w:rPrChange w:id="3077" w:author="..." w:date="2018-06-12T08:20:00Z">
                    <w:rPr>
                      <w:rFonts w:hint="eastAsia"/>
                    </w:rPr>
                  </w:rPrChange>
                </w:rPr>
                <w:t>支持</w:t>
              </w:r>
              <w:r>
                <w:rPr>
                  <w:rFonts w:ascii="Times New Roman" w:eastAsia="宋体" w:hAnsi="Times New Roman" w:cs="Times New Roman"/>
                  <w:szCs w:val="21"/>
                  <w:rPrChange w:id="3078" w:author="..." w:date="2018-06-12T08:20:00Z">
                    <w:rPr/>
                  </w:rPrChange>
                </w:rPr>
                <w:t>Java</w:t>
              </w:r>
              <w:r>
                <w:rPr>
                  <w:rFonts w:ascii="Times New Roman" w:eastAsia="宋体" w:hAnsi="Times New Roman" w:cs="Times New Roman" w:hint="eastAsia"/>
                  <w:szCs w:val="21"/>
                  <w:rPrChange w:id="3079" w:author="..." w:date="2018-06-12T08:20:00Z">
                    <w:rPr>
                      <w:rFonts w:hint="eastAsia"/>
                    </w:rPr>
                  </w:rPrChange>
                </w:rPr>
                <w:t>包格式的字符串</w:t>
              </w:r>
            </w:ins>
          </w:p>
        </w:tc>
      </w:tr>
      <w:tr w:rsidR="00F76376" w:rsidTr="00F76376">
        <w:trPr>
          <w:trHeight w:val="359"/>
          <w:jc w:val="center"/>
        </w:trPr>
        <w:tc>
          <w:tcPr>
            <w:tcW w:w="2254" w:type="dxa"/>
            <w:tcPrChange w:id="3080"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81" w:author="..." w:date="2018-06-12T08:20:00Z">
                  <w:rPr/>
                </w:rPrChange>
              </w:rPr>
              <w:pPrChange w:id="3082" w:author="..." w:date="2018-06-12T08:20:00Z">
                <w:pPr/>
              </w:pPrChange>
            </w:pPr>
            <w:r>
              <w:rPr>
                <w:rFonts w:ascii="Times New Roman" w:eastAsia="宋体" w:hAnsi="Times New Roman" w:cs="Times New Roman" w:hint="eastAsia"/>
                <w:szCs w:val="21"/>
                <w:rPrChange w:id="3083" w:author="..." w:date="2018-06-12T08:20:00Z">
                  <w:rPr>
                    <w:rFonts w:hint="eastAsia"/>
                  </w:rPr>
                </w:rPrChange>
              </w:rPr>
              <w:t>非</w:t>
            </w:r>
            <w:r>
              <w:rPr>
                <w:rFonts w:ascii="Times New Roman" w:eastAsia="宋体" w:hAnsi="Times New Roman" w:cs="Times New Roman"/>
                <w:szCs w:val="21"/>
                <w:rPrChange w:id="3084" w:author="..." w:date="2018-06-12T08:20:00Z">
                  <w:rPr/>
                </w:rPrChange>
              </w:rPr>
              <w:t>Java</w:t>
            </w:r>
            <w:r>
              <w:rPr>
                <w:rFonts w:ascii="Times New Roman" w:eastAsia="宋体" w:hAnsi="Times New Roman" w:cs="Times New Roman" w:hint="eastAsia"/>
                <w:szCs w:val="21"/>
                <w:rPrChange w:id="3085" w:author="..." w:date="2018-06-12T08:20:00Z">
                  <w:rPr>
                    <w:rFonts w:hint="eastAsia"/>
                  </w:rPr>
                </w:rPrChange>
              </w:rPr>
              <w:t>包格式</w:t>
            </w:r>
          </w:p>
        </w:tc>
        <w:tc>
          <w:tcPr>
            <w:tcW w:w="4002" w:type="dxa"/>
            <w:tcPrChange w:id="3086" w:author="..." w:date="2018-06-12T08:21:00Z">
              <w:tcPr>
                <w:tcW w:w="2130" w:type="dxa"/>
              </w:tcPr>
            </w:tcPrChange>
          </w:tcPr>
          <w:p w:rsidR="00F76376" w:rsidRPr="00F76376" w:rsidRDefault="00793F6E">
            <w:pPr>
              <w:jc w:val="center"/>
              <w:rPr>
                <w:rFonts w:ascii="Times New Roman" w:eastAsia="宋体" w:hAnsi="Times New Roman" w:cs="Times New Roman"/>
                <w:szCs w:val="21"/>
                <w:rPrChange w:id="3087" w:author="..." w:date="2018-06-12T08:20:00Z">
                  <w:rPr/>
                </w:rPrChange>
              </w:rPr>
              <w:pPrChange w:id="3088" w:author="..." w:date="2018-06-12T08:20:00Z">
                <w:pPr/>
              </w:pPrChange>
            </w:pPr>
            <w:r>
              <w:rPr>
                <w:rFonts w:ascii="Times New Roman" w:eastAsia="宋体" w:hAnsi="Times New Roman" w:cs="Times New Roman" w:hint="eastAsia"/>
                <w:szCs w:val="21"/>
                <w:rPrChange w:id="3089" w:author="..." w:date="2018-06-12T08:20:00Z">
                  <w:rPr>
                    <w:rFonts w:hint="eastAsia"/>
                  </w:rPr>
                </w:rPrChange>
              </w:rPr>
              <w:t>安装失败</w:t>
            </w:r>
          </w:p>
        </w:tc>
        <w:tc>
          <w:tcPr>
            <w:tcW w:w="2804" w:type="dxa"/>
            <w:tcPrChange w:id="3090" w:author="..." w:date="2018-06-12T08:21:00Z">
              <w:tcPr>
                <w:tcW w:w="2131" w:type="dxa"/>
              </w:tcPr>
            </w:tcPrChange>
          </w:tcPr>
          <w:p w:rsidR="00F76376" w:rsidRPr="00F76376" w:rsidRDefault="00793F6E">
            <w:pPr>
              <w:jc w:val="center"/>
              <w:rPr>
                <w:rFonts w:ascii="Times New Roman" w:eastAsia="宋体" w:hAnsi="Times New Roman" w:cs="Times New Roman"/>
                <w:szCs w:val="21"/>
                <w:rPrChange w:id="3091" w:author="..." w:date="2018-06-12T08:20:00Z">
                  <w:rPr/>
                </w:rPrChange>
              </w:rPr>
              <w:pPrChange w:id="3092" w:author="..." w:date="2018-06-12T08:20:00Z">
                <w:pPr/>
              </w:pPrChange>
            </w:pPr>
            <w:ins w:id="3093" w:author="..." w:date="2018-06-12T08:19:00Z">
              <w:r>
                <w:rPr>
                  <w:rFonts w:ascii="Times New Roman" w:eastAsia="宋体" w:hAnsi="Times New Roman" w:cs="Times New Roman" w:hint="eastAsia"/>
                  <w:szCs w:val="21"/>
                  <w:rPrChange w:id="3094" w:author="..." w:date="2018-06-12T08:20:00Z">
                    <w:rPr>
                      <w:rFonts w:hint="eastAsia"/>
                    </w:rPr>
                  </w:rPrChange>
                </w:rPr>
                <w:t>不支持非</w:t>
              </w:r>
              <w:r>
                <w:rPr>
                  <w:rFonts w:ascii="Times New Roman" w:eastAsia="宋体" w:hAnsi="Times New Roman" w:cs="Times New Roman"/>
                  <w:szCs w:val="21"/>
                  <w:rPrChange w:id="3095" w:author="..." w:date="2018-06-12T08:20:00Z">
                    <w:rPr/>
                  </w:rPrChange>
                </w:rPr>
                <w:t>Java</w:t>
              </w:r>
              <w:r>
                <w:rPr>
                  <w:rFonts w:ascii="Times New Roman" w:eastAsia="宋体" w:hAnsi="Times New Roman" w:cs="Times New Roman" w:hint="eastAsia"/>
                  <w:szCs w:val="21"/>
                  <w:rPrChange w:id="3096" w:author="..." w:date="2018-06-12T08:20:00Z">
                    <w:rPr>
                      <w:rFonts w:hint="eastAsia"/>
                    </w:rPr>
                  </w:rPrChange>
                </w:rPr>
                <w:t>包字符串</w:t>
              </w:r>
            </w:ins>
          </w:p>
        </w:tc>
      </w:tr>
    </w:tbl>
    <w:p w:rsidR="00F76376" w:rsidRDefault="00F76376">
      <w:pPr>
        <w:rPr>
          <w:del w:id="3097" w:author="..." w:date="2018-06-12T08:21:00Z"/>
        </w:rPr>
      </w:pPr>
    </w:p>
    <w:p w:rsidR="00F76376" w:rsidRDefault="00793F6E">
      <w:pPr>
        <w:spacing w:line="400" w:lineRule="exact"/>
        <w:ind w:firstLineChars="200" w:firstLine="480"/>
        <w:rPr>
          <w:ins w:id="3098" w:author="Windows 用户" w:date="2018-06-12T19:37:00Z"/>
          <w:rFonts w:ascii="Times New Roman" w:eastAsia="宋体" w:hAnsi="Times New Roman" w:cs="Times New Roman"/>
          <w:sz w:val="24"/>
          <w:szCs w:val="24"/>
        </w:rPr>
        <w:pPrChange w:id="3099" w:author="..." w:date="2018-06-12T08:21:00Z">
          <w:pPr/>
        </w:pPrChange>
      </w:pPr>
      <w:r>
        <w:rPr>
          <w:rFonts w:ascii="Times New Roman" w:eastAsia="宋体" w:hAnsi="Times New Roman" w:cs="Times New Roman" w:hint="eastAsia"/>
          <w:sz w:val="24"/>
          <w:szCs w:val="24"/>
          <w:rPrChange w:id="3100" w:author="..." w:date="2018-06-12T08:21:00Z">
            <w:rPr>
              <w:rFonts w:hint="eastAsia"/>
            </w:rPr>
          </w:rPrChange>
        </w:rPr>
        <w:t>从该组测试用例中，可以总结如下规则：</w:t>
      </w:r>
    </w:p>
    <w:p w:rsidR="00272E9D" w:rsidRPr="00193A8D" w:rsidRDefault="00272E9D">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3101" w:author="Windows 用户" w:date="2018-06-12T19:37:00Z"/>
          <w:rFonts w:ascii="Times New Roman" w:eastAsia="宋体" w:hAnsi="Times New Roman" w:cs="Times New Roman"/>
          <w:szCs w:val="21"/>
        </w:rPr>
        <w:pPrChange w:id="3102" w:author="Windows 用户" w:date="2018-06-12T19:38:00Z">
          <w:pPr>
            <w:jc w:val="left"/>
          </w:pPr>
        </w:pPrChange>
      </w:pPr>
      <w:ins w:id="3103" w:author="Windows 用户" w:date="2018-06-12T19:37:00Z">
        <w:r w:rsidRPr="00193A8D">
          <w:rPr>
            <w:rFonts w:ascii="Times New Roman" w:eastAsia="宋体" w:hAnsi="Times New Roman" w:cs="Times New Roman" w:hint="eastAsia"/>
            <w:szCs w:val="21"/>
          </w:rPr>
          <w:t>规则</w:t>
        </w:r>
        <w:r w:rsidRPr="00193A8D">
          <w:rPr>
            <w:rFonts w:ascii="Times New Roman" w:eastAsia="宋体" w:hAnsi="Times New Roman" w:cs="Times New Roman"/>
            <w:szCs w:val="21"/>
          </w:rPr>
          <w:t>1</w:t>
        </w:r>
        <w:r w:rsidRPr="00193A8D">
          <w:rPr>
            <w:rFonts w:ascii="Times New Roman" w:eastAsia="宋体" w:hAnsi="Times New Roman" w:cs="Times New Roman" w:hint="eastAsia"/>
            <w:szCs w:val="21"/>
          </w:rPr>
          <w:t>：设置应用程序的</w:t>
        </w:r>
        <w:r w:rsidRPr="00193A8D">
          <w:rPr>
            <w:rFonts w:ascii="Times New Roman" w:eastAsia="宋体" w:hAnsi="Times New Roman" w:cs="Times New Roman"/>
            <w:szCs w:val="21"/>
          </w:rPr>
          <w:t>sharedUserID</w:t>
        </w:r>
        <w:r w:rsidRPr="00193A8D">
          <w:rPr>
            <w:rFonts w:ascii="Times New Roman" w:eastAsia="宋体" w:hAnsi="Times New Roman" w:cs="Times New Roman" w:hint="eastAsia"/>
            <w:szCs w:val="21"/>
          </w:rPr>
          <w:t>属性值时，必须遵守</w:t>
        </w:r>
        <w:r w:rsidRPr="00193A8D">
          <w:rPr>
            <w:rFonts w:ascii="Times New Roman" w:eastAsia="宋体" w:hAnsi="Times New Roman" w:cs="Times New Roman"/>
            <w:szCs w:val="21"/>
          </w:rPr>
          <w:t>Java</w:t>
        </w:r>
        <w:r w:rsidRPr="00193A8D">
          <w:rPr>
            <w:rFonts w:ascii="Times New Roman" w:eastAsia="宋体" w:hAnsi="Times New Roman" w:cs="Times New Roman" w:hint="eastAsia"/>
            <w:szCs w:val="21"/>
          </w:rPr>
          <w:t>包格式，否则出现安装错误。</w:t>
        </w:r>
      </w:ins>
    </w:p>
    <w:p w:rsidR="00272E9D" w:rsidRPr="00F76376" w:rsidRDefault="00272E9D">
      <w:pPr>
        <w:pBdr>
          <w:top w:val="single" w:sz="4" w:space="1" w:color="auto"/>
          <w:left w:val="single" w:sz="4" w:space="4" w:color="auto"/>
          <w:bottom w:val="single" w:sz="4" w:space="1" w:color="auto"/>
          <w:right w:val="single" w:sz="4" w:space="4" w:color="auto"/>
        </w:pBdr>
        <w:spacing w:line="240" w:lineRule="exact"/>
        <w:ind w:firstLineChars="200" w:firstLine="420"/>
        <w:rPr>
          <w:rFonts w:ascii="Times New Roman" w:eastAsia="宋体" w:hAnsi="Times New Roman" w:cs="Times New Roman"/>
          <w:sz w:val="24"/>
          <w:szCs w:val="24"/>
          <w:rPrChange w:id="3104" w:author="..." w:date="2018-06-12T08:21:00Z">
            <w:rPr/>
          </w:rPrChange>
        </w:rPr>
        <w:pPrChange w:id="3105" w:author="Windows 用户" w:date="2018-06-12T19:38:00Z">
          <w:pPr/>
        </w:pPrChange>
      </w:pPr>
      <w:ins w:id="3106" w:author="Windows 用户" w:date="2018-06-12T19:37: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2</w:t>
        </w:r>
        <w:r w:rsidRPr="00193A8D">
          <w:rPr>
            <w:rFonts w:ascii="Times New Roman" w:eastAsia="宋体" w:hAnsi="Times New Roman" w:cs="Times New Roman" w:hint="eastAsia"/>
            <w:szCs w:val="21"/>
          </w:rPr>
          <w:t>：设置应用程序的</w:t>
        </w:r>
        <w:r w:rsidRPr="00193A8D">
          <w:rPr>
            <w:rFonts w:ascii="Times New Roman" w:eastAsia="宋体" w:hAnsi="Times New Roman" w:cs="Times New Roman" w:hint="eastAsia"/>
            <w:szCs w:val="21"/>
          </w:rPr>
          <w:t>sharedUserID</w:t>
        </w:r>
        <w:r w:rsidRPr="00193A8D">
          <w:rPr>
            <w:rFonts w:ascii="Times New Roman" w:eastAsia="宋体" w:hAnsi="Times New Roman" w:cs="Times New Roman" w:hint="eastAsia"/>
            <w:szCs w:val="21"/>
          </w:rPr>
          <w:t>属性值时，如果值为空字符串，等价于没有设置</w:t>
        </w:r>
        <w:r w:rsidRPr="00193A8D">
          <w:rPr>
            <w:rFonts w:ascii="Times New Roman" w:eastAsia="宋体" w:hAnsi="Times New Roman" w:cs="Times New Roman" w:hint="eastAsia"/>
            <w:szCs w:val="21"/>
          </w:rPr>
          <w:t>sharedUserID</w:t>
        </w:r>
        <w:r w:rsidRPr="00193A8D">
          <w:rPr>
            <w:rFonts w:ascii="Times New Roman" w:eastAsia="宋体" w:hAnsi="Times New Roman" w:cs="Times New Roman" w:hint="eastAsia"/>
            <w:szCs w:val="21"/>
          </w:rPr>
          <w:t>，不对空字符串解析。</w:t>
        </w:r>
      </w:ins>
    </w:p>
    <w:tbl>
      <w:tblPr>
        <w:tblStyle w:val="a9"/>
        <w:tblW w:w="8741" w:type="dxa"/>
        <w:jc w:val="center"/>
        <w:tblLayout w:type="fixed"/>
        <w:tblLook w:val="04A0" w:firstRow="1" w:lastRow="0" w:firstColumn="1" w:lastColumn="0" w:noHBand="0" w:noVBand="1"/>
        <w:tblPrChange w:id="3107" w:author="Windows 用户" w:date="2018-06-12T19:24:00Z">
          <w:tblPr>
            <w:tblStyle w:val="a9"/>
            <w:tblW w:w="8522" w:type="dxa"/>
            <w:tblLayout w:type="fixed"/>
            <w:tblLook w:val="04A0" w:firstRow="1" w:lastRow="0" w:firstColumn="1" w:lastColumn="0" w:noHBand="0" w:noVBand="1"/>
          </w:tblPr>
        </w:tblPrChange>
      </w:tblPr>
      <w:tblGrid>
        <w:gridCol w:w="8741"/>
        <w:tblGridChange w:id="3108">
          <w:tblGrid>
            <w:gridCol w:w="8522"/>
          </w:tblGrid>
        </w:tblGridChange>
      </w:tblGrid>
      <w:tr w:rsidR="00F76376" w:rsidDel="00272E9D" w:rsidTr="003F5F3A">
        <w:trPr>
          <w:jc w:val="center"/>
          <w:del w:id="3109" w:author="Windows 用户" w:date="2018-06-12T19:37:00Z"/>
        </w:trPr>
        <w:tc>
          <w:tcPr>
            <w:tcW w:w="8741" w:type="dxa"/>
            <w:tcPrChange w:id="3110" w:author="Windows 用户" w:date="2018-06-12T19:24:00Z">
              <w:tcPr>
                <w:tcW w:w="8522" w:type="dxa"/>
              </w:tcPr>
            </w:tcPrChange>
          </w:tcPr>
          <w:p w:rsidR="00F76376" w:rsidRPr="00C5072C" w:rsidDel="00272E9D" w:rsidRDefault="00793F6E">
            <w:pPr>
              <w:jc w:val="left"/>
              <w:rPr>
                <w:ins w:id="3111" w:author="..." w:date="2018-06-12T08:27:00Z"/>
                <w:del w:id="3112" w:author="Windows 用户" w:date="2018-06-12T19:37:00Z"/>
                <w:rFonts w:ascii="Times New Roman" w:eastAsia="宋体" w:hAnsi="Times New Roman" w:cs="Times New Roman"/>
                <w:szCs w:val="21"/>
                <w:rPrChange w:id="3113" w:author="Windows 用户" w:date="2018-06-12T19:24:00Z">
                  <w:rPr>
                    <w:ins w:id="3114" w:author="..." w:date="2018-06-12T08:27:00Z"/>
                    <w:del w:id="3115" w:author="Windows 用户" w:date="2018-06-12T19:37:00Z"/>
                    <w:rFonts w:ascii="Times New Roman" w:eastAsia="宋体" w:hAnsi="Times New Roman" w:cs="Times New Roman"/>
                    <w:sz w:val="24"/>
                    <w:szCs w:val="24"/>
                  </w:rPr>
                </w:rPrChange>
              </w:rPr>
              <w:pPrChange w:id="3116" w:author="Windows 用户" w:date="2018-06-12T19:25:00Z">
                <w:pPr/>
              </w:pPrChange>
            </w:pPr>
            <w:del w:id="3117" w:author="Windows 用户" w:date="2018-06-12T19:37:00Z">
              <w:r w:rsidRPr="00C5072C" w:rsidDel="00272E9D">
                <w:rPr>
                  <w:rFonts w:ascii="Times New Roman" w:eastAsia="宋体" w:hAnsi="Times New Roman" w:cs="Times New Roman" w:hint="eastAsia"/>
                  <w:szCs w:val="21"/>
                  <w:rPrChange w:id="3118" w:author="Windows 用户" w:date="2018-06-12T19:24:00Z">
                    <w:rPr>
                      <w:rFonts w:hint="eastAsia"/>
                    </w:rPr>
                  </w:rPrChange>
                </w:rPr>
                <w:delText>规则</w:delText>
              </w:r>
              <w:r w:rsidRPr="00C5072C" w:rsidDel="00272E9D">
                <w:rPr>
                  <w:rFonts w:ascii="Times New Roman" w:eastAsia="宋体" w:hAnsi="Times New Roman" w:cs="Times New Roman"/>
                  <w:szCs w:val="21"/>
                  <w:rPrChange w:id="3119" w:author="Windows 用户" w:date="2018-06-12T19:24:00Z">
                    <w:rPr/>
                  </w:rPrChange>
                </w:rPr>
                <w:delText>1</w:delText>
              </w:r>
              <w:r w:rsidRPr="00C5072C" w:rsidDel="00272E9D">
                <w:rPr>
                  <w:rFonts w:ascii="Times New Roman" w:eastAsia="宋体" w:hAnsi="Times New Roman" w:cs="Times New Roman" w:hint="eastAsia"/>
                  <w:szCs w:val="21"/>
                  <w:rPrChange w:id="3120" w:author="Windows 用户" w:date="2018-06-12T19:24:00Z">
                    <w:rPr>
                      <w:rFonts w:hint="eastAsia"/>
                    </w:rPr>
                  </w:rPrChange>
                </w:rPr>
                <w:delText>：设置应用程序的</w:delText>
              </w:r>
              <w:r w:rsidRPr="00C5072C" w:rsidDel="00272E9D">
                <w:rPr>
                  <w:rFonts w:ascii="Times New Roman" w:eastAsia="宋体" w:hAnsi="Times New Roman" w:cs="Times New Roman"/>
                  <w:szCs w:val="21"/>
                  <w:rPrChange w:id="3121" w:author="Windows 用户" w:date="2018-06-12T19:24:00Z">
                    <w:rPr/>
                  </w:rPrChange>
                </w:rPr>
                <w:delText>sharedUserID</w:delText>
              </w:r>
              <w:r w:rsidRPr="00C5072C" w:rsidDel="00272E9D">
                <w:rPr>
                  <w:rFonts w:ascii="Times New Roman" w:eastAsia="宋体" w:hAnsi="Times New Roman" w:cs="Times New Roman" w:hint="eastAsia"/>
                  <w:szCs w:val="21"/>
                  <w:rPrChange w:id="3122" w:author="Windows 用户" w:date="2018-06-12T19:24:00Z">
                    <w:rPr>
                      <w:rFonts w:hint="eastAsia"/>
                    </w:rPr>
                  </w:rPrChange>
                </w:rPr>
                <w:delText>属性值时，必须遵守</w:delText>
              </w:r>
              <w:r w:rsidRPr="00C5072C" w:rsidDel="00272E9D">
                <w:rPr>
                  <w:rFonts w:ascii="Times New Roman" w:eastAsia="宋体" w:hAnsi="Times New Roman" w:cs="Times New Roman"/>
                  <w:szCs w:val="21"/>
                  <w:rPrChange w:id="3123" w:author="Windows 用户" w:date="2018-06-12T19:24:00Z">
                    <w:rPr/>
                  </w:rPrChange>
                </w:rPr>
                <w:delText>Java</w:delText>
              </w:r>
              <w:r w:rsidRPr="00C5072C" w:rsidDel="00272E9D">
                <w:rPr>
                  <w:rFonts w:ascii="Times New Roman" w:eastAsia="宋体" w:hAnsi="Times New Roman" w:cs="Times New Roman" w:hint="eastAsia"/>
                  <w:szCs w:val="21"/>
                  <w:rPrChange w:id="3124" w:author="Windows 用户" w:date="2018-06-12T19:24:00Z">
                    <w:rPr>
                      <w:rFonts w:hint="eastAsia"/>
                    </w:rPr>
                  </w:rPrChange>
                </w:rPr>
                <w:delText>包格式，否则出现安装错误。</w:delText>
              </w:r>
            </w:del>
          </w:p>
          <w:p w:rsidR="00F76376" w:rsidRPr="00F76376" w:rsidDel="00272E9D" w:rsidRDefault="00793F6E">
            <w:pPr>
              <w:jc w:val="left"/>
              <w:rPr>
                <w:del w:id="3125" w:author="Windows 用户" w:date="2018-06-12T19:37:00Z"/>
                <w:rFonts w:ascii="Times New Roman" w:eastAsia="宋体" w:hAnsi="Times New Roman" w:cs="Times New Roman"/>
                <w:sz w:val="24"/>
                <w:szCs w:val="24"/>
                <w:rPrChange w:id="3126" w:author="..." w:date="2018-06-12T08:21:00Z">
                  <w:rPr>
                    <w:del w:id="3127" w:author="Windows 用户" w:date="2018-06-12T19:37:00Z"/>
                  </w:rPr>
                </w:rPrChange>
              </w:rPr>
              <w:pPrChange w:id="3128" w:author="Windows 用户" w:date="2018-06-12T19:25:00Z">
                <w:pPr/>
              </w:pPrChange>
            </w:pPr>
            <w:ins w:id="3129" w:author="..." w:date="2018-06-12T08:27:00Z">
              <w:del w:id="3130" w:author="Windows 用户" w:date="2018-06-12T19:37:00Z">
                <w:r w:rsidRPr="00C5072C" w:rsidDel="00272E9D">
                  <w:rPr>
                    <w:rFonts w:ascii="Times New Roman" w:eastAsia="宋体" w:hAnsi="Times New Roman" w:cs="Times New Roman" w:hint="eastAsia"/>
                    <w:szCs w:val="21"/>
                    <w:rPrChange w:id="3131" w:author="Windows 用户" w:date="2018-06-12T19:24:00Z">
                      <w:rPr>
                        <w:rFonts w:ascii="Times New Roman" w:eastAsia="宋体" w:hAnsi="Times New Roman" w:cs="Times New Roman" w:hint="eastAsia"/>
                        <w:sz w:val="24"/>
                        <w:szCs w:val="24"/>
                      </w:rPr>
                    </w:rPrChange>
                  </w:rPr>
                  <w:delText>规则</w:delText>
                </w:r>
                <w:r w:rsidRPr="00C5072C" w:rsidDel="00272E9D">
                  <w:rPr>
                    <w:rFonts w:ascii="Times New Roman" w:eastAsia="宋体" w:hAnsi="Times New Roman" w:cs="Times New Roman"/>
                    <w:szCs w:val="21"/>
                    <w:rPrChange w:id="3132" w:author="Windows 用户" w:date="2018-06-12T19:24:00Z">
                      <w:rPr>
                        <w:rFonts w:ascii="Times New Roman" w:eastAsia="宋体" w:hAnsi="Times New Roman" w:cs="Times New Roman"/>
                        <w:sz w:val="24"/>
                        <w:szCs w:val="24"/>
                      </w:rPr>
                    </w:rPrChange>
                  </w:rPr>
                  <w:delText>2</w:delText>
                </w:r>
                <w:r w:rsidRPr="00C5072C" w:rsidDel="00272E9D">
                  <w:rPr>
                    <w:rFonts w:ascii="Times New Roman" w:eastAsia="宋体" w:hAnsi="Times New Roman" w:cs="Times New Roman" w:hint="eastAsia"/>
                    <w:szCs w:val="21"/>
                    <w:rPrChange w:id="3133" w:author="Windows 用户" w:date="2018-06-12T19:24:00Z">
                      <w:rPr>
                        <w:rFonts w:ascii="Times New Roman" w:eastAsia="宋体" w:hAnsi="Times New Roman" w:cs="Times New Roman" w:hint="eastAsia"/>
                        <w:sz w:val="24"/>
                        <w:szCs w:val="24"/>
                      </w:rPr>
                    </w:rPrChange>
                  </w:rPr>
                  <w:delText>：设置应用程序的</w:delText>
                </w:r>
                <w:r w:rsidRPr="00C5072C" w:rsidDel="00272E9D">
                  <w:rPr>
                    <w:rFonts w:ascii="Times New Roman" w:eastAsia="宋体" w:hAnsi="Times New Roman" w:cs="Times New Roman"/>
                    <w:szCs w:val="21"/>
                    <w:rPrChange w:id="3134" w:author="Windows 用户" w:date="2018-06-12T19:24:00Z">
                      <w:rPr>
                        <w:rFonts w:ascii="Times New Roman" w:eastAsia="宋体" w:hAnsi="Times New Roman" w:cs="Times New Roman"/>
                        <w:sz w:val="24"/>
                        <w:szCs w:val="24"/>
                      </w:rPr>
                    </w:rPrChange>
                  </w:rPr>
                  <w:delText>sharedU</w:delText>
                </w:r>
              </w:del>
            </w:ins>
            <w:ins w:id="3135" w:author="..." w:date="2018-06-12T08:28:00Z">
              <w:del w:id="3136" w:author="Windows 用户" w:date="2018-06-12T19:37:00Z">
                <w:r w:rsidRPr="00C5072C" w:rsidDel="00272E9D">
                  <w:rPr>
                    <w:rFonts w:ascii="Times New Roman" w:eastAsia="宋体" w:hAnsi="Times New Roman" w:cs="Times New Roman"/>
                    <w:szCs w:val="21"/>
                    <w:rPrChange w:id="3137" w:author="Windows 用户" w:date="2018-06-12T19:24:00Z">
                      <w:rPr>
                        <w:rFonts w:ascii="Times New Roman" w:eastAsia="宋体" w:hAnsi="Times New Roman" w:cs="Times New Roman"/>
                        <w:sz w:val="24"/>
                        <w:szCs w:val="24"/>
                      </w:rPr>
                    </w:rPrChange>
                  </w:rPr>
                  <w:delText>serID</w:delText>
                </w:r>
                <w:r w:rsidRPr="00C5072C" w:rsidDel="00272E9D">
                  <w:rPr>
                    <w:rFonts w:ascii="Times New Roman" w:eastAsia="宋体" w:hAnsi="Times New Roman" w:cs="Times New Roman" w:hint="eastAsia"/>
                    <w:szCs w:val="21"/>
                    <w:rPrChange w:id="3138" w:author="Windows 用户" w:date="2018-06-12T19:24:00Z">
                      <w:rPr>
                        <w:rFonts w:ascii="Times New Roman" w:eastAsia="宋体" w:hAnsi="Times New Roman" w:cs="Times New Roman" w:hint="eastAsia"/>
                        <w:sz w:val="24"/>
                        <w:szCs w:val="24"/>
                      </w:rPr>
                    </w:rPrChange>
                  </w:rPr>
                  <w:delText>属性值时，如果值为空字符串，等价于没有设置</w:delText>
                </w:r>
                <w:r w:rsidRPr="00C5072C" w:rsidDel="00272E9D">
                  <w:rPr>
                    <w:rFonts w:ascii="Times New Roman" w:eastAsia="宋体" w:hAnsi="Times New Roman" w:cs="Times New Roman"/>
                    <w:szCs w:val="21"/>
                    <w:rPrChange w:id="3139" w:author="Windows 用户" w:date="2018-06-12T19:24:00Z">
                      <w:rPr>
                        <w:rFonts w:ascii="Times New Roman" w:eastAsia="宋体" w:hAnsi="Times New Roman" w:cs="Times New Roman"/>
                        <w:sz w:val="24"/>
                        <w:szCs w:val="24"/>
                      </w:rPr>
                    </w:rPrChange>
                  </w:rPr>
                  <w:delText>sharedUserID</w:delText>
                </w:r>
                <w:r w:rsidRPr="00C5072C" w:rsidDel="00272E9D">
                  <w:rPr>
                    <w:rFonts w:ascii="Times New Roman" w:eastAsia="宋体" w:hAnsi="Times New Roman" w:cs="Times New Roman" w:hint="eastAsia"/>
                    <w:szCs w:val="21"/>
                    <w:rPrChange w:id="3140" w:author="Windows 用户" w:date="2018-06-12T19:24:00Z">
                      <w:rPr>
                        <w:rFonts w:ascii="Times New Roman" w:eastAsia="宋体" w:hAnsi="Times New Roman" w:cs="Times New Roman" w:hint="eastAsia"/>
                        <w:sz w:val="24"/>
                        <w:szCs w:val="24"/>
                      </w:rPr>
                    </w:rPrChange>
                  </w:rPr>
                  <w:delText>，不对</w:delText>
                </w:r>
              </w:del>
            </w:ins>
            <w:ins w:id="3141" w:author="..." w:date="2018-06-12T08:29:00Z">
              <w:del w:id="3142" w:author="Windows 用户" w:date="2018-06-12T19:37:00Z">
                <w:r w:rsidRPr="00C5072C" w:rsidDel="00272E9D">
                  <w:rPr>
                    <w:rFonts w:ascii="Times New Roman" w:eastAsia="宋体" w:hAnsi="Times New Roman" w:cs="Times New Roman" w:hint="eastAsia"/>
                    <w:szCs w:val="21"/>
                    <w:rPrChange w:id="3143" w:author="Windows 用户" w:date="2018-06-12T19:24:00Z">
                      <w:rPr>
                        <w:rFonts w:ascii="Times New Roman" w:eastAsia="宋体" w:hAnsi="Times New Roman" w:cs="Times New Roman" w:hint="eastAsia"/>
                        <w:sz w:val="24"/>
                        <w:szCs w:val="24"/>
                      </w:rPr>
                    </w:rPrChange>
                  </w:rPr>
                  <w:delText>空字符串解析。</w:delText>
                </w:r>
              </w:del>
            </w:ins>
          </w:p>
        </w:tc>
      </w:tr>
    </w:tbl>
    <w:p w:rsidR="00F76376" w:rsidRPr="008C3C47" w:rsidRDefault="00793F6E">
      <w:pPr>
        <w:autoSpaceDE w:val="0"/>
        <w:autoSpaceDN w:val="0"/>
        <w:adjustRightInd w:val="0"/>
        <w:spacing w:beforeLines="50" w:before="156" w:afterLines="50" w:after="156" w:line="400" w:lineRule="exact"/>
        <w:jc w:val="left"/>
        <w:outlineLvl w:val="2"/>
        <w:rPr>
          <w:del w:id="3144" w:author="..." w:date="2018-06-12T08:29:00Z"/>
          <w:rFonts w:ascii="Times New Roman" w:eastAsia="宋体" w:hAnsi="Times New Roman" w:cs="Times New Roman"/>
          <w:b/>
          <w:sz w:val="24"/>
          <w:szCs w:val="24"/>
          <w:shd w:val="clear" w:color="auto" w:fill="FFFFFF"/>
          <w:rPrChange w:id="3145" w:author="Windows 用户" w:date="2018-06-12T19:09:00Z">
            <w:rPr>
              <w:del w:id="3146" w:author="..." w:date="2018-06-12T08:29:00Z"/>
            </w:rPr>
          </w:rPrChange>
        </w:rPr>
        <w:pPrChange w:id="3147" w:author="Windows 用户" w:date="2018-06-12T19:09:00Z">
          <w:pPr/>
        </w:pPrChange>
      </w:pPr>
      <w:del w:id="3148" w:author="..." w:date="2018-06-12T08:29:00Z">
        <w:r w:rsidRPr="008C3C47">
          <w:rPr>
            <w:rFonts w:ascii="Times New Roman" w:eastAsia="宋体" w:hAnsi="Times New Roman" w:cs="Times New Roman" w:hint="eastAsia"/>
            <w:b/>
            <w:sz w:val="24"/>
            <w:szCs w:val="24"/>
            <w:shd w:val="clear" w:color="auto" w:fill="FFFFFF"/>
            <w:rPrChange w:id="3149" w:author="Windows 用户" w:date="2018-06-12T19:09:00Z">
              <w:rPr>
                <w:rFonts w:hint="eastAsia"/>
              </w:rPr>
            </w:rPrChange>
          </w:rPr>
          <w:delText>后面的测试都按照这个格式。对于较为复杂的，给出关键设置代码，对于简单的直接列个表格，把组合条件和结论说清楚就行。最后总结出若干规则。</w:delText>
        </w:r>
      </w:del>
    </w:p>
    <w:p w:rsidR="00F76376" w:rsidRPr="008C3C47" w:rsidRDefault="00F76376">
      <w:pPr>
        <w:autoSpaceDE w:val="0"/>
        <w:autoSpaceDN w:val="0"/>
        <w:adjustRightInd w:val="0"/>
        <w:spacing w:beforeLines="50" w:before="156" w:afterLines="50" w:after="156" w:line="400" w:lineRule="exact"/>
        <w:jc w:val="left"/>
        <w:outlineLvl w:val="2"/>
        <w:rPr>
          <w:del w:id="3150" w:author="..." w:date="2018-06-12T08:29:00Z"/>
          <w:rFonts w:ascii="Times New Roman" w:eastAsia="宋体" w:hAnsi="Times New Roman" w:cs="Times New Roman"/>
          <w:b/>
          <w:sz w:val="24"/>
          <w:szCs w:val="24"/>
          <w:shd w:val="clear" w:color="auto" w:fill="FFFFFF"/>
          <w:rPrChange w:id="3151" w:author="Windows 用户" w:date="2018-06-12T19:09:00Z">
            <w:rPr>
              <w:del w:id="3152" w:author="..." w:date="2018-06-12T08:29:00Z"/>
              <w:rFonts w:ascii="Times New Roman" w:hAnsi="Times New Roman" w:cs="Times New Roman"/>
            </w:rPr>
          </w:rPrChange>
        </w:rPr>
        <w:pPrChange w:id="3153" w:author="Windows 用户" w:date="2018-06-12T19:09:00Z">
          <w:pPr/>
        </w:pPrChange>
      </w:pPr>
    </w:p>
    <w:p w:rsidR="00F76376" w:rsidRPr="008C3C47" w:rsidRDefault="00793F6E">
      <w:pPr>
        <w:autoSpaceDE w:val="0"/>
        <w:autoSpaceDN w:val="0"/>
        <w:adjustRightInd w:val="0"/>
        <w:spacing w:beforeLines="50" w:before="156" w:afterLines="50" w:after="156" w:line="400" w:lineRule="exact"/>
        <w:jc w:val="left"/>
        <w:outlineLvl w:val="2"/>
        <w:rPr>
          <w:ins w:id="3154" w:author="..." w:date="2018-06-12T08:35:00Z"/>
          <w:rFonts w:ascii="Times New Roman" w:eastAsia="宋体" w:hAnsi="Times New Roman" w:cs="Times New Roman"/>
          <w:sz w:val="24"/>
          <w:szCs w:val="24"/>
          <w:shd w:val="clear" w:color="auto" w:fill="FFFFFF"/>
          <w:rPrChange w:id="3155" w:author="Windows 用户" w:date="2018-06-12T19:09:00Z">
            <w:rPr>
              <w:ins w:id="3156" w:author="..." w:date="2018-06-12T08:35:00Z"/>
              <w:rFonts w:ascii="Times New Roman" w:eastAsia="宋体" w:hAnsi="Times New Roman" w:cs="Times New Roman"/>
              <w:sz w:val="24"/>
              <w:szCs w:val="24"/>
            </w:rPr>
          </w:rPrChange>
        </w:rPr>
        <w:pPrChange w:id="3157" w:author="Windows 用户" w:date="2018-06-12T19:09:00Z">
          <w:pPr>
            <w:pStyle w:val="3"/>
          </w:pPr>
        </w:pPrChange>
      </w:pPr>
      <w:bookmarkStart w:id="3158" w:name="_Toc516102714"/>
      <w:bookmarkStart w:id="3159" w:name="_Toc516593057"/>
      <w:r w:rsidRPr="008C3C47">
        <w:rPr>
          <w:rFonts w:ascii="Times New Roman" w:eastAsia="宋体" w:hAnsi="Times New Roman" w:cs="Times New Roman"/>
          <w:b/>
          <w:sz w:val="24"/>
          <w:szCs w:val="24"/>
          <w:shd w:val="clear" w:color="auto" w:fill="FFFFFF"/>
          <w:rPrChange w:id="3160" w:author="Windows 用户" w:date="2018-06-12T19:09:00Z">
            <w:rPr/>
          </w:rPrChange>
        </w:rPr>
        <w:t xml:space="preserve">3.1.2 </w:t>
      </w:r>
      <w:r w:rsidRPr="008C3C47">
        <w:rPr>
          <w:rFonts w:ascii="Times New Roman" w:eastAsia="宋体" w:hAnsi="Times New Roman" w:cs="Times New Roman" w:hint="eastAsia"/>
          <w:b/>
          <w:sz w:val="24"/>
          <w:szCs w:val="24"/>
          <w:shd w:val="clear" w:color="auto" w:fill="FFFFFF"/>
          <w:rPrChange w:id="3161" w:author="Windows 用户" w:date="2018-06-12T19:09:00Z">
            <w:rPr>
              <w:rFonts w:hint="eastAsia"/>
            </w:rPr>
          </w:rPrChange>
        </w:rPr>
        <w:t>多个</w:t>
      </w:r>
      <w:r w:rsidRPr="008C3C47">
        <w:rPr>
          <w:rFonts w:ascii="Times New Roman" w:eastAsia="宋体" w:hAnsi="Times New Roman" w:cs="Times New Roman"/>
          <w:b/>
          <w:sz w:val="24"/>
          <w:szCs w:val="24"/>
          <w:shd w:val="clear" w:color="auto" w:fill="FFFFFF"/>
          <w:rPrChange w:id="3162" w:author="Windows 用户" w:date="2018-06-12T19:09:00Z">
            <w:rPr/>
          </w:rPrChange>
        </w:rPr>
        <w:t>APP</w:t>
      </w:r>
      <w:r w:rsidRPr="008C3C47">
        <w:rPr>
          <w:rFonts w:ascii="Times New Roman" w:eastAsia="宋体" w:hAnsi="Times New Roman" w:cs="Times New Roman" w:hint="eastAsia"/>
          <w:b/>
          <w:sz w:val="24"/>
          <w:szCs w:val="24"/>
          <w:shd w:val="clear" w:color="auto" w:fill="FFFFFF"/>
          <w:rPrChange w:id="3163" w:author="Windows 用户" w:date="2018-06-12T19:09:00Z">
            <w:rPr>
              <w:rFonts w:hint="eastAsia"/>
            </w:rPr>
          </w:rPrChange>
        </w:rPr>
        <w:t>共享用户</w:t>
      </w:r>
      <w:r w:rsidRPr="008C3C47">
        <w:rPr>
          <w:rFonts w:ascii="Times New Roman" w:eastAsia="宋体" w:hAnsi="Times New Roman" w:cs="Times New Roman"/>
          <w:b/>
          <w:sz w:val="24"/>
          <w:szCs w:val="24"/>
          <w:shd w:val="clear" w:color="auto" w:fill="FFFFFF"/>
          <w:rPrChange w:id="3164" w:author="Windows 用户" w:date="2018-06-12T19:09:00Z">
            <w:rPr/>
          </w:rPrChange>
        </w:rPr>
        <w:t>ID</w:t>
      </w:r>
      <w:bookmarkEnd w:id="3158"/>
      <w:bookmarkEnd w:id="3159"/>
    </w:p>
    <w:p w:rsidR="00F76376" w:rsidRPr="00F76376" w:rsidRDefault="00F76376">
      <w:pPr>
        <w:pStyle w:val="3"/>
        <w:spacing w:before="10" w:after="10" w:line="400" w:lineRule="exact"/>
        <w:jc w:val="left"/>
        <w:rPr>
          <w:del w:id="3165" w:author="..." w:date="2018-06-12T08:35:00Z"/>
          <w:rFonts w:ascii="Times New Roman" w:eastAsia="宋体" w:hAnsi="Times New Roman" w:cs="Times New Roman"/>
          <w:sz w:val="24"/>
          <w:szCs w:val="24"/>
          <w:rPrChange w:id="3166" w:author="..." w:date="2018-06-12T07:53:00Z">
            <w:rPr>
              <w:del w:id="3167" w:author="..." w:date="2018-06-12T08:35:00Z"/>
            </w:rPr>
          </w:rPrChange>
        </w:rPr>
        <w:pPrChange w:id="3168" w:author="..." w:date="2018-06-12T07:53:00Z">
          <w:pPr>
            <w:pStyle w:val="3"/>
          </w:pPr>
        </w:pPrChange>
      </w:pPr>
    </w:p>
    <w:p w:rsidR="00F76376" w:rsidRDefault="00793F6E">
      <w:pPr>
        <w:spacing w:line="400" w:lineRule="exact"/>
        <w:ind w:firstLineChars="200" w:firstLine="480"/>
        <w:rPr>
          <w:ins w:id="3169" w:author="..." w:date="2018-06-12T08:43:00Z"/>
          <w:rFonts w:ascii="Times New Roman" w:eastAsia="宋体" w:hAnsi="Times New Roman" w:cs="Times New Roman"/>
          <w:sz w:val="24"/>
          <w:szCs w:val="24"/>
        </w:rPr>
        <w:pPrChange w:id="3170" w:author="..." w:date="2018-06-12T08:47:00Z">
          <w:pPr/>
        </w:pPrChange>
      </w:pPr>
      <w:ins w:id="3171" w:author="..." w:date="2018-06-12T08:37:00Z">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3.1.1</w:t>
        </w:r>
        <w:r>
          <w:rPr>
            <w:rFonts w:ascii="Times New Roman" w:eastAsia="宋体" w:hAnsi="Times New Roman" w:cs="Times New Roman" w:hint="eastAsia"/>
            <w:sz w:val="24"/>
            <w:szCs w:val="24"/>
          </w:rPr>
          <w:t>的案例中知道</w:t>
        </w:r>
        <w:r>
          <w:rPr>
            <w:rFonts w:ascii="Times New Roman" w:eastAsia="宋体" w:hAnsi="Times New Roman" w:cs="Times New Roman" w:hint="eastAsia"/>
            <w:sz w:val="24"/>
            <w:szCs w:val="24"/>
          </w:rPr>
          <w:t>sharedUser</w:t>
        </w:r>
      </w:ins>
      <w:ins w:id="3172" w:author="..." w:date="2018-06-12T08:38:00Z">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属性值必须遵守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包格式。如果是多个</w:t>
        </w:r>
      </w:ins>
      <w:ins w:id="3173" w:author="..." w:date="2018-06-12T08:39:00Z">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设置相同的</w:t>
        </w:r>
        <w:r>
          <w:rPr>
            <w:rFonts w:ascii="Times New Roman" w:eastAsia="宋体" w:hAnsi="Times New Roman" w:cs="Times New Roman" w:hint="eastAsia"/>
            <w:sz w:val="24"/>
            <w:szCs w:val="24"/>
          </w:rPr>
          <w:t>sharedUserID</w:t>
        </w:r>
        <w:r>
          <w:rPr>
            <w:rFonts w:ascii="Times New Roman" w:eastAsia="宋体" w:hAnsi="Times New Roman" w:cs="Times New Roman" w:hint="eastAsia"/>
            <w:sz w:val="24"/>
            <w:szCs w:val="24"/>
          </w:rPr>
          <w:t>，</w:t>
        </w:r>
      </w:ins>
      <w:ins w:id="3174" w:author="..." w:date="2018-06-12T08:40:00Z">
        <w:r>
          <w:rPr>
            <w:rFonts w:ascii="Times New Roman" w:eastAsia="宋体" w:hAnsi="Times New Roman" w:cs="Times New Roman" w:hint="eastAsia"/>
            <w:sz w:val="24"/>
            <w:szCs w:val="24"/>
          </w:rPr>
          <w:t>官方文档中并没有给出详细的说明多个</w:t>
        </w:r>
        <w:r>
          <w:rPr>
            <w:rFonts w:ascii="Times New Roman" w:eastAsia="宋体" w:hAnsi="Times New Roman" w:cs="Times New Roman" w:hint="eastAsia"/>
            <w:sz w:val="24"/>
            <w:szCs w:val="24"/>
          </w:rPr>
          <w:t>APP</w:t>
        </w:r>
      </w:ins>
      <w:ins w:id="3175" w:author="..." w:date="2018-06-12T08:41:00Z">
        <w:r>
          <w:rPr>
            <w:rFonts w:ascii="Times New Roman" w:eastAsia="宋体" w:hAnsi="Times New Roman" w:cs="Times New Roman" w:hint="eastAsia"/>
            <w:sz w:val="24"/>
            <w:szCs w:val="24"/>
          </w:rPr>
          <w:t>间需要满足什么条件。本案例</w:t>
        </w:r>
      </w:ins>
      <w:ins w:id="3176" w:author="..." w:date="2018-06-12T08:42:00Z">
        <w:r>
          <w:rPr>
            <w:rFonts w:ascii="Times New Roman" w:eastAsia="宋体" w:hAnsi="Times New Roman" w:cs="Times New Roman" w:hint="eastAsia"/>
            <w:sz w:val="24"/>
            <w:szCs w:val="24"/>
          </w:rPr>
          <w:t>将对其需要满足的条件进行研究，</w:t>
        </w:r>
      </w:ins>
      <w:ins w:id="3177" w:author="..." w:date="2018-06-12T08:43:00Z">
        <w:r>
          <w:rPr>
            <w:rFonts w:ascii="Times New Roman" w:eastAsia="宋体" w:hAnsi="Times New Roman" w:cs="Times New Roman" w:hint="eastAsia"/>
            <w:sz w:val="24"/>
            <w:szCs w:val="24"/>
          </w:rPr>
          <w:t>对常见情况分为两种：</w:t>
        </w:r>
      </w:ins>
    </w:p>
    <w:p w:rsidR="00F76376" w:rsidRDefault="00793F6E">
      <w:pPr>
        <w:spacing w:line="400" w:lineRule="exact"/>
        <w:ind w:firstLineChars="200" w:firstLine="480"/>
        <w:rPr>
          <w:ins w:id="3178" w:author="..." w:date="2018-06-12T08:44:00Z"/>
          <w:rFonts w:ascii="Times New Roman" w:eastAsia="宋体" w:hAnsi="Times New Roman" w:cs="Times New Roman"/>
          <w:sz w:val="24"/>
          <w:szCs w:val="24"/>
        </w:rPr>
        <w:pPrChange w:id="3179" w:author="..." w:date="2018-06-12T08:47:00Z">
          <w:pPr/>
        </w:pPrChange>
      </w:pPr>
      <w:ins w:id="3180" w:author="..." w:date="2018-06-12T08:43:00Z">
        <w:r>
          <w:rPr>
            <w:rFonts w:ascii="Times New Roman" w:eastAsia="宋体" w:hAnsi="Times New Roman" w:cs="Times New Roman" w:hint="eastAsia"/>
            <w:sz w:val="24"/>
            <w:szCs w:val="24"/>
          </w:rPr>
          <w:t>①</w:t>
        </w:r>
      </w:ins>
      <w:ins w:id="3181" w:author="..." w:date="2018-06-12T08:44:00Z">
        <w:r>
          <w:rPr>
            <w:rFonts w:ascii="Times New Roman" w:eastAsia="宋体" w:hAnsi="Times New Roman" w:cs="Times New Roman" w:hint="eastAsia"/>
            <w:sz w:val="24"/>
            <w:szCs w:val="24"/>
          </w:rPr>
          <w:t>多个</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的签名不相同</w:t>
        </w:r>
      </w:ins>
      <w:ins w:id="3182" w:author="..." w:date="2018-06-12T08:46:00Z">
        <w:r>
          <w:rPr>
            <w:rFonts w:ascii="Times New Roman" w:eastAsia="宋体" w:hAnsi="Times New Roman" w:cs="Times New Roman" w:hint="eastAsia"/>
            <w:sz w:val="24"/>
            <w:szCs w:val="24"/>
          </w:rPr>
          <w:t>；</w:t>
        </w:r>
      </w:ins>
    </w:p>
    <w:p w:rsidR="00F76376" w:rsidRPr="00F76376" w:rsidRDefault="00793F6E">
      <w:pPr>
        <w:spacing w:line="400" w:lineRule="exact"/>
        <w:ind w:firstLineChars="200" w:firstLine="480"/>
        <w:rPr>
          <w:ins w:id="3183" w:author="..." w:date="2018-06-12T08:35:00Z"/>
          <w:rFonts w:ascii="Times New Roman" w:eastAsia="宋体" w:hAnsi="Times New Roman" w:cs="Times New Roman"/>
          <w:sz w:val="24"/>
          <w:szCs w:val="24"/>
          <w:rPrChange w:id="3184" w:author="..." w:date="2018-06-12T08:36:00Z">
            <w:rPr>
              <w:ins w:id="3185" w:author="..." w:date="2018-06-12T08:35:00Z"/>
              <w:rFonts w:ascii="Times New Roman" w:hAnsi="Times New Roman" w:cs="Times New Roman"/>
            </w:rPr>
          </w:rPrChange>
        </w:rPr>
        <w:pPrChange w:id="3186" w:author="..." w:date="2018-06-12T08:47:00Z">
          <w:pPr/>
        </w:pPrChange>
      </w:pPr>
      <w:ins w:id="3187" w:author="..." w:date="2018-06-12T08:44:00Z">
        <w:r>
          <w:rPr>
            <w:rFonts w:ascii="Times New Roman" w:eastAsia="宋体" w:hAnsi="Times New Roman" w:cs="Times New Roman" w:hint="eastAsia"/>
            <w:sz w:val="24"/>
            <w:szCs w:val="24"/>
          </w:rPr>
          <w:t>②多个</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的签名相同</w:t>
        </w:r>
      </w:ins>
      <w:ins w:id="3188" w:author="..." w:date="2018-06-12T08:46:00Z">
        <w:r>
          <w:rPr>
            <w:rFonts w:ascii="Times New Roman" w:eastAsia="宋体" w:hAnsi="Times New Roman" w:cs="Times New Roman" w:hint="eastAsia"/>
            <w:sz w:val="24"/>
            <w:szCs w:val="24"/>
          </w:rPr>
          <w:t>。</w:t>
        </w:r>
      </w:ins>
    </w:p>
    <w:p w:rsidR="00F76376" w:rsidRPr="00F76376" w:rsidRDefault="00793F6E">
      <w:pPr>
        <w:spacing w:line="400" w:lineRule="exact"/>
        <w:ind w:firstLineChars="200" w:firstLine="480"/>
        <w:rPr>
          <w:del w:id="3189" w:author="..." w:date="2018-06-12T08:47:00Z"/>
          <w:rFonts w:ascii="Times New Roman" w:eastAsia="宋体" w:hAnsi="Times New Roman" w:cs="Times New Roman"/>
          <w:sz w:val="24"/>
          <w:szCs w:val="24"/>
          <w:rPrChange w:id="3190" w:author="..." w:date="2018-06-12T08:47:00Z">
            <w:rPr>
              <w:del w:id="3191" w:author="..." w:date="2018-06-12T08:47:00Z"/>
              <w:rFonts w:ascii="Times New Roman" w:hAnsi="Times New Roman" w:cs="Times New Roman"/>
            </w:rPr>
          </w:rPrChange>
        </w:rPr>
        <w:pPrChange w:id="3192" w:author="..." w:date="2018-06-12T08:47:00Z">
          <w:pPr/>
        </w:pPrChange>
      </w:pPr>
      <w:ins w:id="3193" w:author="..." w:date="2018-06-12T08:46:00Z">
        <w:r>
          <w:rPr>
            <w:rFonts w:ascii="Times New Roman" w:eastAsia="宋体" w:hAnsi="Times New Roman" w:cs="Times New Roman" w:hint="eastAsia"/>
            <w:sz w:val="24"/>
            <w:szCs w:val="24"/>
            <w:rPrChange w:id="3194" w:author="..." w:date="2018-06-12T08:47:00Z">
              <w:rPr>
                <w:rFonts w:ascii="Times New Roman" w:hAnsi="Times New Roman" w:cs="Times New Roman" w:hint="eastAsia"/>
              </w:rPr>
            </w:rPrChange>
          </w:rPr>
          <w:t>针对以上两种情况，设计两个测试案例，</w:t>
        </w:r>
      </w:ins>
      <w:r>
        <w:rPr>
          <w:rFonts w:ascii="Times New Roman" w:eastAsia="宋体" w:hAnsi="Times New Roman" w:cs="Times New Roman" w:hint="eastAsia"/>
          <w:sz w:val="24"/>
          <w:szCs w:val="24"/>
          <w:rPrChange w:id="3195" w:author="..." w:date="2018-06-12T08:47:00Z">
            <w:rPr>
              <w:rFonts w:ascii="Times New Roman" w:hAnsi="Times New Roman" w:cs="Times New Roman" w:hint="eastAsia"/>
            </w:rPr>
          </w:rPrChange>
        </w:rPr>
        <w:t>设</w:t>
      </w:r>
      <w:r>
        <w:rPr>
          <w:rFonts w:ascii="Times New Roman" w:eastAsia="宋体" w:hAnsi="Times New Roman" w:cs="Times New Roman"/>
          <w:sz w:val="24"/>
          <w:szCs w:val="24"/>
          <w:rPrChange w:id="3196" w:author="..." w:date="2018-06-12T08:47:00Z">
            <w:rPr>
              <w:rFonts w:ascii="Times New Roman" w:hAnsi="Times New Roman" w:cs="Times New Roman"/>
            </w:rPr>
          </w:rPrChange>
        </w:rPr>
        <w:t>APP1</w:t>
      </w:r>
      <w:r>
        <w:rPr>
          <w:rFonts w:ascii="Times New Roman" w:eastAsia="宋体" w:hAnsi="Times New Roman" w:cs="Times New Roman" w:hint="eastAsia"/>
          <w:sz w:val="24"/>
          <w:szCs w:val="24"/>
          <w:rPrChange w:id="3197" w:author="..." w:date="2018-06-12T08:47:00Z">
            <w:rPr>
              <w:rFonts w:ascii="Times New Roman" w:hAnsi="Times New Roman" w:cs="Times New Roman" w:hint="eastAsia"/>
            </w:rPr>
          </w:rPrChange>
        </w:rPr>
        <w:t>和</w:t>
      </w:r>
      <w:r>
        <w:rPr>
          <w:rFonts w:ascii="Times New Roman" w:eastAsia="宋体" w:hAnsi="Times New Roman" w:cs="Times New Roman"/>
          <w:sz w:val="24"/>
          <w:szCs w:val="24"/>
          <w:rPrChange w:id="3198" w:author="..." w:date="2018-06-12T08:47:00Z">
            <w:rPr>
              <w:rFonts w:ascii="Times New Roman" w:hAnsi="Times New Roman" w:cs="Times New Roman"/>
            </w:rPr>
          </w:rPrChange>
        </w:rPr>
        <w:t>APP2</w:t>
      </w:r>
      <w:r>
        <w:rPr>
          <w:rFonts w:ascii="Times New Roman" w:eastAsia="宋体" w:hAnsi="Times New Roman" w:cs="Times New Roman" w:hint="eastAsia"/>
          <w:sz w:val="24"/>
          <w:szCs w:val="24"/>
          <w:rPrChange w:id="3199" w:author="..." w:date="2018-06-12T08:47:00Z">
            <w:rPr>
              <w:rFonts w:ascii="Times New Roman" w:hAnsi="Times New Roman" w:cs="Times New Roman" w:hint="eastAsia"/>
            </w:rPr>
          </w:rPrChange>
        </w:rPr>
        <w:t>是两个拟共享用户</w:t>
      </w:r>
      <w:r>
        <w:rPr>
          <w:rFonts w:ascii="Times New Roman" w:eastAsia="宋体" w:hAnsi="Times New Roman" w:cs="Times New Roman"/>
          <w:sz w:val="24"/>
          <w:szCs w:val="24"/>
          <w:rPrChange w:id="3200" w:author="..." w:date="2018-06-12T08:47:00Z">
            <w:rPr>
              <w:rFonts w:ascii="Times New Roman" w:hAnsi="Times New Roman" w:cs="Times New Roman"/>
            </w:rPr>
          </w:rPrChange>
        </w:rPr>
        <w:t>ID</w:t>
      </w:r>
      <w:r>
        <w:rPr>
          <w:rFonts w:ascii="Times New Roman" w:eastAsia="宋体" w:hAnsi="Times New Roman" w:cs="Times New Roman" w:hint="eastAsia"/>
          <w:sz w:val="24"/>
          <w:szCs w:val="24"/>
          <w:rPrChange w:id="3201" w:author="..." w:date="2018-06-12T08:47:00Z">
            <w:rPr>
              <w:rFonts w:ascii="Times New Roman" w:hAnsi="Times New Roman" w:cs="Times New Roman" w:hint="eastAsia"/>
            </w:rPr>
          </w:rPrChange>
        </w:rPr>
        <w:t>的应用程序。</w:t>
      </w:r>
    </w:p>
    <w:p w:rsidR="00F76376" w:rsidRDefault="00793F6E">
      <w:pPr>
        <w:spacing w:line="400" w:lineRule="exact"/>
        <w:ind w:firstLineChars="200" w:firstLine="480"/>
        <w:rPr>
          <w:ins w:id="3202" w:author="..." w:date="2018-06-12T09:00:00Z"/>
          <w:rFonts w:ascii="Times New Roman" w:eastAsia="宋体" w:hAnsi="Times New Roman" w:cs="Times New Roman"/>
          <w:sz w:val="24"/>
          <w:szCs w:val="24"/>
        </w:rPr>
        <w:pPrChange w:id="3203" w:author="..." w:date="2018-06-12T08:47:00Z">
          <w:pPr/>
        </w:pPrChange>
      </w:pPr>
      <w:r>
        <w:rPr>
          <w:rFonts w:ascii="Times New Roman" w:eastAsia="宋体" w:hAnsi="Times New Roman" w:cs="Times New Roman"/>
          <w:sz w:val="24"/>
          <w:szCs w:val="24"/>
          <w:rPrChange w:id="3204" w:author="..." w:date="2018-06-12T08:47:00Z">
            <w:rPr>
              <w:rFonts w:ascii="Times New Roman" w:hAnsi="Times New Roman" w:cs="Times New Roman"/>
            </w:rPr>
          </w:rPrChange>
        </w:rPr>
        <w:t>APP1.android:sharedUserId</w:t>
      </w:r>
      <w:r>
        <w:rPr>
          <w:rFonts w:ascii="Times New Roman" w:eastAsia="宋体" w:hAnsi="Times New Roman" w:cs="Times New Roman" w:hint="eastAsia"/>
          <w:sz w:val="24"/>
          <w:szCs w:val="24"/>
          <w:rPrChange w:id="3205" w:author="..." w:date="2018-06-12T08:47:00Z">
            <w:rPr>
              <w:rFonts w:ascii="Times New Roman" w:hAnsi="Times New Roman" w:cs="Times New Roman" w:hint="eastAsia"/>
            </w:rPr>
          </w:rPrChange>
        </w:rPr>
        <w:t>和</w:t>
      </w:r>
      <w:r>
        <w:rPr>
          <w:rFonts w:ascii="Times New Roman" w:eastAsia="宋体" w:hAnsi="Times New Roman" w:cs="Times New Roman"/>
          <w:sz w:val="24"/>
          <w:szCs w:val="24"/>
          <w:rPrChange w:id="3206" w:author="..." w:date="2018-06-12T08:47:00Z">
            <w:rPr>
              <w:rFonts w:ascii="Times New Roman" w:hAnsi="Times New Roman" w:cs="Times New Roman"/>
            </w:rPr>
          </w:rPrChange>
        </w:rPr>
        <w:t>APP</w:t>
      </w:r>
      <w:ins w:id="3207" w:author="..." w:date="2018-06-12T08:47:00Z">
        <w:r>
          <w:rPr>
            <w:rFonts w:ascii="Times New Roman" w:eastAsia="宋体" w:hAnsi="Times New Roman" w:cs="Times New Roman" w:hint="eastAsia"/>
            <w:sz w:val="24"/>
            <w:szCs w:val="24"/>
          </w:rPr>
          <w:t>2</w:t>
        </w:r>
      </w:ins>
      <w:del w:id="3208" w:author="..." w:date="2018-06-12T08:47:00Z">
        <w:r>
          <w:rPr>
            <w:rFonts w:ascii="Times New Roman" w:eastAsia="宋体" w:hAnsi="Times New Roman" w:cs="Times New Roman"/>
            <w:sz w:val="24"/>
            <w:szCs w:val="24"/>
            <w:rPrChange w:id="3209" w:author="..." w:date="2018-06-12T08:47:00Z">
              <w:rPr>
                <w:rFonts w:ascii="Times New Roman" w:hAnsi="Times New Roman" w:cs="Times New Roman"/>
              </w:rPr>
            </w:rPrChange>
          </w:rPr>
          <w:delText>1</w:delText>
        </w:r>
      </w:del>
      <w:r>
        <w:rPr>
          <w:rFonts w:ascii="Times New Roman" w:eastAsia="宋体" w:hAnsi="Times New Roman" w:cs="Times New Roman"/>
          <w:sz w:val="24"/>
          <w:szCs w:val="24"/>
          <w:rPrChange w:id="3210" w:author="..." w:date="2018-06-12T08:47:00Z">
            <w:rPr>
              <w:rFonts w:ascii="Times New Roman" w:hAnsi="Times New Roman" w:cs="Times New Roman"/>
            </w:rPr>
          </w:rPrChange>
        </w:rPr>
        <w:t>.android:sharedUserId</w:t>
      </w:r>
      <w:r>
        <w:rPr>
          <w:rFonts w:ascii="Times New Roman" w:eastAsia="宋体" w:hAnsi="Times New Roman" w:cs="Times New Roman" w:hint="eastAsia"/>
          <w:sz w:val="24"/>
          <w:szCs w:val="24"/>
          <w:rPrChange w:id="3211" w:author="..." w:date="2018-06-12T08:47:00Z">
            <w:rPr>
              <w:rFonts w:ascii="Times New Roman" w:hAnsi="Times New Roman" w:cs="Times New Roman" w:hint="eastAsia"/>
            </w:rPr>
          </w:rPrChange>
        </w:rPr>
        <w:t>的值都采用正确格式</w:t>
      </w:r>
      <w:del w:id="3212" w:author="..." w:date="2018-06-12T08:47:00Z">
        <w:r>
          <w:rPr>
            <w:rFonts w:ascii="Times New Roman" w:eastAsia="宋体" w:hAnsi="Times New Roman" w:cs="Times New Roman" w:hint="eastAsia"/>
            <w:sz w:val="24"/>
            <w:szCs w:val="24"/>
            <w:rPrChange w:id="3213" w:author="..." w:date="2018-06-12T08:47:00Z">
              <w:rPr>
                <w:rFonts w:ascii="Times New Roman" w:hAnsi="Times New Roman" w:cs="Times New Roman" w:hint="eastAsia"/>
              </w:rPr>
            </w:rPrChange>
          </w:rPr>
          <w:delText>，</w:delText>
        </w:r>
      </w:del>
      <w:r>
        <w:rPr>
          <w:rFonts w:ascii="Times New Roman" w:eastAsia="宋体" w:hAnsi="Times New Roman" w:cs="Times New Roman" w:hint="eastAsia"/>
          <w:sz w:val="24"/>
          <w:szCs w:val="24"/>
          <w:rPrChange w:id="3214" w:author="..." w:date="2018-06-12T08:47:00Z">
            <w:rPr>
              <w:rFonts w:ascii="Times New Roman" w:hAnsi="Times New Roman" w:cs="Times New Roman" w:hint="eastAsia"/>
            </w:rPr>
          </w:rPrChange>
        </w:rPr>
        <w:t>且取值相同。</w:t>
      </w:r>
      <w:ins w:id="3215" w:author="..." w:date="2018-06-12T08:51:00Z">
        <w:r>
          <w:rPr>
            <w:rFonts w:ascii="Times New Roman" w:eastAsia="宋体" w:hAnsi="Times New Roman" w:cs="Times New Roman" w:hint="eastAsia"/>
            <w:sz w:val="24"/>
            <w:szCs w:val="24"/>
          </w:rPr>
          <w:t>测试结果如表</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所示：</w:t>
        </w:r>
      </w:ins>
    </w:p>
    <w:p w:rsidR="00F76376" w:rsidRPr="00F76376" w:rsidRDefault="00793F6E">
      <w:pPr>
        <w:spacing w:afterLines="50" w:after="156" w:line="400" w:lineRule="exact"/>
        <w:jc w:val="center"/>
        <w:rPr>
          <w:ins w:id="3216" w:author="..." w:date="2018-06-12T08:51:00Z"/>
          <w:rFonts w:ascii="Times New Roman" w:eastAsia="宋体" w:hAnsi="Times New Roman" w:cs="Times New Roman"/>
          <w:b/>
          <w:bCs/>
          <w:szCs w:val="24"/>
          <w:rPrChange w:id="3217" w:author="..." w:date="2018-06-12T09:01:00Z">
            <w:rPr>
              <w:ins w:id="3218" w:author="..." w:date="2018-06-12T08:51:00Z"/>
              <w:rFonts w:ascii="Times New Roman" w:eastAsia="宋体" w:hAnsi="Times New Roman" w:cs="Times New Roman"/>
              <w:sz w:val="24"/>
              <w:szCs w:val="24"/>
            </w:rPr>
          </w:rPrChange>
        </w:rPr>
        <w:pPrChange w:id="3219" w:author="..." w:date="2018-06-12T09:01:00Z">
          <w:pPr/>
        </w:pPrChange>
      </w:pPr>
      <w:ins w:id="3220" w:author="..." w:date="2018-06-12T09:00:00Z">
        <w:r>
          <w:rPr>
            <w:rFonts w:ascii="Times New Roman" w:eastAsia="宋体" w:hAnsi="Times New Roman" w:cs="Times New Roman" w:hint="eastAsia"/>
            <w:b/>
            <w:bCs/>
            <w:szCs w:val="24"/>
            <w:rPrChange w:id="3221" w:author="..." w:date="2018-06-12T09:01:00Z">
              <w:rPr>
                <w:rFonts w:ascii="Times New Roman" w:eastAsia="宋体" w:hAnsi="Times New Roman" w:cs="Times New Roman" w:hint="eastAsia"/>
                <w:sz w:val="24"/>
                <w:szCs w:val="24"/>
              </w:rPr>
            </w:rPrChange>
          </w:rPr>
          <w:t>表</w:t>
        </w:r>
        <w:r>
          <w:rPr>
            <w:rFonts w:ascii="Times New Roman" w:eastAsia="宋体" w:hAnsi="Times New Roman" w:cs="Times New Roman"/>
            <w:b/>
            <w:bCs/>
            <w:szCs w:val="24"/>
            <w:rPrChange w:id="3222" w:author="..." w:date="2018-06-12T09:01:00Z">
              <w:rPr>
                <w:rFonts w:ascii="Times New Roman" w:eastAsia="宋体" w:hAnsi="Times New Roman" w:cs="Times New Roman"/>
                <w:sz w:val="24"/>
                <w:szCs w:val="24"/>
              </w:rPr>
            </w:rPrChange>
          </w:rPr>
          <w:t>3-2</w:t>
        </w:r>
      </w:ins>
      <w:ins w:id="3223" w:author="..." w:date="2018-06-12T09:01:00Z">
        <w:r>
          <w:rPr>
            <w:rFonts w:ascii="Times New Roman" w:eastAsia="宋体" w:hAnsi="Times New Roman" w:cs="Times New Roman"/>
            <w:b/>
            <w:bCs/>
            <w:szCs w:val="24"/>
            <w:rPrChange w:id="3224" w:author="..." w:date="2018-06-12T09:01:00Z">
              <w:rPr>
                <w:rFonts w:ascii="Times New Roman" w:eastAsia="宋体" w:hAnsi="Times New Roman" w:cs="Times New Roman"/>
                <w:sz w:val="24"/>
                <w:szCs w:val="24"/>
              </w:rPr>
            </w:rPrChange>
          </w:rPr>
          <w:t xml:space="preserve"> </w:t>
        </w:r>
        <w:r>
          <w:rPr>
            <w:rFonts w:ascii="Times New Roman" w:eastAsia="宋体" w:hAnsi="Times New Roman" w:cs="Times New Roman" w:hint="eastAsia"/>
            <w:b/>
            <w:bCs/>
            <w:szCs w:val="24"/>
            <w:rPrChange w:id="3225" w:author="..." w:date="2018-06-12T09:01:00Z">
              <w:rPr>
                <w:rFonts w:ascii="Times New Roman" w:eastAsia="宋体" w:hAnsi="Times New Roman" w:cs="Times New Roman" w:hint="eastAsia"/>
                <w:sz w:val="24"/>
                <w:szCs w:val="24"/>
              </w:rPr>
            </w:rPrChange>
          </w:rPr>
          <w:t>多个</w:t>
        </w:r>
        <w:r>
          <w:rPr>
            <w:rFonts w:ascii="Times New Roman" w:eastAsia="宋体" w:hAnsi="Times New Roman" w:cs="Times New Roman"/>
            <w:b/>
            <w:bCs/>
            <w:szCs w:val="24"/>
            <w:rPrChange w:id="3226" w:author="..." w:date="2018-06-12T09:01:00Z">
              <w:rPr>
                <w:rFonts w:ascii="Times New Roman" w:eastAsia="宋体" w:hAnsi="Times New Roman" w:cs="Times New Roman"/>
                <w:sz w:val="24"/>
                <w:szCs w:val="24"/>
              </w:rPr>
            </w:rPrChange>
          </w:rPr>
          <w:t>APP</w:t>
        </w:r>
        <w:r>
          <w:rPr>
            <w:rFonts w:ascii="Times New Roman" w:eastAsia="宋体" w:hAnsi="Times New Roman" w:cs="Times New Roman" w:hint="eastAsia"/>
            <w:b/>
            <w:bCs/>
            <w:szCs w:val="24"/>
            <w:rPrChange w:id="3227" w:author="..." w:date="2018-06-12T09:01:00Z">
              <w:rPr>
                <w:rFonts w:ascii="Times New Roman" w:eastAsia="宋体" w:hAnsi="Times New Roman" w:cs="Times New Roman" w:hint="eastAsia"/>
                <w:sz w:val="24"/>
                <w:szCs w:val="24"/>
              </w:rPr>
            </w:rPrChange>
          </w:rPr>
          <w:t>共享用户</w:t>
        </w:r>
        <w:r>
          <w:rPr>
            <w:rFonts w:ascii="Times New Roman" w:eastAsia="宋体" w:hAnsi="Times New Roman" w:cs="Times New Roman"/>
            <w:b/>
            <w:bCs/>
            <w:szCs w:val="24"/>
            <w:rPrChange w:id="3228" w:author="..." w:date="2018-06-12T09:01:00Z">
              <w:rPr>
                <w:rFonts w:ascii="Times New Roman" w:eastAsia="宋体" w:hAnsi="Times New Roman" w:cs="Times New Roman"/>
                <w:sz w:val="24"/>
                <w:szCs w:val="24"/>
              </w:rPr>
            </w:rPrChange>
          </w:rPr>
          <w:t>ID</w:t>
        </w:r>
        <w:r>
          <w:rPr>
            <w:rFonts w:ascii="Times New Roman" w:eastAsia="宋体" w:hAnsi="Times New Roman" w:cs="Times New Roman" w:hint="eastAsia"/>
            <w:b/>
            <w:bCs/>
            <w:szCs w:val="24"/>
            <w:rPrChange w:id="3229" w:author="..." w:date="2018-06-12T09:01:00Z">
              <w:rPr>
                <w:rFonts w:ascii="Times New Roman" w:eastAsia="宋体" w:hAnsi="Times New Roman" w:cs="Times New Roman" w:hint="eastAsia"/>
                <w:sz w:val="24"/>
                <w:szCs w:val="24"/>
              </w:rPr>
            </w:rPrChange>
          </w:rPr>
          <w:t>测试及结果</w:t>
        </w:r>
      </w:ins>
    </w:p>
    <w:tbl>
      <w:tblPr>
        <w:tblStyle w:val="a9"/>
        <w:tblW w:w="8200" w:type="dxa"/>
        <w:jc w:val="center"/>
        <w:tblLayout w:type="fixed"/>
        <w:tblLook w:val="04A0" w:firstRow="1" w:lastRow="0" w:firstColumn="1" w:lastColumn="0" w:noHBand="0" w:noVBand="1"/>
        <w:tblPrChange w:id="3230" w:author="..." w:date="2018-06-12T09:19:00Z">
          <w:tblPr>
            <w:tblStyle w:val="a9"/>
            <w:tblW w:w="7520" w:type="dxa"/>
            <w:tblLayout w:type="fixed"/>
            <w:tblLook w:val="04A0" w:firstRow="1" w:lastRow="0" w:firstColumn="1" w:lastColumn="0" w:noHBand="0" w:noVBand="1"/>
          </w:tblPr>
        </w:tblPrChange>
      </w:tblPr>
      <w:tblGrid>
        <w:gridCol w:w="2050"/>
        <w:gridCol w:w="2050"/>
        <w:gridCol w:w="2050"/>
        <w:gridCol w:w="2050"/>
        <w:tblGridChange w:id="3231">
          <w:tblGrid>
            <w:gridCol w:w="1880"/>
            <w:gridCol w:w="1880"/>
            <w:gridCol w:w="1880"/>
            <w:gridCol w:w="1880"/>
          </w:tblGrid>
        </w:tblGridChange>
      </w:tblGrid>
      <w:tr w:rsidR="00F76376" w:rsidTr="00F76376">
        <w:trPr>
          <w:trHeight w:val="462"/>
          <w:jc w:val="center"/>
          <w:ins w:id="3232" w:author="..." w:date="2018-06-12T08:52:00Z"/>
        </w:trPr>
        <w:tc>
          <w:tcPr>
            <w:tcW w:w="2050" w:type="dxa"/>
            <w:vAlign w:val="center"/>
            <w:tcPrChange w:id="3233" w:author="..." w:date="2018-06-12T09:19:00Z">
              <w:tcPr>
                <w:tcW w:w="1880" w:type="dxa"/>
              </w:tcPr>
            </w:tcPrChange>
          </w:tcPr>
          <w:p w:rsidR="00F76376" w:rsidRPr="00F76376" w:rsidRDefault="00793F6E">
            <w:pPr>
              <w:jc w:val="center"/>
              <w:rPr>
                <w:ins w:id="3234" w:author="..." w:date="2018-06-12T08:52:00Z"/>
                <w:b/>
                <w:szCs w:val="21"/>
                <w:rPrChange w:id="3235" w:author="..." w:date="2018-06-12T09:01:00Z">
                  <w:rPr>
                    <w:ins w:id="3236" w:author="..." w:date="2018-06-12T08:52:00Z"/>
                    <w:rFonts w:ascii="Times New Roman" w:eastAsia="宋体" w:hAnsi="Times New Roman" w:cs="Times New Roman"/>
                    <w:sz w:val="24"/>
                    <w:szCs w:val="24"/>
                  </w:rPr>
                </w:rPrChange>
              </w:rPr>
              <w:pPrChange w:id="3237" w:author="..." w:date="2018-06-12T09:01:00Z">
                <w:pPr>
                  <w:spacing w:line="400" w:lineRule="exact"/>
                </w:pPr>
              </w:pPrChange>
            </w:pPr>
            <w:ins w:id="3238" w:author="..." w:date="2018-06-12T08:52:00Z">
              <w:r>
                <w:rPr>
                  <w:rFonts w:hint="eastAsia"/>
                  <w:b/>
                  <w:szCs w:val="21"/>
                  <w:rPrChange w:id="3239" w:author="..." w:date="2018-06-12T09:01:00Z">
                    <w:rPr>
                      <w:rFonts w:ascii="Times New Roman" w:eastAsia="宋体" w:hAnsi="Times New Roman" w:cs="Times New Roman" w:hint="eastAsia"/>
                      <w:sz w:val="24"/>
                      <w:szCs w:val="24"/>
                    </w:rPr>
                  </w:rPrChange>
                </w:rPr>
                <w:t>签名</w:t>
              </w:r>
            </w:ins>
          </w:p>
        </w:tc>
        <w:tc>
          <w:tcPr>
            <w:tcW w:w="2050" w:type="dxa"/>
            <w:vAlign w:val="center"/>
            <w:tcPrChange w:id="3240" w:author="..." w:date="2018-06-12T09:19:00Z">
              <w:tcPr>
                <w:tcW w:w="1880" w:type="dxa"/>
              </w:tcPr>
            </w:tcPrChange>
          </w:tcPr>
          <w:p w:rsidR="00F76376" w:rsidRPr="00F76376" w:rsidRDefault="00793F6E">
            <w:pPr>
              <w:jc w:val="center"/>
              <w:rPr>
                <w:ins w:id="3241" w:author="..." w:date="2018-06-12T08:52:00Z"/>
                <w:b/>
                <w:szCs w:val="21"/>
                <w:rPrChange w:id="3242" w:author="..." w:date="2018-06-12T09:01:00Z">
                  <w:rPr>
                    <w:ins w:id="3243" w:author="..." w:date="2018-06-12T08:52:00Z"/>
                    <w:rFonts w:ascii="Times New Roman" w:eastAsia="宋体" w:hAnsi="Times New Roman" w:cs="Times New Roman"/>
                    <w:sz w:val="24"/>
                    <w:szCs w:val="24"/>
                  </w:rPr>
                </w:rPrChange>
              </w:rPr>
              <w:pPrChange w:id="3244" w:author="..." w:date="2018-06-12T09:01:00Z">
                <w:pPr>
                  <w:spacing w:line="400" w:lineRule="exact"/>
                </w:pPr>
              </w:pPrChange>
            </w:pPr>
            <w:ins w:id="3245" w:author="..." w:date="2018-06-12T08:52:00Z">
              <w:r>
                <w:rPr>
                  <w:b/>
                  <w:szCs w:val="21"/>
                  <w:rPrChange w:id="3246" w:author="..." w:date="2018-06-12T09:01:00Z">
                    <w:rPr>
                      <w:rFonts w:ascii="Times New Roman" w:eastAsia="宋体" w:hAnsi="Times New Roman" w:cs="Times New Roman"/>
                      <w:sz w:val="24"/>
                      <w:szCs w:val="24"/>
                    </w:rPr>
                  </w:rPrChange>
                </w:rPr>
                <w:t>APP</w:t>
              </w:r>
              <w:r>
                <w:rPr>
                  <w:rFonts w:hint="eastAsia"/>
                  <w:b/>
                  <w:szCs w:val="21"/>
                  <w:rPrChange w:id="3247" w:author="..." w:date="2018-06-12T09:01:00Z">
                    <w:rPr>
                      <w:rFonts w:ascii="Times New Roman" w:eastAsia="宋体" w:hAnsi="Times New Roman" w:cs="Times New Roman" w:hint="eastAsia"/>
                      <w:sz w:val="24"/>
                      <w:szCs w:val="24"/>
                    </w:rPr>
                  </w:rPrChange>
                </w:rPr>
                <w:t>编号</w:t>
              </w:r>
            </w:ins>
          </w:p>
        </w:tc>
        <w:tc>
          <w:tcPr>
            <w:tcW w:w="2050" w:type="dxa"/>
            <w:vAlign w:val="center"/>
            <w:tcPrChange w:id="3248" w:author="..." w:date="2018-06-12T09:19:00Z">
              <w:tcPr>
                <w:tcW w:w="1880" w:type="dxa"/>
              </w:tcPr>
            </w:tcPrChange>
          </w:tcPr>
          <w:p w:rsidR="00F76376" w:rsidRPr="00F76376" w:rsidRDefault="00793F6E">
            <w:pPr>
              <w:jc w:val="center"/>
              <w:rPr>
                <w:ins w:id="3249" w:author="..." w:date="2018-06-12T08:52:00Z"/>
                <w:b/>
                <w:szCs w:val="21"/>
                <w:rPrChange w:id="3250" w:author="..." w:date="2018-06-12T09:01:00Z">
                  <w:rPr>
                    <w:ins w:id="3251" w:author="..." w:date="2018-06-12T08:52:00Z"/>
                    <w:rFonts w:ascii="Times New Roman" w:eastAsia="宋体" w:hAnsi="Times New Roman" w:cs="Times New Roman"/>
                    <w:sz w:val="24"/>
                    <w:szCs w:val="24"/>
                  </w:rPr>
                </w:rPrChange>
              </w:rPr>
              <w:pPrChange w:id="3252" w:author="..." w:date="2018-06-12T09:01:00Z">
                <w:pPr>
                  <w:spacing w:line="400" w:lineRule="exact"/>
                </w:pPr>
              </w:pPrChange>
            </w:pPr>
            <w:ins w:id="3253" w:author="..." w:date="2018-06-12T08:53:00Z">
              <w:r>
                <w:rPr>
                  <w:rFonts w:hint="eastAsia"/>
                  <w:b/>
                  <w:szCs w:val="21"/>
                  <w:rPrChange w:id="3254" w:author="..." w:date="2018-06-12T09:01:00Z">
                    <w:rPr>
                      <w:rFonts w:ascii="Times New Roman" w:eastAsia="宋体" w:hAnsi="Times New Roman" w:cs="Times New Roman" w:hint="eastAsia"/>
                      <w:sz w:val="24"/>
                      <w:szCs w:val="24"/>
                    </w:rPr>
                  </w:rPrChange>
                </w:rPr>
                <w:t>测试结果</w:t>
              </w:r>
            </w:ins>
          </w:p>
        </w:tc>
        <w:tc>
          <w:tcPr>
            <w:tcW w:w="2050" w:type="dxa"/>
            <w:vAlign w:val="center"/>
            <w:tcPrChange w:id="3255" w:author="..." w:date="2018-06-12T09:19:00Z">
              <w:tcPr>
                <w:tcW w:w="1880" w:type="dxa"/>
              </w:tcPr>
            </w:tcPrChange>
          </w:tcPr>
          <w:p w:rsidR="00F76376" w:rsidRPr="00F76376" w:rsidRDefault="00793F6E">
            <w:pPr>
              <w:jc w:val="center"/>
              <w:rPr>
                <w:ins w:id="3256" w:author="..." w:date="2018-06-12T08:52:00Z"/>
                <w:b/>
                <w:szCs w:val="21"/>
                <w:rPrChange w:id="3257" w:author="..." w:date="2018-06-12T09:01:00Z">
                  <w:rPr>
                    <w:ins w:id="3258" w:author="..." w:date="2018-06-12T08:52:00Z"/>
                    <w:rFonts w:ascii="Times New Roman" w:eastAsia="宋体" w:hAnsi="Times New Roman" w:cs="Times New Roman"/>
                    <w:sz w:val="24"/>
                    <w:szCs w:val="24"/>
                  </w:rPr>
                </w:rPrChange>
              </w:rPr>
              <w:pPrChange w:id="3259" w:author="..." w:date="2018-06-12T09:01:00Z">
                <w:pPr>
                  <w:spacing w:line="400" w:lineRule="exact"/>
                </w:pPr>
              </w:pPrChange>
            </w:pPr>
            <w:ins w:id="3260" w:author="..." w:date="2018-06-12T08:53:00Z">
              <w:r>
                <w:rPr>
                  <w:rFonts w:hint="eastAsia"/>
                  <w:b/>
                  <w:szCs w:val="21"/>
                  <w:rPrChange w:id="3261" w:author="..." w:date="2018-06-12T09:01:00Z">
                    <w:rPr>
                      <w:rFonts w:ascii="Times New Roman" w:eastAsia="宋体" w:hAnsi="Times New Roman" w:cs="Times New Roman" w:hint="eastAsia"/>
                      <w:sz w:val="24"/>
                      <w:szCs w:val="24"/>
                    </w:rPr>
                  </w:rPrChange>
                </w:rPr>
                <w:t>说明</w:t>
              </w:r>
            </w:ins>
          </w:p>
        </w:tc>
      </w:tr>
      <w:tr w:rsidR="00F76376" w:rsidTr="00F76376">
        <w:trPr>
          <w:trHeight w:val="563"/>
          <w:jc w:val="center"/>
          <w:ins w:id="3262" w:author="..." w:date="2018-06-12T08:52:00Z"/>
        </w:trPr>
        <w:tc>
          <w:tcPr>
            <w:tcW w:w="2050" w:type="dxa"/>
            <w:vMerge w:val="restart"/>
            <w:vAlign w:val="center"/>
            <w:tcPrChange w:id="3263" w:author="..." w:date="2018-06-12T09:19:00Z">
              <w:tcPr>
                <w:tcW w:w="1880" w:type="dxa"/>
                <w:vMerge w:val="restart"/>
              </w:tcPr>
            </w:tcPrChange>
          </w:tcPr>
          <w:p w:rsidR="00F76376" w:rsidRPr="00F76376" w:rsidRDefault="00793F6E">
            <w:pPr>
              <w:jc w:val="center"/>
              <w:rPr>
                <w:ins w:id="3264" w:author="..." w:date="2018-06-12T08:52:00Z"/>
                <w:rFonts w:ascii="Times New Roman" w:eastAsia="宋体" w:hAnsi="Times New Roman" w:cs="Times New Roman"/>
                <w:szCs w:val="21"/>
                <w:rPrChange w:id="3265" w:author="..." w:date="2018-06-12T09:02:00Z">
                  <w:rPr>
                    <w:ins w:id="3266" w:author="..." w:date="2018-06-12T08:52:00Z"/>
                    <w:rFonts w:ascii="Times New Roman" w:eastAsia="宋体" w:hAnsi="Times New Roman" w:cs="Times New Roman"/>
                    <w:sz w:val="24"/>
                    <w:szCs w:val="24"/>
                  </w:rPr>
                </w:rPrChange>
              </w:rPr>
              <w:pPrChange w:id="3267" w:author="..." w:date="2018-06-12T09:02:00Z">
                <w:pPr>
                  <w:spacing w:line="400" w:lineRule="exact"/>
                </w:pPr>
              </w:pPrChange>
            </w:pPr>
            <w:ins w:id="3268" w:author="..." w:date="2018-06-12T08:55:00Z">
              <w:r>
                <w:rPr>
                  <w:rFonts w:ascii="Times New Roman" w:eastAsia="宋体" w:hAnsi="Times New Roman" w:cs="Times New Roman" w:hint="eastAsia"/>
                  <w:szCs w:val="21"/>
                  <w:rPrChange w:id="3269" w:author="..." w:date="2018-06-12T09:02:00Z">
                    <w:rPr>
                      <w:rFonts w:ascii="Times New Roman" w:eastAsia="宋体" w:hAnsi="Times New Roman" w:cs="Times New Roman" w:hint="eastAsia"/>
                      <w:sz w:val="24"/>
                      <w:szCs w:val="24"/>
                    </w:rPr>
                  </w:rPrChange>
                </w:rPr>
                <w:t>签名不相同</w:t>
              </w:r>
            </w:ins>
          </w:p>
        </w:tc>
        <w:tc>
          <w:tcPr>
            <w:tcW w:w="2050" w:type="dxa"/>
            <w:vAlign w:val="center"/>
            <w:tcPrChange w:id="3270" w:author="..." w:date="2018-06-12T09:19:00Z">
              <w:tcPr>
                <w:tcW w:w="1880" w:type="dxa"/>
              </w:tcPr>
            </w:tcPrChange>
          </w:tcPr>
          <w:p w:rsidR="00F76376" w:rsidRPr="00F76376" w:rsidRDefault="00793F6E">
            <w:pPr>
              <w:jc w:val="center"/>
              <w:rPr>
                <w:ins w:id="3271" w:author="..." w:date="2018-06-12T08:52:00Z"/>
                <w:rFonts w:ascii="Times New Roman" w:eastAsia="宋体" w:hAnsi="Times New Roman" w:cs="Times New Roman"/>
                <w:szCs w:val="21"/>
                <w:rPrChange w:id="3272" w:author="..." w:date="2018-06-12T09:02:00Z">
                  <w:rPr>
                    <w:ins w:id="3273" w:author="..." w:date="2018-06-12T08:52:00Z"/>
                    <w:rFonts w:ascii="Times New Roman" w:eastAsia="宋体" w:hAnsi="Times New Roman" w:cs="Times New Roman"/>
                    <w:sz w:val="24"/>
                    <w:szCs w:val="24"/>
                  </w:rPr>
                </w:rPrChange>
              </w:rPr>
              <w:pPrChange w:id="3274" w:author="..." w:date="2018-06-12T09:02:00Z">
                <w:pPr>
                  <w:spacing w:line="400" w:lineRule="exact"/>
                </w:pPr>
              </w:pPrChange>
            </w:pPr>
            <w:ins w:id="3275" w:author="..." w:date="2018-06-12T08:55:00Z">
              <w:r>
                <w:rPr>
                  <w:rFonts w:ascii="Times New Roman" w:eastAsia="宋体" w:hAnsi="Times New Roman" w:cs="Times New Roman"/>
                  <w:szCs w:val="21"/>
                  <w:rPrChange w:id="3276" w:author="..." w:date="2018-06-12T09:02:00Z">
                    <w:rPr>
                      <w:rFonts w:ascii="Times New Roman" w:eastAsia="宋体" w:hAnsi="Times New Roman" w:cs="Times New Roman"/>
                      <w:sz w:val="24"/>
                      <w:szCs w:val="24"/>
                    </w:rPr>
                  </w:rPrChange>
                </w:rPr>
                <w:t>APP1</w:t>
              </w:r>
            </w:ins>
          </w:p>
        </w:tc>
        <w:tc>
          <w:tcPr>
            <w:tcW w:w="2050" w:type="dxa"/>
            <w:vAlign w:val="center"/>
            <w:tcPrChange w:id="3277" w:author="..." w:date="2018-06-12T09:19:00Z">
              <w:tcPr>
                <w:tcW w:w="1880" w:type="dxa"/>
              </w:tcPr>
            </w:tcPrChange>
          </w:tcPr>
          <w:p w:rsidR="00F76376" w:rsidRPr="00F76376" w:rsidRDefault="00793F6E">
            <w:pPr>
              <w:jc w:val="center"/>
              <w:rPr>
                <w:ins w:id="3278" w:author="..." w:date="2018-06-12T08:52:00Z"/>
                <w:rFonts w:ascii="Times New Roman" w:eastAsia="宋体" w:hAnsi="Times New Roman" w:cs="Times New Roman"/>
                <w:szCs w:val="21"/>
                <w:rPrChange w:id="3279" w:author="..." w:date="2018-06-12T09:02:00Z">
                  <w:rPr>
                    <w:ins w:id="3280" w:author="..." w:date="2018-06-12T08:52:00Z"/>
                    <w:rFonts w:ascii="Times New Roman" w:eastAsia="宋体" w:hAnsi="Times New Roman" w:cs="Times New Roman"/>
                    <w:sz w:val="24"/>
                    <w:szCs w:val="24"/>
                  </w:rPr>
                </w:rPrChange>
              </w:rPr>
              <w:pPrChange w:id="3281" w:author="..." w:date="2018-06-12T09:02:00Z">
                <w:pPr>
                  <w:spacing w:line="400" w:lineRule="exact"/>
                </w:pPr>
              </w:pPrChange>
            </w:pPr>
            <w:ins w:id="3282" w:author="..." w:date="2018-06-12T08:55:00Z">
              <w:r>
                <w:rPr>
                  <w:rFonts w:ascii="Times New Roman" w:eastAsia="宋体" w:hAnsi="Times New Roman" w:cs="Times New Roman" w:hint="eastAsia"/>
                  <w:szCs w:val="21"/>
                  <w:rPrChange w:id="3283" w:author="..." w:date="2018-06-12T09:02:00Z">
                    <w:rPr>
                      <w:rFonts w:ascii="Times New Roman" w:eastAsia="宋体" w:hAnsi="Times New Roman" w:cs="Times New Roman" w:hint="eastAsia"/>
                      <w:sz w:val="24"/>
                      <w:szCs w:val="24"/>
                    </w:rPr>
                  </w:rPrChange>
                </w:rPr>
                <w:t>安装成功并运行</w:t>
              </w:r>
            </w:ins>
          </w:p>
        </w:tc>
        <w:tc>
          <w:tcPr>
            <w:tcW w:w="2050" w:type="dxa"/>
            <w:vMerge w:val="restart"/>
            <w:tcPrChange w:id="3284" w:author="..." w:date="2018-06-12T09:19:00Z">
              <w:tcPr>
                <w:tcW w:w="1880" w:type="dxa"/>
                <w:vMerge w:val="restart"/>
              </w:tcPr>
            </w:tcPrChange>
          </w:tcPr>
          <w:p w:rsidR="00F76376" w:rsidRPr="00F76376" w:rsidRDefault="00793F6E">
            <w:pPr>
              <w:jc w:val="left"/>
              <w:rPr>
                <w:ins w:id="3285" w:author="..." w:date="2018-06-12T08:52:00Z"/>
                <w:rFonts w:ascii="Times New Roman" w:eastAsia="宋体" w:hAnsi="Times New Roman" w:cs="Times New Roman"/>
                <w:szCs w:val="21"/>
                <w:rPrChange w:id="3286" w:author="..." w:date="2018-06-12T09:02:00Z">
                  <w:rPr>
                    <w:ins w:id="3287" w:author="..." w:date="2018-06-12T08:52:00Z"/>
                    <w:rFonts w:ascii="Times New Roman" w:eastAsia="宋体" w:hAnsi="Times New Roman" w:cs="Times New Roman"/>
                    <w:sz w:val="24"/>
                    <w:szCs w:val="24"/>
                  </w:rPr>
                </w:rPrChange>
              </w:rPr>
              <w:pPrChange w:id="3288" w:author="..." w:date="2018-06-12T09:18:00Z">
                <w:pPr>
                  <w:spacing w:line="400" w:lineRule="exact"/>
                </w:pPr>
              </w:pPrChange>
            </w:pPr>
            <w:ins w:id="3289" w:author="..." w:date="2018-06-12T08:58:00Z">
              <w:r>
                <w:rPr>
                  <w:rFonts w:ascii="Times New Roman" w:eastAsia="宋体" w:hAnsi="Times New Roman" w:cs="Times New Roman" w:hint="eastAsia"/>
                  <w:szCs w:val="21"/>
                  <w:rPrChange w:id="3290" w:author="..." w:date="2018-06-12T09:02:00Z">
                    <w:rPr>
                      <w:rFonts w:ascii="Times New Roman" w:eastAsia="宋体" w:hAnsi="Times New Roman" w:cs="Times New Roman" w:hint="eastAsia"/>
                      <w:sz w:val="24"/>
                      <w:szCs w:val="24"/>
                    </w:rPr>
                  </w:rPrChange>
                </w:rPr>
                <w:t>安装第</w:t>
              </w:r>
              <w:r>
                <w:rPr>
                  <w:rFonts w:ascii="Times New Roman" w:eastAsia="宋体" w:hAnsi="Times New Roman" w:cs="Times New Roman"/>
                  <w:szCs w:val="21"/>
                  <w:rPrChange w:id="3291" w:author="..." w:date="2018-06-12T09:02:00Z">
                    <w:rPr>
                      <w:rFonts w:ascii="Times New Roman" w:eastAsia="宋体" w:hAnsi="Times New Roman" w:cs="Times New Roman"/>
                      <w:sz w:val="24"/>
                      <w:szCs w:val="24"/>
                    </w:rPr>
                  </w:rPrChange>
                </w:rPr>
                <w:t>2</w:t>
              </w:r>
              <w:r>
                <w:rPr>
                  <w:rFonts w:ascii="Times New Roman" w:eastAsia="宋体" w:hAnsi="Times New Roman" w:cs="Times New Roman" w:hint="eastAsia"/>
                  <w:szCs w:val="21"/>
                  <w:rPrChange w:id="3292" w:author="..." w:date="2018-06-12T09:02:00Z">
                    <w:rPr>
                      <w:rFonts w:ascii="Times New Roman" w:eastAsia="宋体" w:hAnsi="Times New Roman" w:cs="Times New Roman" w:hint="eastAsia"/>
                      <w:sz w:val="24"/>
                      <w:szCs w:val="24"/>
                    </w:rPr>
                  </w:rPrChange>
                </w:rPr>
                <w:t>个</w:t>
              </w:r>
              <w:r>
                <w:rPr>
                  <w:rFonts w:ascii="Times New Roman" w:eastAsia="宋体" w:hAnsi="Times New Roman" w:cs="Times New Roman"/>
                  <w:szCs w:val="21"/>
                  <w:rPrChange w:id="3293" w:author="..." w:date="2018-06-12T09:02:00Z">
                    <w:rPr>
                      <w:rFonts w:ascii="Times New Roman" w:eastAsia="宋体" w:hAnsi="Times New Roman" w:cs="Times New Roman"/>
                      <w:sz w:val="24"/>
                      <w:szCs w:val="24"/>
                    </w:rPr>
                  </w:rPrChange>
                </w:rPr>
                <w:t>APP</w:t>
              </w:r>
              <w:r>
                <w:rPr>
                  <w:rFonts w:ascii="Times New Roman" w:eastAsia="宋体" w:hAnsi="Times New Roman" w:cs="Times New Roman" w:hint="eastAsia"/>
                  <w:szCs w:val="21"/>
                  <w:rPrChange w:id="3294" w:author="..." w:date="2018-06-12T09:02:00Z">
                    <w:rPr>
                      <w:rFonts w:ascii="Times New Roman" w:eastAsia="宋体" w:hAnsi="Times New Roman" w:cs="Times New Roman" w:hint="eastAsia"/>
                      <w:sz w:val="24"/>
                      <w:szCs w:val="24"/>
                    </w:rPr>
                  </w:rPrChange>
                </w:rPr>
                <w:t>会出错</w:t>
              </w:r>
            </w:ins>
            <w:ins w:id="3295" w:author="..." w:date="2018-06-12T08:59:00Z">
              <w:r>
                <w:rPr>
                  <w:rFonts w:ascii="Times New Roman" w:eastAsia="宋体" w:hAnsi="Times New Roman" w:cs="Times New Roman" w:hint="eastAsia"/>
                  <w:szCs w:val="21"/>
                  <w:rPrChange w:id="3296" w:author="..." w:date="2018-06-12T09:02:00Z">
                    <w:rPr>
                      <w:rFonts w:ascii="Times New Roman" w:eastAsia="宋体" w:hAnsi="Times New Roman" w:cs="Times New Roman" w:hint="eastAsia"/>
                      <w:sz w:val="24"/>
                      <w:szCs w:val="24"/>
                    </w:rPr>
                  </w:rPrChange>
                </w:rPr>
                <w:t>，两个</w:t>
              </w:r>
              <w:r>
                <w:rPr>
                  <w:rFonts w:ascii="Times New Roman" w:eastAsia="宋体" w:hAnsi="Times New Roman" w:cs="Times New Roman"/>
                  <w:szCs w:val="21"/>
                  <w:rPrChange w:id="3297" w:author="..." w:date="2018-06-12T09:02:00Z">
                    <w:rPr>
                      <w:rFonts w:ascii="Times New Roman" w:eastAsia="宋体" w:hAnsi="Times New Roman" w:cs="Times New Roman"/>
                      <w:sz w:val="24"/>
                      <w:szCs w:val="24"/>
                    </w:rPr>
                  </w:rPrChange>
                </w:rPr>
                <w:t>APP</w:t>
              </w:r>
              <w:r>
                <w:rPr>
                  <w:rFonts w:ascii="Times New Roman" w:eastAsia="宋体" w:hAnsi="Times New Roman" w:cs="Times New Roman" w:hint="eastAsia"/>
                  <w:szCs w:val="21"/>
                  <w:rPrChange w:id="3298" w:author="..." w:date="2018-06-12T09:02:00Z">
                    <w:rPr>
                      <w:rFonts w:ascii="Times New Roman" w:eastAsia="宋体" w:hAnsi="Times New Roman" w:cs="Times New Roman" w:hint="eastAsia"/>
                      <w:sz w:val="24"/>
                      <w:szCs w:val="24"/>
                    </w:rPr>
                  </w:rPrChange>
                </w:rPr>
                <w:t>只能同时安装</w:t>
              </w:r>
              <w:r>
                <w:rPr>
                  <w:rFonts w:ascii="Times New Roman" w:eastAsia="宋体" w:hAnsi="Times New Roman" w:cs="Times New Roman"/>
                  <w:szCs w:val="21"/>
                  <w:rPrChange w:id="3299" w:author="..." w:date="2018-06-12T09:02:00Z">
                    <w:rPr>
                      <w:rFonts w:ascii="Times New Roman" w:eastAsia="宋体" w:hAnsi="Times New Roman" w:cs="Times New Roman"/>
                      <w:sz w:val="24"/>
                      <w:szCs w:val="24"/>
                    </w:rPr>
                  </w:rPrChange>
                </w:rPr>
                <w:t>1</w:t>
              </w:r>
              <w:r>
                <w:rPr>
                  <w:rFonts w:ascii="Times New Roman" w:eastAsia="宋体" w:hAnsi="Times New Roman" w:cs="Times New Roman" w:hint="eastAsia"/>
                  <w:szCs w:val="21"/>
                  <w:rPrChange w:id="3300" w:author="..." w:date="2018-06-12T09:02:00Z">
                    <w:rPr>
                      <w:rFonts w:ascii="Times New Roman" w:eastAsia="宋体" w:hAnsi="Times New Roman" w:cs="Times New Roman" w:hint="eastAsia"/>
                      <w:sz w:val="24"/>
                      <w:szCs w:val="24"/>
                    </w:rPr>
                  </w:rPrChange>
                </w:rPr>
                <w:t>个</w:t>
              </w:r>
            </w:ins>
          </w:p>
        </w:tc>
      </w:tr>
      <w:tr w:rsidR="00F76376" w:rsidTr="00F76376">
        <w:trPr>
          <w:trHeight w:val="462"/>
          <w:jc w:val="center"/>
          <w:ins w:id="3301" w:author="..." w:date="2018-06-12T08:52:00Z"/>
        </w:trPr>
        <w:tc>
          <w:tcPr>
            <w:tcW w:w="2050" w:type="dxa"/>
            <w:vMerge/>
            <w:vAlign w:val="center"/>
            <w:tcPrChange w:id="3302" w:author="..." w:date="2018-06-12T09:19:00Z">
              <w:tcPr>
                <w:tcW w:w="1880" w:type="dxa"/>
                <w:vMerge/>
              </w:tcPr>
            </w:tcPrChange>
          </w:tcPr>
          <w:p w:rsidR="00F76376" w:rsidRPr="00F76376" w:rsidRDefault="00F76376">
            <w:pPr>
              <w:jc w:val="center"/>
              <w:rPr>
                <w:ins w:id="3303" w:author="..." w:date="2018-06-12T08:52:00Z"/>
                <w:rFonts w:ascii="Times New Roman" w:eastAsia="宋体" w:hAnsi="Times New Roman" w:cs="Times New Roman"/>
                <w:szCs w:val="21"/>
                <w:rPrChange w:id="3304" w:author="..." w:date="2018-06-12T09:02:00Z">
                  <w:rPr>
                    <w:ins w:id="3305" w:author="..." w:date="2018-06-12T08:52:00Z"/>
                    <w:rFonts w:ascii="Times New Roman" w:eastAsia="宋体" w:hAnsi="Times New Roman" w:cs="Times New Roman"/>
                    <w:sz w:val="24"/>
                    <w:szCs w:val="24"/>
                  </w:rPr>
                </w:rPrChange>
              </w:rPr>
              <w:pPrChange w:id="3306" w:author="..." w:date="2018-06-12T09:02:00Z">
                <w:pPr>
                  <w:spacing w:line="400" w:lineRule="exact"/>
                </w:pPr>
              </w:pPrChange>
            </w:pPr>
          </w:p>
        </w:tc>
        <w:tc>
          <w:tcPr>
            <w:tcW w:w="2050" w:type="dxa"/>
            <w:vAlign w:val="center"/>
            <w:tcPrChange w:id="3307" w:author="..." w:date="2018-06-12T09:19:00Z">
              <w:tcPr>
                <w:tcW w:w="1880" w:type="dxa"/>
              </w:tcPr>
            </w:tcPrChange>
          </w:tcPr>
          <w:p w:rsidR="00F76376" w:rsidRPr="00F76376" w:rsidRDefault="00793F6E">
            <w:pPr>
              <w:jc w:val="center"/>
              <w:rPr>
                <w:ins w:id="3308" w:author="..." w:date="2018-06-12T08:52:00Z"/>
                <w:rFonts w:ascii="Times New Roman" w:eastAsia="宋体" w:hAnsi="Times New Roman" w:cs="Times New Roman"/>
                <w:szCs w:val="21"/>
                <w:rPrChange w:id="3309" w:author="..." w:date="2018-06-12T09:02:00Z">
                  <w:rPr>
                    <w:ins w:id="3310" w:author="..." w:date="2018-06-12T08:52:00Z"/>
                    <w:rFonts w:ascii="Times New Roman" w:eastAsia="宋体" w:hAnsi="Times New Roman" w:cs="Times New Roman"/>
                    <w:sz w:val="24"/>
                    <w:szCs w:val="24"/>
                  </w:rPr>
                </w:rPrChange>
              </w:rPr>
              <w:pPrChange w:id="3311" w:author="..." w:date="2018-06-12T09:02:00Z">
                <w:pPr>
                  <w:spacing w:line="400" w:lineRule="exact"/>
                </w:pPr>
              </w:pPrChange>
            </w:pPr>
            <w:ins w:id="3312" w:author="..." w:date="2018-06-12T08:55:00Z">
              <w:r>
                <w:rPr>
                  <w:rFonts w:ascii="Times New Roman" w:eastAsia="宋体" w:hAnsi="Times New Roman" w:cs="Times New Roman"/>
                  <w:szCs w:val="21"/>
                  <w:rPrChange w:id="3313" w:author="..." w:date="2018-06-12T09:02:00Z">
                    <w:rPr>
                      <w:rFonts w:ascii="Times New Roman" w:eastAsia="宋体" w:hAnsi="Times New Roman" w:cs="Times New Roman"/>
                      <w:sz w:val="24"/>
                      <w:szCs w:val="24"/>
                    </w:rPr>
                  </w:rPrChange>
                </w:rPr>
                <w:t>APP2</w:t>
              </w:r>
            </w:ins>
          </w:p>
        </w:tc>
        <w:tc>
          <w:tcPr>
            <w:tcW w:w="2050" w:type="dxa"/>
            <w:vAlign w:val="center"/>
            <w:tcPrChange w:id="3314" w:author="..." w:date="2018-06-12T09:19:00Z">
              <w:tcPr>
                <w:tcW w:w="1880" w:type="dxa"/>
              </w:tcPr>
            </w:tcPrChange>
          </w:tcPr>
          <w:p w:rsidR="00F76376" w:rsidRPr="00F76376" w:rsidRDefault="00793F6E">
            <w:pPr>
              <w:jc w:val="center"/>
              <w:rPr>
                <w:ins w:id="3315" w:author="..." w:date="2018-06-12T08:52:00Z"/>
                <w:rFonts w:ascii="Times New Roman" w:eastAsia="宋体" w:hAnsi="Times New Roman" w:cs="Times New Roman"/>
                <w:szCs w:val="21"/>
                <w:rPrChange w:id="3316" w:author="..." w:date="2018-06-12T09:02:00Z">
                  <w:rPr>
                    <w:ins w:id="3317" w:author="..." w:date="2018-06-12T08:52:00Z"/>
                    <w:rFonts w:ascii="Times New Roman" w:eastAsia="宋体" w:hAnsi="Times New Roman" w:cs="Times New Roman"/>
                    <w:sz w:val="24"/>
                    <w:szCs w:val="24"/>
                  </w:rPr>
                </w:rPrChange>
              </w:rPr>
              <w:pPrChange w:id="3318" w:author="..." w:date="2018-06-12T09:02:00Z">
                <w:pPr>
                  <w:spacing w:line="400" w:lineRule="exact"/>
                </w:pPr>
              </w:pPrChange>
            </w:pPr>
            <w:ins w:id="3319" w:author="..." w:date="2018-06-12T08:56:00Z">
              <w:r>
                <w:rPr>
                  <w:rFonts w:ascii="Times New Roman" w:eastAsia="宋体" w:hAnsi="Times New Roman" w:cs="Times New Roman" w:hint="eastAsia"/>
                  <w:szCs w:val="21"/>
                  <w:rPrChange w:id="3320" w:author="..." w:date="2018-06-12T09:02:00Z">
                    <w:rPr>
                      <w:rFonts w:ascii="Times New Roman" w:eastAsia="宋体" w:hAnsi="Times New Roman" w:cs="Times New Roman" w:hint="eastAsia"/>
                      <w:sz w:val="24"/>
                      <w:szCs w:val="24"/>
                    </w:rPr>
                  </w:rPrChange>
                </w:rPr>
                <w:t>安装失败</w:t>
              </w:r>
            </w:ins>
          </w:p>
        </w:tc>
        <w:tc>
          <w:tcPr>
            <w:tcW w:w="2050" w:type="dxa"/>
            <w:vMerge/>
            <w:tcPrChange w:id="3321" w:author="..." w:date="2018-06-12T09:19:00Z">
              <w:tcPr>
                <w:tcW w:w="1880" w:type="dxa"/>
                <w:vMerge/>
              </w:tcPr>
            </w:tcPrChange>
          </w:tcPr>
          <w:p w:rsidR="00F76376" w:rsidRPr="00F76376" w:rsidRDefault="00F76376">
            <w:pPr>
              <w:jc w:val="left"/>
              <w:rPr>
                <w:ins w:id="3322" w:author="..." w:date="2018-06-12T08:52:00Z"/>
                <w:rFonts w:ascii="Times New Roman" w:eastAsia="宋体" w:hAnsi="Times New Roman" w:cs="Times New Roman"/>
                <w:szCs w:val="21"/>
                <w:rPrChange w:id="3323" w:author="..." w:date="2018-06-12T09:02:00Z">
                  <w:rPr>
                    <w:ins w:id="3324" w:author="..." w:date="2018-06-12T08:52:00Z"/>
                    <w:rFonts w:ascii="Times New Roman" w:eastAsia="宋体" w:hAnsi="Times New Roman" w:cs="Times New Roman"/>
                    <w:sz w:val="24"/>
                    <w:szCs w:val="24"/>
                  </w:rPr>
                </w:rPrChange>
              </w:rPr>
              <w:pPrChange w:id="3325" w:author="..." w:date="2018-06-12T09:18:00Z">
                <w:pPr>
                  <w:spacing w:line="400" w:lineRule="exact"/>
                </w:pPr>
              </w:pPrChange>
            </w:pPr>
          </w:p>
        </w:tc>
      </w:tr>
      <w:tr w:rsidR="00F76376" w:rsidTr="00F76376">
        <w:trPr>
          <w:trHeight w:val="462"/>
          <w:jc w:val="center"/>
          <w:ins w:id="3326" w:author="..." w:date="2018-06-12T08:53:00Z"/>
        </w:trPr>
        <w:tc>
          <w:tcPr>
            <w:tcW w:w="2050" w:type="dxa"/>
            <w:vMerge w:val="restart"/>
            <w:vAlign w:val="center"/>
            <w:tcPrChange w:id="3327" w:author="..." w:date="2018-06-12T09:19:00Z">
              <w:tcPr>
                <w:tcW w:w="1880" w:type="dxa"/>
                <w:vMerge w:val="restart"/>
              </w:tcPr>
            </w:tcPrChange>
          </w:tcPr>
          <w:p w:rsidR="00F76376" w:rsidRPr="00F76376" w:rsidRDefault="00793F6E">
            <w:pPr>
              <w:jc w:val="center"/>
              <w:rPr>
                <w:ins w:id="3328" w:author="..." w:date="2018-06-12T08:53:00Z"/>
                <w:rFonts w:ascii="Times New Roman" w:eastAsia="宋体" w:hAnsi="Times New Roman" w:cs="Times New Roman"/>
                <w:szCs w:val="21"/>
                <w:rPrChange w:id="3329" w:author="..." w:date="2018-06-12T09:02:00Z">
                  <w:rPr>
                    <w:ins w:id="3330" w:author="..." w:date="2018-06-12T08:53:00Z"/>
                    <w:rFonts w:ascii="Times New Roman" w:eastAsia="宋体" w:hAnsi="Times New Roman" w:cs="Times New Roman"/>
                    <w:sz w:val="24"/>
                    <w:szCs w:val="24"/>
                  </w:rPr>
                </w:rPrChange>
              </w:rPr>
              <w:pPrChange w:id="3331" w:author="..." w:date="2018-06-12T09:02:00Z">
                <w:pPr>
                  <w:spacing w:line="400" w:lineRule="exact"/>
                </w:pPr>
              </w:pPrChange>
            </w:pPr>
            <w:ins w:id="3332" w:author="..." w:date="2018-06-12T08:55:00Z">
              <w:r>
                <w:rPr>
                  <w:rFonts w:ascii="Times New Roman" w:eastAsia="宋体" w:hAnsi="Times New Roman" w:cs="Times New Roman" w:hint="eastAsia"/>
                  <w:szCs w:val="21"/>
                  <w:rPrChange w:id="3333" w:author="..." w:date="2018-06-12T09:02:00Z">
                    <w:rPr>
                      <w:rFonts w:ascii="Times New Roman" w:eastAsia="宋体" w:hAnsi="Times New Roman" w:cs="Times New Roman" w:hint="eastAsia"/>
                      <w:sz w:val="24"/>
                      <w:szCs w:val="24"/>
                    </w:rPr>
                  </w:rPrChange>
                </w:rPr>
                <w:t>签名相同</w:t>
              </w:r>
            </w:ins>
          </w:p>
        </w:tc>
        <w:tc>
          <w:tcPr>
            <w:tcW w:w="2050" w:type="dxa"/>
            <w:vAlign w:val="center"/>
            <w:tcPrChange w:id="3334" w:author="..." w:date="2018-06-12T09:19:00Z">
              <w:tcPr>
                <w:tcW w:w="1880" w:type="dxa"/>
              </w:tcPr>
            </w:tcPrChange>
          </w:tcPr>
          <w:p w:rsidR="00F76376" w:rsidRPr="00F76376" w:rsidRDefault="00793F6E">
            <w:pPr>
              <w:jc w:val="center"/>
              <w:rPr>
                <w:ins w:id="3335" w:author="..." w:date="2018-06-12T08:53:00Z"/>
                <w:rFonts w:ascii="Times New Roman" w:eastAsia="宋体" w:hAnsi="Times New Roman" w:cs="Times New Roman"/>
                <w:szCs w:val="21"/>
                <w:rPrChange w:id="3336" w:author="..." w:date="2018-06-12T09:02:00Z">
                  <w:rPr>
                    <w:ins w:id="3337" w:author="..." w:date="2018-06-12T08:53:00Z"/>
                    <w:rFonts w:ascii="Times New Roman" w:eastAsia="宋体" w:hAnsi="Times New Roman" w:cs="Times New Roman"/>
                    <w:sz w:val="24"/>
                    <w:szCs w:val="24"/>
                  </w:rPr>
                </w:rPrChange>
              </w:rPr>
              <w:pPrChange w:id="3338" w:author="..." w:date="2018-06-12T09:02:00Z">
                <w:pPr>
                  <w:spacing w:line="400" w:lineRule="exact"/>
                </w:pPr>
              </w:pPrChange>
            </w:pPr>
            <w:ins w:id="3339" w:author="..." w:date="2018-06-12T08:55:00Z">
              <w:r>
                <w:rPr>
                  <w:rFonts w:ascii="Times New Roman" w:eastAsia="宋体" w:hAnsi="Times New Roman" w:cs="Times New Roman"/>
                  <w:szCs w:val="21"/>
                  <w:rPrChange w:id="3340" w:author="..." w:date="2018-06-12T09:02:00Z">
                    <w:rPr>
                      <w:rFonts w:ascii="Times New Roman" w:eastAsia="宋体" w:hAnsi="Times New Roman" w:cs="Times New Roman"/>
                      <w:sz w:val="24"/>
                      <w:szCs w:val="24"/>
                    </w:rPr>
                  </w:rPrChange>
                </w:rPr>
                <w:t>APP1</w:t>
              </w:r>
            </w:ins>
          </w:p>
        </w:tc>
        <w:tc>
          <w:tcPr>
            <w:tcW w:w="2050" w:type="dxa"/>
            <w:vAlign w:val="center"/>
            <w:tcPrChange w:id="3341" w:author="..." w:date="2018-06-12T09:19:00Z">
              <w:tcPr>
                <w:tcW w:w="1880" w:type="dxa"/>
              </w:tcPr>
            </w:tcPrChange>
          </w:tcPr>
          <w:p w:rsidR="00F76376" w:rsidRPr="00F76376" w:rsidRDefault="00793F6E">
            <w:pPr>
              <w:jc w:val="center"/>
              <w:rPr>
                <w:ins w:id="3342" w:author="..." w:date="2018-06-12T08:53:00Z"/>
                <w:rFonts w:ascii="Times New Roman" w:eastAsia="宋体" w:hAnsi="Times New Roman" w:cs="Times New Roman"/>
                <w:szCs w:val="21"/>
                <w:rPrChange w:id="3343" w:author="..." w:date="2018-06-12T09:02:00Z">
                  <w:rPr>
                    <w:ins w:id="3344" w:author="..." w:date="2018-06-12T08:53:00Z"/>
                    <w:rFonts w:ascii="Times New Roman" w:eastAsia="宋体" w:hAnsi="Times New Roman" w:cs="Times New Roman"/>
                    <w:sz w:val="24"/>
                    <w:szCs w:val="24"/>
                  </w:rPr>
                </w:rPrChange>
              </w:rPr>
              <w:pPrChange w:id="3345" w:author="..." w:date="2018-06-12T09:02:00Z">
                <w:pPr>
                  <w:spacing w:line="400" w:lineRule="exact"/>
                </w:pPr>
              </w:pPrChange>
            </w:pPr>
            <w:ins w:id="3346" w:author="..." w:date="2018-06-12T08:56:00Z">
              <w:r>
                <w:rPr>
                  <w:rFonts w:ascii="Times New Roman" w:eastAsia="宋体" w:hAnsi="Times New Roman" w:cs="Times New Roman" w:hint="eastAsia"/>
                  <w:szCs w:val="21"/>
                  <w:rPrChange w:id="3347" w:author="..." w:date="2018-06-12T09:02:00Z">
                    <w:rPr>
                      <w:rFonts w:ascii="Times New Roman" w:eastAsia="宋体" w:hAnsi="Times New Roman" w:cs="Times New Roman" w:hint="eastAsia"/>
                      <w:sz w:val="24"/>
                      <w:szCs w:val="24"/>
                    </w:rPr>
                  </w:rPrChange>
                </w:rPr>
                <w:t>安装成功并运行</w:t>
              </w:r>
            </w:ins>
          </w:p>
        </w:tc>
        <w:tc>
          <w:tcPr>
            <w:tcW w:w="2050" w:type="dxa"/>
            <w:vMerge w:val="restart"/>
            <w:tcPrChange w:id="3348" w:author="..." w:date="2018-06-12T09:19:00Z">
              <w:tcPr>
                <w:tcW w:w="1880" w:type="dxa"/>
                <w:vMerge w:val="restart"/>
              </w:tcPr>
            </w:tcPrChange>
          </w:tcPr>
          <w:p w:rsidR="00F76376" w:rsidRPr="00F76376" w:rsidRDefault="00793F6E">
            <w:pPr>
              <w:jc w:val="left"/>
              <w:rPr>
                <w:ins w:id="3349" w:author="..." w:date="2018-06-12T08:53:00Z"/>
                <w:rFonts w:ascii="Times New Roman" w:eastAsia="宋体" w:hAnsi="Times New Roman" w:cs="Times New Roman"/>
                <w:szCs w:val="21"/>
                <w:rPrChange w:id="3350" w:author="..." w:date="2018-06-12T09:02:00Z">
                  <w:rPr>
                    <w:ins w:id="3351" w:author="..." w:date="2018-06-12T08:53:00Z"/>
                    <w:rFonts w:ascii="Times New Roman" w:eastAsia="宋体" w:hAnsi="Times New Roman" w:cs="Times New Roman"/>
                    <w:sz w:val="24"/>
                    <w:szCs w:val="24"/>
                  </w:rPr>
                </w:rPrChange>
              </w:rPr>
              <w:pPrChange w:id="3352" w:author="..." w:date="2018-06-12T09:18:00Z">
                <w:pPr>
                  <w:spacing w:line="400" w:lineRule="exact"/>
                </w:pPr>
              </w:pPrChange>
            </w:pPr>
            <w:ins w:id="3353" w:author="..." w:date="2018-06-12T08:59:00Z">
              <w:r>
                <w:rPr>
                  <w:rFonts w:ascii="Times New Roman" w:eastAsia="宋体" w:hAnsi="Times New Roman" w:cs="Times New Roman" w:hint="eastAsia"/>
                  <w:szCs w:val="21"/>
                  <w:rPrChange w:id="3354" w:author="..." w:date="2018-06-12T09:02:00Z">
                    <w:rPr>
                      <w:rFonts w:ascii="Times New Roman" w:eastAsia="宋体" w:hAnsi="Times New Roman" w:cs="Times New Roman" w:hint="eastAsia"/>
                      <w:sz w:val="24"/>
                      <w:szCs w:val="24"/>
                    </w:rPr>
                  </w:rPrChange>
                </w:rPr>
                <w:t>两个</w:t>
              </w:r>
            </w:ins>
            <w:ins w:id="3355" w:author="..." w:date="2018-06-12T09:00:00Z">
              <w:r>
                <w:rPr>
                  <w:rFonts w:ascii="Times New Roman" w:eastAsia="宋体" w:hAnsi="Times New Roman" w:cs="Times New Roman"/>
                  <w:szCs w:val="21"/>
                  <w:rPrChange w:id="3356" w:author="..." w:date="2018-06-12T09:02:00Z">
                    <w:rPr>
                      <w:rFonts w:ascii="Times New Roman" w:eastAsia="宋体" w:hAnsi="Times New Roman" w:cs="Times New Roman"/>
                      <w:sz w:val="24"/>
                      <w:szCs w:val="24"/>
                    </w:rPr>
                  </w:rPrChange>
                </w:rPr>
                <w:t>APP</w:t>
              </w:r>
              <w:r>
                <w:rPr>
                  <w:rFonts w:ascii="Times New Roman" w:eastAsia="宋体" w:hAnsi="Times New Roman" w:cs="Times New Roman" w:hint="eastAsia"/>
                  <w:szCs w:val="21"/>
                  <w:rPrChange w:id="3357" w:author="..." w:date="2018-06-12T09:02:00Z">
                    <w:rPr>
                      <w:rFonts w:ascii="Times New Roman" w:eastAsia="宋体" w:hAnsi="Times New Roman" w:cs="Times New Roman" w:hint="eastAsia"/>
                      <w:sz w:val="24"/>
                      <w:szCs w:val="24"/>
                    </w:rPr>
                  </w:rPrChange>
                </w:rPr>
                <w:t>可以同时安装并且</w:t>
              </w:r>
              <w:r>
                <w:rPr>
                  <w:rFonts w:ascii="Times New Roman" w:eastAsia="宋体" w:hAnsi="Times New Roman" w:cs="Times New Roman"/>
                  <w:szCs w:val="21"/>
                  <w:rPrChange w:id="3358" w:author="..." w:date="2018-06-12T09:02:00Z">
                    <w:rPr>
                      <w:rFonts w:ascii="Times New Roman" w:eastAsia="宋体" w:hAnsi="Times New Roman" w:cs="Times New Roman"/>
                      <w:sz w:val="24"/>
                      <w:szCs w:val="24"/>
                    </w:rPr>
                  </w:rPrChange>
                </w:rPr>
                <w:t>userID</w:t>
              </w:r>
              <w:r>
                <w:rPr>
                  <w:rFonts w:ascii="Times New Roman" w:eastAsia="宋体" w:hAnsi="Times New Roman" w:cs="Times New Roman" w:hint="eastAsia"/>
                  <w:szCs w:val="21"/>
                  <w:rPrChange w:id="3359" w:author="..." w:date="2018-06-12T09:02:00Z">
                    <w:rPr>
                      <w:rFonts w:ascii="Times New Roman" w:eastAsia="宋体" w:hAnsi="Times New Roman" w:cs="Times New Roman" w:hint="eastAsia"/>
                      <w:sz w:val="24"/>
                      <w:szCs w:val="24"/>
                    </w:rPr>
                  </w:rPrChange>
                </w:rPr>
                <w:t>相同</w:t>
              </w:r>
            </w:ins>
          </w:p>
        </w:tc>
      </w:tr>
      <w:tr w:rsidR="00F76376" w:rsidTr="00F76376">
        <w:trPr>
          <w:trHeight w:val="473"/>
          <w:jc w:val="center"/>
          <w:ins w:id="3360" w:author="..." w:date="2018-06-12T08:53:00Z"/>
        </w:trPr>
        <w:tc>
          <w:tcPr>
            <w:tcW w:w="2050" w:type="dxa"/>
            <w:vMerge/>
            <w:vAlign w:val="center"/>
            <w:tcPrChange w:id="3361" w:author="..." w:date="2018-06-12T09:19:00Z">
              <w:tcPr>
                <w:tcW w:w="1880" w:type="dxa"/>
                <w:vMerge/>
              </w:tcPr>
            </w:tcPrChange>
          </w:tcPr>
          <w:p w:rsidR="00F76376" w:rsidRDefault="00F76376">
            <w:pPr>
              <w:spacing w:line="400" w:lineRule="exact"/>
              <w:jc w:val="center"/>
              <w:rPr>
                <w:ins w:id="3362" w:author="..." w:date="2018-06-12T08:53:00Z"/>
                <w:rFonts w:ascii="Times New Roman" w:eastAsia="宋体" w:hAnsi="Times New Roman" w:cs="Times New Roman"/>
                <w:sz w:val="24"/>
                <w:szCs w:val="24"/>
              </w:rPr>
              <w:pPrChange w:id="3363" w:author="..." w:date="2018-06-12T09:19:00Z">
                <w:pPr>
                  <w:spacing w:line="400" w:lineRule="exact"/>
                </w:pPr>
              </w:pPrChange>
            </w:pPr>
          </w:p>
        </w:tc>
        <w:tc>
          <w:tcPr>
            <w:tcW w:w="2050" w:type="dxa"/>
            <w:vAlign w:val="center"/>
            <w:tcPrChange w:id="3364" w:author="..." w:date="2018-06-12T09:19:00Z">
              <w:tcPr>
                <w:tcW w:w="1880" w:type="dxa"/>
              </w:tcPr>
            </w:tcPrChange>
          </w:tcPr>
          <w:p w:rsidR="00F76376" w:rsidRPr="00F76376" w:rsidRDefault="00793F6E">
            <w:pPr>
              <w:jc w:val="center"/>
              <w:rPr>
                <w:ins w:id="3365" w:author="..." w:date="2018-06-12T08:53:00Z"/>
                <w:rFonts w:ascii="Times New Roman" w:eastAsia="宋体" w:hAnsi="Times New Roman" w:cs="Times New Roman"/>
                <w:szCs w:val="21"/>
                <w:rPrChange w:id="3366" w:author="..." w:date="2018-06-12T09:02:00Z">
                  <w:rPr>
                    <w:ins w:id="3367" w:author="..." w:date="2018-06-12T08:53:00Z"/>
                    <w:rFonts w:ascii="Times New Roman" w:eastAsia="宋体" w:hAnsi="Times New Roman" w:cs="Times New Roman"/>
                    <w:sz w:val="24"/>
                    <w:szCs w:val="24"/>
                  </w:rPr>
                </w:rPrChange>
              </w:rPr>
              <w:pPrChange w:id="3368" w:author="..." w:date="2018-06-12T09:02:00Z">
                <w:pPr>
                  <w:spacing w:line="400" w:lineRule="exact"/>
                </w:pPr>
              </w:pPrChange>
            </w:pPr>
            <w:ins w:id="3369" w:author="..." w:date="2018-06-12T08:55:00Z">
              <w:r>
                <w:rPr>
                  <w:rFonts w:ascii="Times New Roman" w:eastAsia="宋体" w:hAnsi="Times New Roman" w:cs="Times New Roman"/>
                  <w:szCs w:val="21"/>
                  <w:rPrChange w:id="3370" w:author="..." w:date="2018-06-12T09:02:00Z">
                    <w:rPr>
                      <w:rFonts w:ascii="Times New Roman" w:eastAsia="宋体" w:hAnsi="Times New Roman" w:cs="Times New Roman"/>
                      <w:sz w:val="24"/>
                      <w:szCs w:val="24"/>
                    </w:rPr>
                  </w:rPrChange>
                </w:rPr>
                <w:t>APP2</w:t>
              </w:r>
            </w:ins>
          </w:p>
        </w:tc>
        <w:tc>
          <w:tcPr>
            <w:tcW w:w="2050" w:type="dxa"/>
            <w:vAlign w:val="center"/>
            <w:tcPrChange w:id="3371" w:author="..." w:date="2018-06-12T09:19:00Z">
              <w:tcPr>
                <w:tcW w:w="1880" w:type="dxa"/>
              </w:tcPr>
            </w:tcPrChange>
          </w:tcPr>
          <w:p w:rsidR="00F76376" w:rsidRPr="00F76376" w:rsidRDefault="00793F6E">
            <w:pPr>
              <w:jc w:val="center"/>
              <w:rPr>
                <w:ins w:id="3372" w:author="..." w:date="2018-06-12T08:53:00Z"/>
                <w:rFonts w:ascii="Times New Roman" w:eastAsia="宋体" w:hAnsi="Times New Roman" w:cs="Times New Roman"/>
                <w:szCs w:val="21"/>
                <w:rPrChange w:id="3373" w:author="..." w:date="2018-06-12T09:02:00Z">
                  <w:rPr>
                    <w:ins w:id="3374" w:author="..." w:date="2018-06-12T08:53:00Z"/>
                    <w:rFonts w:ascii="Times New Roman" w:eastAsia="宋体" w:hAnsi="Times New Roman" w:cs="Times New Roman"/>
                    <w:sz w:val="24"/>
                    <w:szCs w:val="24"/>
                  </w:rPr>
                </w:rPrChange>
              </w:rPr>
              <w:pPrChange w:id="3375" w:author="..." w:date="2018-06-12T09:02:00Z">
                <w:pPr>
                  <w:spacing w:line="400" w:lineRule="exact"/>
                </w:pPr>
              </w:pPrChange>
            </w:pPr>
            <w:ins w:id="3376" w:author="..." w:date="2018-06-12T08:56:00Z">
              <w:r>
                <w:rPr>
                  <w:rFonts w:ascii="Times New Roman" w:eastAsia="宋体" w:hAnsi="Times New Roman" w:cs="Times New Roman" w:hint="eastAsia"/>
                  <w:szCs w:val="21"/>
                  <w:rPrChange w:id="3377" w:author="..." w:date="2018-06-12T09:02:00Z">
                    <w:rPr>
                      <w:rFonts w:ascii="Times New Roman" w:eastAsia="宋体" w:hAnsi="Times New Roman" w:cs="Times New Roman" w:hint="eastAsia"/>
                      <w:sz w:val="24"/>
                      <w:szCs w:val="24"/>
                    </w:rPr>
                  </w:rPrChange>
                </w:rPr>
                <w:t>安装成功并运行</w:t>
              </w:r>
            </w:ins>
          </w:p>
        </w:tc>
        <w:tc>
          <w:tcPr>
            <w:tcW w:w="2050" w:type="dxa"/>
            <w:vMerge/>
            <w:tcPrChange w:id="3378" w:author="..." w:date="2018-06-12T09:19:00Z">
              <w:tcPr>
                <w:tcW w:w="1880" w:type="dxa"/>
                <w:vMerge/>
              </w:tcPr>
            </w:tcPrChange>
          </w:tcPr>
          <w:p w:rsidR="00F76376" w:rsidRDefault="00F76376">
            <w:pPr>
              <w:spacing w:line="400" w:lineRule="exact"/>
              <w:rPr>
                <w:ins w:id="3379" w:author="..." w:date="2018-06-12T08:53:00Z"/>
                <w:rFonts w:ascii="Times New Roman" w:eastAsia="宋体" w:hAnsi="Times New Roman" w:cs="Times New Roman"/>
                <w:sz w:val="24"/>
                <w:szCs w:val="24"/>
              </w:rPr>
            </w:pPr>
          </w:p>
        </w:tc>
      </w:tr>
    </w:tbl>
    <w:p w:rsidR="00F76376" w:rsidRDefault="00793F6E">
      <w:pPr>
        <w:spacing w:line="400" w:lineRule="exact"/>
        <w:ind w:firstLineChars="200" w:firstLine="480"/>
        <w:rPr>
          <w:ins w:id="3380" w:author="Windows 用户" w:date="2018-06-12T19:38:00Z"/>
          <w:rFonts w:ascii="Times New Roman" w:eastAsia="宋体" w:hAnsi="Times New Roman" w:cs="Times New Roman"/>
          <w:sz w:val="24"/>
          <w:szCs w:val="24"/>
        </w:rPr>
      </w:pPr>
      <w:ins w:id="3381" w:author="..." w:date="2018-06-12T09:03:00Z">
        <w:r>
          <w:rPr>
            <w:rFonts w:ascii="Times New Roman" w:eastAsia="宋体" w:hAnsi="Times New Roman" w:cs="Times New Roman" w:hint="eastAsia"/>
            <w:sz w:val="24"/>
            <w:szCs w:val="24"/>
          </w:rPr>
          <w:t>从该组测试用例中，可以总结如下规则：</w:t>
        </w:r>
      </w:ins>
    </w:p>
    <w:p w:rsidR="00FB509F" w:rsidRPr="00193A8D" w:rsidRDefault="00FB509F">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3382" w:author="Windows 用户" w:date="2018-06-12T19:38:00Z"/>
          <w:rFonts w:ascii="Times New Roman" w:eastAsia="宋体" w:hAnsi="Times New Roman" w:cs="Times New Roman"/>
          <w:szCs w:val="21"/>
        </w:rPr>
        <w:pPrChange w:id="3383" w:author="Windows 用户" w:date="2018-06-12T19:38:00Z">
          <w:pPr>
            <w:jc w:val="left"/>
          </w:pPr>
        </w:pPrChange>
      </w:pPr>
      <w:ins w:id="3384" w:author="Windows 用户" w:date="2018-06-12T19:38: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：设置多个应用程序的</w:t>
        </w:r>
        <w:r w:rsidRPr="00193A8D">
          <w:rPr>
            <w:rFonts w:ascii="Times New Roman" w:eastAsia="宋体" w:hAnsi="Times New Roman" w:cs="Times New Roman" w:hint="eastAsia"/>
            <w:szCs w:val="21"/>
          </w:rPr>
          <w:t>sharedUserID</w:t>
        </w:r>
        <w:r w:rsidRPr="00193A8D">
          <w:rPr>
            <w:rFonts w:ascii="Times New Roman" w:eastAsia="宋体" w:hAnsi="Times New Roman" w:cs="Times New Roman" w:hint="eastAsia"/>
            <w:szCs w:val="21"/>
          </w:rPr>
          <w:t>属性为相同值时，即共享用户</w:t>
        </w:r>
        <w:r w:rsidRPr="00193A8D">
          <w:rPr>
            <w:rFonts w:ascii="Times New Roman" w:eastAsia="宋体" w:hAnsi="Times New Roman" w:cs="Times New Roman" w:hint="eastAsia"/>
            <w:szCs w:val="21"/>
          </w:rPr>
          <w:t>ID</w:t>
        </w:r>
        <w:r w:rsidRPr="00193A8D">
          <w:rPr>
            <w:rFonts w:ascii="Times New Roman" w:eastAsia="宋体" w:hAnsi="Times New Roman" w:cs="Times New Roman" w:hint="eastAsia"/>
            <w:szCs w:val="21"/>
          </w:rPr>
          <w:t>的</w:t>
        </w:r>
        <w:r w:rsidRPr="00193A8D">
          <w:rPr>
            <w:rFonts w:ascii="Times New Roman" w:eastAsia="宋体" w:hAnsi="Times New Roman" w:cs="Times New Roman" w:hint="eastAsia"/>
            <w:szCs w:val="21"/>
          </w:rPr>
          <w:t>APP</w:t>
        </w:r>
        <w:r w:rsidRPr="00193A8D">
          <w:rPr>
            <w:rFonts w:ascii="Times New Roman" w:eastAsia="宋体" w:hAnsi="Times New Roman" w:cs="Times New Roman" w:hint="eastAsia"/>
            <w:szCs w:val="21"/>
          </w:rPr>
          <w:t>间，所有的</w:t>
        </w:r>
        <w:r w:rsidRPr="00193A8D">
          <w:rPr>
            <w:rFonts w:ascii="Times New Roman" w:eastAsia="宋体" w:hAnsi="Times New Roman" w:cs="Times New Roman" w:hint="eastAsia"/>
            <w:szCs w:val="21"/>
          </w:rPr>
          <w:t>APP</w:t>
        </w:r>
        <w:r w:rsidRPr="00193A8D">
          <w:rPr>
            <w:rFonts w:ascii="Times New Roman" w:eastAsia="宋体" w:hAnsi="Times New Roman" w:cs="Times New Roman" w:hint="eastAsia"/>
            <w:szCs w:val="21"/>
          </w:rPr>
          <w:t>签名必须相同。</w:t>
        </w:r>
      </w:ins>
    </w:p>
    <w:p w:rsidR="00FB509F" w:rsidRPr="00193A8D" w:rsidRDefault="00FB509F">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3385" w:author="Windows 用户" w:date="2018-06-12T19:38:00Z"/>
          <w:rFonts w:ascii="Times New Roman" w:eastAsia="宋体" w:hAnsi="Times New Roman" w:cs="Times New Roman"/>
          <w:szCs w:val="21"/>
        </w:rPr>
        <w:pPrChange w:id="3386" w:author="Windows 用户" w:date="2018-06-12T19:38:00Z">
          <w:pPr>
            <w:jc w:val="left"/>
          </w:pPr>
        </w:pPrChange>
      </w:pPr>
      <w:ins w:id="3387" w:author="Windows 用户" w:date="2018-06-12T19:38: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2</w:t>
        </w:r>
        <w:r w:rsidRPr="00193A8D">
          <w:rPr>
            <w:rFonts w:ascii="Times New Roman" w:eastAsia="宋体" w:hAnsi="Times New Roman" w:cs="Times New Roman" w:hint="eastAsia"/>
            <w:szCs w:val="21"/>
          </w:rPr>
          <w:t>：如果两个或两个以上</w:t>
        </w:r>
        <w:r w:rsidRPr="00193A8D">
          <w:rPr>
            <w:rFonts w:ascii="Times New Roman" w:eastAsia="宋体" w:hAnsi="Times New Roman" w:cs="Times New Roman" w:hint="eastAsia"/>
            <w:szCs w:val="21"/>
          </w:rPr>
          <w:t>APP</w:t>
        </w:r>
        <w:r w:rsidRPr="00193A8D">
          <w:rPr>
            <w:rFonts w:ascii="Times New Roman" w:eastAsia="宋体" w:hAnsi="Times New Roman" w:cs="Times New Roman" w:hint="eastAsia"/>
            <w:szCs w:val="21"/>
          </w:rPr>
          <w:t>的签名相同，则他们的</w:t>
        </w:r>
        <w:r w:rsidRPr="00193A8D">
          <w:rPr>
            <w:rFonts w:ascii="Times New Roman" w:eastAsia="宋体" w:hAnsi="Times New Roman" w:cs="Times New Roman" w:hint="eastAsia"/>
            <w:szCs w:val="21"/>
          </w:rPr>
          <w:t>userID</w:t>
        </w:r>
        <w:r w:rsidRPr="00193A8D">
          <w:rPr>
            <w:rFonts w:ascii="Times New Roman" w:eastAsia="宋体" w:hAnsi="Times New Roman" w:cs="Times New Roman" w:hint="eastAsia"/>
            <w:szCs w:val="21"/>
          </w:rPr>
          <w:t>相同，即共享用户</w:t>
        </w:r>
        <w:r w:rsidRPr="00193A8D">
          <w:rPr>
            <w:rFonts w:ascii="Times New Roman" w:eastAsia="宋体" w:hAnsi="Times New Roman" w:cs="Times New Roman" w:hint="eastAsia"/>
            <w:szCs w:val="21"/>
          </w:rPr>
          <w:t>ID</w:t>
        </w:r>
        <w:r w:rsidRPr="00193A8D">
          <w:rPr>
            <w:rFonts w:ascii="Times New Roman" w:eastAsia="宋体" w:hAnsi="Times New Roman" w:cs="Times New Roman" w:hint="eastAsia"/>
            <w:szCs w:val="21"/>
          </w:rPr>
          <w:t>。</w:t>
        </w:r>
      </w:ins>
    </w:p>
    <w:p w:rsidR="00FB509F" w:rsidRPr="00FB509F" w:rsidRDefault="00FB509F">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3388" w:author="..." w:date="2018-06-12T09:03:00Z"/>
          <w:rFonts w:ascii="Times New Roman" w:eastAsia="宋体" w:hAnsi="Times New Roman" w:cs="Times New Roman"/>
          <w:szCs w:val="21"/>
          <w:rPrChange w:id="3389" w:author="Windows 用户" w:date="2018-06-12T19:38:00Z">
            <w:rPr>
              <w:ins w:id="3390" w:author="..." w:date="2018-06-12T09:03:00Z"/>
              <w:rFonts w:ascii="Times New Roman" w:eastAsia="宋体" w:hAnsi="Times New Roman" w:cs="Times New Roman"/>
              <w:sz w:val="24"/>
              <w:szCs w:val="24"/>
            </w:rPr>
          </w:rPrChange>
        </w:rPr>
        <w:pPrChange w:id="3391" w:author="Windows 用户" w:date="2018-06-12T19:38:00Z">
          <w:pPr>
            <w:spacing w:line="400" w:lineRule="exact"/>
            <w:ind w:firstLineChars="200" w:firstLine="420"/>
          </w:pPr>
        </w:pPrChange>
      </w:pPr>
      <w:ins w:id="3392" w:author="Windows 用户" w:date="2018-06-12T19:38: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3</w:t>
        </w:r>
        <w:r w:rsidRPr="00193A8D">
          <w:rPr>
            <w:rFonts w:ascii="Times New Roman" w:eastAsia="宋体" w:hAnsi="Times New Roman" w:cs="Times New Roman" w:hint="eastAsia"/>
            <w:szCs w:val="21"/>
          </w:rPr>
          <w:t>：签名相同与</w:t>
        </w:r>
        <w:r w:rsidRPr="00193A8D">
          <w:rPr>
            <w:rFonts w:ascii="Times New Roman" w:eastAsia="宋体" w:hAnsi="Times New Roman" w:cs="Times New Roman"/>
            <w:szCs w:val="21"/>
          </w:rPr>
          <w:t>sharedUserID</w:t>
        </w:r>
        <w:r w:rsidRPr="00193A8D">
          <w:rPr>
            <w:rFonts w:ascii="Times New Roman" w:eastAsia="宋体" w:hAnsi="Times New Roman" w:cs="Times New Roman" w:hint="eastAsia"/>
            <w:szCs w:val="21"/>
          </w:rPr>
          <w:t>相同互为充要条件。</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FB509F">
        <w:trPr>
          <w:jc w:val="center"/>
          <w:ins w:id="3393" w:author="..." w:date="2018-06-12T09:03:00Z"/>
          <w:del w:id="3394" w:author="Windows 用户" w:date="2018-06-12T19:38:00Z"/>
        </w:trPr>
        <w:tc>
          <w:tcPr>
            <w:tcW w:w="8522" w:type="dxa"/>
          </w:tcPr>
          <w:p w:rsidR="00F76376" w:rsidRPr="00A37690" w:rsidDel="00FB509F" w:rsidRDefault="00793F6E">
            <w:pPr>
              <w:jc w:val="left"/>
              <w:rPr>
                <w:ins w:id="3395" w:author="..." w:date="2018-06-12T09:03:00Z"/>
                <w:del w:id="3396" w:author="Windows 用户" w:date="2018-06-12T19:38:00Z"/>
                <w:rFonts w:ascii="Times New Roman" w:eastAsia="宋体" w:hAnsi="Times New Roman" w:cs="Times New Roman"/>
                <w:szCs w:val="21"/>
                <w:rPrChange w:id="3397" w:author="Windows 用户" w:date="2018-06-12T19:25:00Z">
                  <w:rPr>
                    <w:ins w:id="3398" w:author="..." w:date="2018-06-12T09:03:00Z"/>
                    <w:del w:id="3399" w:author="Windows 用户" w:date="2018-06-12T19:38:00Z"/>
                    <w:rFonts w:ascii="Times New Roman" w:eastAsia="宋体" w:hAnsi="Times New Roman" w:cs="Times New Roman"/>
                    <w:sz w:val="24"/>
                    <w:szCs w:val="24"/>
                  </w:rPr>
                </w:rPrChange>
              </w:rPr>
              <w:pPrChange w:id="3400" w:author="Windows 用户" w:date="2018-06-12T19:25:00Z">
                <w:pPr>
                  <w:spacing w:line="400" w:lineRule="exact"/>
                  <w:ind w:firstLineChars="200" w:firstLine="480"/>
                </w:pPr>
              </w:pPrChange>
            </w:pPr>
            <w:ins w:id="3401" w:author="..." w:date="2018-06-12T09:03:00Z">
              <w:del w:id="3402" w:author="Windows 用户" w:date="2018-06-12T19:38:00Z">
                <w:r w:rsidRPr="00A37690" w:rsidDel="00FB509F">
                  <w:rPr>
                    <w:rFonts w:ascii="Times New Roman" w:eastAsia="宋体" w:hAnsi="Times New Roman" w:cs="Times New Roman" w:hint="eastAsia"/>
                    <w:szCs w:val="21"/>
                    <w:rPrChange w:id="3403" w:author="Windows 用户" w:date="2018-06-12T19:25:00Z">
                      <w:rPr>
                        <w:rFonts w:ascii="Times New Roman" w:eastAsia="宋体" w:hAnsi="Times New Roman" w:cs="Times New Roman" w:hint="eastAsia"/>
                        <w:sz w:val="24"/>
                        <w:szCs w:val="24"/>
                      </w:rPr>
                    </w:rPrChange>
                  </w:rPr>
                  <w:delText>规则</w:delText>
                </w:r>
                <w:r w:rsidRPr="00A37690" w:rsidDel="00FB509F">
                  <w:rPr>
                    <w:rFonts w:ascii="Times New Roman" w:eastAsia="宋体" w:hAnsi="Times New Roman" w:cs="Times New Roman"/>
                    <w:szCs w:val="21"/>
                    <w:rPrChange w:id="3404" w:author="Windows 用户" w:date="2018-06-12T19:25:00Z">
                      <w:rPr>
                        <w:rFonts w:ascii="Times New Roman" w:eastAsia="宋体" w:hAnsi="Times New Roman" w:cs="Times New Roman"/>
                        <w:sz w:val="24"/>
                        <w:szCs w:val="24"/>
                      </w:rPr>
                    </w:rPrChange>
                  </w:rPr>
                  <w:delText>1</w:delText>
                </w:r>
                <w:r w:rsidRPr="00A37690" w:rsidDel="00FB509F">
                  <w:rPr>
                    <w:rFonts w:ascii="Times New Roman" w:eastAsia="宋体" w:hAnsi="Times New Roman" w:cs="Times New Roman" w:hint="eastAsia"/>
                    <w:szCs w:val="21"/>
                    <w:rPrChange w:id="3405" w:author="Windows 用户" w:date="2018-06-12T19:25:00Z">
                      <w:rPr>
                        <w:rFonts w:ascii="Times New Roman" w:eastAsia="宋体" w:hAnsi="Times New Roman" w:cs="Times New Roman" w:hint="eastAsia"/>
                        <w:sz w:val="24"/>
                        <w:szCs w:val="24"/>
                      </w:rPr>
                    </w:rPrChange>
                  </w:rPr>
                  <w:delText>：设置多个应用程序的</w:delText>
                </w:r>
                <w:r w:rsidRPr="00A37690" w:rsidDel="00FB509F">
                  <w:rPr>
                    <w:rFonts w:ascii="Times New Roman" w:eastAsia="宋体" w:hAnsi="Times New Roman" w:cs="Times New Roman"/>
                    <w:szCs w:val="21"/>
                    <w:rPrChange w:id="3406" w:author="Windows 用户" w:date="2018-06-12T19:25:00Z">
                      <w:rPr>
                        <w:rFonts w:ascii="Times New Roman" w:eastAsia="宋体" w:hAnsi="Times New Roman" w:cs="Times New Roman"/>
                        <w:sz w:val="24"/>
                        <w:szCs w:val="24"/>
                      </w:rPr>
                    </w:rPrChange>
                  </w:rPr>
                  <w:delText>sharedUserID</w:delText>
                </w:r>
                <w:r w:rsidRPr="00A37690" w:rsidDel="00FB509F">
                  <w:rPr>
                    <w:rFonts w:ascii="Times New Roman" w:eastAsia="宋体" w:hAnsi="Times New Roman" w:cs="Times New Roman" w:hint="eastAsia"/>
                    <w:szCs w:val="21"/>
                    <w:rPrChange w:id="3407" w:author="Windows 用户" w:date="2018-06-12T19:25:00Z">
                      <w:rPr>
                        <w:rFonts w:ascii="Times New Roman" w:eastAsia="宋体" w:hAnsi="Times New Roman" w:cs="Times New Roman" w:hint="eastAsia"/>
                        <w:sz w:val="24"/>
                        <w:szCs w:val="24"/>
                      </w:rPr>
                    </w:rPrChange>
                  </w:rPr>
                  <w:delText>属性</w:delText>
                </w:r>
              </w:del>
            </w:ins>
            <w:ins w:id="3408" w:author="..." w:date="2018-06-12T09:04:00Z">
              <w:del w:id="3409" w:author="Windows 用户" w:date="2018-06-12T19:38:00Z">
                <w:r w:rsidRPr="00A37690" w:rsidDel="00FB509F">
                  <w:rPr>
                    <w:rFonts w:ascii="Times New Roman" w:eastAsia="宋体" w:hAnsi="Times New Roman" w:cs="Times New Roman" w:hint="eastAsia"/>
                    <w:szCs w:val="21"/>
                    <w:rPrChange w:id="3410" w:author="Windows 用户" w:date="2018-06-12T19:25:00Z">
                      <w:rPr>
                        <w:rFonts w:ascii="Times New Roman" w:eastAsia="宋体" w:hAnsi="Times New Roman" w:cs="Times New Roman" w:hint="eastAsia"/>
                        <w:sz w:val="24"/>
                        <w:szCs w:val="24"/>
                      </w:rPr>
                    </w:rPrChange>
                  </w:rPr>
                  <w:delText>为相同值时，即共享用户</w:delText>
                </w:r>
                <w:r w:rsidRPr="00A37690" w:rsidDel="00FB509F">
                  <w:rPr>
                    <w:rFonts w:ascii="Times New Roman" w:eastAsia="宋体" w:hAnsi="Times New Roman" w:cs="Times New Roman"/>
                    <w:szCs w:val="21"/>
                    <w:rPrChange w:id="3411" w:author="Windows 用户" w:date="2018-06-12T19:25:00Z">
                      <w:rPr>
                        <w:rFonts w:ascii="Times New Roman" w:eastAsia="宋体" w:hAnsi="Times New Roman" w:cs="Times New Roman"/>
                        <w:sz w:val="24"/>
                        <w:szCs w:val="24"/>
                      </w:rPr>
                    </w:rPrChange>
                  </w:rPr>
                  <w:delText>ID</w:delText>
                </w:r>
              </w:del>
            </w:ins>
            <w:ins w:id="3412" w:author="..." w:date="2018-06-12T09:05:00Z">
              <w:del w:id="3413" w:author="Windows 用户" w:date="2018-06-12T19:38:00Z">
                <w:r w:rsidRPr="00A37690" w:rsidDel="00FB509F">
                  <w:rPr>
                    <w:rFonts w:ascii="Times New Roman" w:eastAsia="宋体" w:hAnsi="Times New Roman" w:cs="Times New Roman" w:hint="eastAsia"/>
                    <w:szCs w:val="21"/>
                    <w:rPrChange w:id="3414" w:author="Windows 用户" w:date="2018-06-12T19:25:00Z">
                      <w:rPr>
                        <w:rFonts w:ascii="Times New Roman" w:eastAsia="宋体" w:hAnsi="Times New Roman" w:cs="Times New Roman" w:hint="eastAsia"/>
                        <w:sz w:val="24"/>
                        <w:szCs w:val="24"/>
                      </w:rPr>
                    </w:rPrChange>
                  </w:rPr>
                  <w:delText>的</w:delText>
                </w:r>
                <w:r w:rsidRPr="00A37690" w:rsidDel="00FB509F">
                  <w:rPr>
                    <w:rFonts w:ascii="Times New Roman" w:eastAsia="宋体" w:hAnsi="Times New Roman" w:cs="Times New Roman"/>
                    <w:szCs w:val="21"/>
                    <w:rPrChange w:id="3415" w:author="Windows 用户" w:date="2018-06-12T19:25:00Z">
                      <w:rPr>
                        <w:rFonts w:ascii="Times New Roman" w:eastAsia="宋体" w:hAnsi="Times New Roman" w:cs="Times New Roman"/>
                        <w:sz w:val="24"/>
                        <w:szCs w:val="24"/>
                      </w:rPr>
                    </w:rPrChange>
                  </w:rPr>
                  <w:delText>APP</w:delText>
                </w:r>
              </w:del>
            </w:ins>
            <w:ins w:id="3416" w:author="..." w:date="2018-06-12T09:06:00Z">
              <w:del w:id="3417" w:author="Windows 用户" w:date="2018-06-12T19:38:00Z">
                <w:r w:rsidRPr="00A37690" w:rsidDel="00FB509F">
                  <w:rPr>
                    <w:rFonts w:ascii="Times New Roman" w:eastAsia="宋体" w:hAnsi="Times New Roman" w:cs="Times New Roman" w:hint="eastAsia"/>
                    <w:szCs w:val="21"/>
                    <w:rPrChange w:id="3418" w:author="Windows 用户" w:date="2018-06-12T19:25:00Z">
                      <w:rPr>
                        <w:rFonts w:ascii="Times New Roman" w:eastAsia="宋体" w:hAnsi="Times New Roman" w:cs="Times New Roman" w:hint="eastAsia"/>
                        <w:sz w:val="24"/>
                        <w:szCs w:val="24"/>
                      </w:rPr>
                    </w:rPrChange>
                  </w:rPr>
                  <w:delText>间</w:delText>
                </w:r>
              </w:del>
            </w:ins>
            <w:ins w:id="3419" w:author="..." w:date="2018-06-12T09:03:00Z">
              <w:del w:id="3420" w:author="Windows 用户" w:date="2018-06-12T19:38:00Z">
                <w:r w:rsidRPr="00A37690" w:rsidDel="00FB509F">
                  <w:rPr>
                    <w:rFonts w:ascii="Times New Roman" w:eastAsia="宋体" w:hAnsi="Times New Roman" w:cs="Times New Roman" w:hint="eastAsia"/>
                    <w:szCs w:val="21"/>
                    <w:rPrChange w:id="3421" w:author="Windows 用户" w:date="2018-06-12T19:25:00Z">
                      <w:rPr>
                        <w:rFonts w:ascii="Times New Roman" w:eastAsia="宋体" w:hAnsi="Times New Roman" w:cs="Times New Roman" w:hint="eastAsia"/>
                        <w:sz w:val="24"/>
                        <w:szCs w:val="24"/>
                      </w:rPr>
                    </w:rPrChange>
                  </w:rPr>
                  <w:delText>，</w:delText>
                </w:r>
              </w:del>
            </w:ins>
            <w:ins w:id="3422" w:author="..." w:date="2018-06-12T09:04:00Z">
              <w:del w:id="3423" w:author="Windows 用户" w:date="2018-06-12T19:38:00Z">
                <w:r w:rsidRPr="00A37690" w:rsidDel="00FB509F">
                  <w:rPr>
                    <w:rFonts w:ascii="Times New Roman" w:eastAsia="宋体" w:hAnsi="Times New Roman" w:cs="Times New Roman" w:hint="eastAsia"/>
                    <w:szCs w:val="21"/>
                    <w:rPrChange w:id="3424" w:author="Windows 用户" w:date="2018-06-12T19:25:00Z">
                      <w:rPr>
                        <w:rFonts w:ascii="Times New Roman" w:eastAsia="宋体" w:hAnsi="Times New Roman" w:cs="Times New Roman" w:hint="eastAsia"/>
                        <w:sz w:val="24"/>
                        <w:szCs w:val="24"/>
                      </w:rPr>
                    </w:rPrChange>
                  </w:rPr>
                  <w:delText>所有的</w:delText>
                </w:r>
                <w:r w:rsidRPr="00A37690" w:rsidDel="00FB509F">
                  <w:rPr>
                    <w:rFonts w:ascii="Times New Roman" w:eastAsia="宋体" w:hAnsi="Times New Roman" w:cs="Times New Roman"/>
                    <w:szCs w:val="21"/>
                    <w:rPrChange w:id="3425" w:author="Windows 用户" w:date="2018-06-12T19:25:00Z">
                      <w:rPr>
                        <w:rFonts w:ascii="Times New Roman" w:eastAsia="宋体" w:hAnsi="Times New Roman" w:cs="Times New Roman"/>
                        <w:sz w:val="24"/>
                        <w:szCs w:val="24"/>
                      </w:rPr>
                    </w:rPrChange>
                  </w:rPr>
                  <w:delText>APP</w:delText>
                </w:r>
                <w:r w:rsidRPr="00A37690" w:rsidDel="00FB509F">
                  <w:rPr>
                    <w:rFonts w:ascii="Times New Roman" w:eastAsia="宋体" w:hAnsi="Times New Roman" w:cs="Times New Roman" w:hint="eastAsia"/>
                    <w:szCs w:val="21"/>
                    <w:rPrChange w:id="3426" w:author="Windows 用户" w:date="2018-06-12T19:25:00Z">
                      <w:rPr>
                        <w:rFonts w:ascii="Times New Roman" w:eastAsia="宋体" w:hAnsi="Times New Roman" w:cs="Times New Roman" w:hint="eastAsia"/>
                        <w:sz w:val="24"/>
                        <w:szCs w:val="24"/>
                      </w:rPr>
                    </w:rPrChange>
                  </w:rPr>
                  <w:delText>签名必须相同</w:delText>
                </w:r>
              </w:del>
            </w:ins>
            <w:ins w:id="3427" w:author="..." w:date="2018-06-12T09:05:00Z">
              <w:del w:id="3428" w:author="Windows 用户" w:date="2018-06-12T19:38:00Z">
                <w:r w:rsidRPr="00A37690" w:rsidDel="00FB509F">
                  <w:rPr>
                    <w:rFonts w:ascii="Times New Roman" w:eastAsia="宋体" w:hAnsi="Times New Roman" w:cs="Times New Roman" w:hint="eastAsia"/>
                    <w:szCs w:val="21"/>
                    <w:rPrChange w:id="3429" w:author="Windows 用户" w:date="2018-06-12T19:25:00Z">
                      <w:rPr>
                        <w:rFonts w:ascii="Times New Roman" w:eastAsia="宋体" w:hAnsi="Times New Roman" w:cs="Times New Roman" w:hint="eastAsia"/>
                        <w:sz w:val="24"/>
                        <w:szCs w:val="24"/>
                      </w:rPr>
                    </w:rPrChange>
                  </w:rPr>
                  <w:delText>。</w:delText>
                </w:r>
              </w:del>
            </w:ins>
          </w:p>
          <w:p w:rsidR="00F76376" w:rsidRPr="00A37690" w:rsidDel="00FB509F" w:rsidRDefault="00793F6E">
            <w:pPr>
              <w:jc w:val="left"/>
              <w:rPr>
                <w:ins w:id="3430" w:author="..." w:date="2018-06-12T09:36:00Z"/>
                <w:del w:id="3431" w:author="Windows 用户" w:date="2018-06-12T19:38:00Z"/>
                <w:rFonts w:ascii="Times New Roman" w:eastAsia="宋体" w:hAnsi="Times New Roman" w:cs="Times New Roman"/>
                <w:szCs w:val="21"/>
                <w:rPrChange w:id="3432" w:author="Windows 用户" w:date="2018-06-12T19:25:00Z">
                  <w:rPr>
                    <w:ins w:id="3433" w:author="..." w:date="2018-06-12T09:36:00Z"/>
                    <w:del w:id="3434" w:author="Windows 用户" w:date="2018-06-12T19:38:00Z"/>
                    <w:rFonts w:ascii="Times New Roman" w:eastAsia="宋体" w:hAnsi="Times New Roman" w:cs="Times New Roman"/>
                    <w:sz w:val="24"/>
                    <w:szCs w:val="24"/>
                  </w:rPr>
                </w:rPrChange>
              </w:rPr>
              <w:pPrChange w:id="3435" w:author="Windows 用户" w:date="2018-06-12T19:25:00Z">
                <w:pPr>
                  <w:spacing w:line="400" w:lineRule="exact"/>
                  <w:ind w:firstLineChars="200" w:firstLine="480"/>
                </w:pPr>
              </w:pPrChange>
            </w:pPr>
            <w:ins w:id="3436" w:author="..." w:date="2018-06-12T09:03:00Z">
              <w:del w:id="3437" w:author="Windows 用户" w:date="2018-06-12T19:38:00Z">
                <w:r w:rsidRPr="00A37690" w:rsidDel="00FB509F">
                  <w:rPr>
                    <w:rFonts w:ascii="Times New Roman" w:eastAsia="宋体" w:hAnsi="Times New Roman" w:cs="Times New Roman" w:hint="eastAsia"/>
                    <w:szCs w:val="21"/>
                    <w:rPrChange w:id="3438" w:author="Windows 用户" w:date="2018-06-12T19:25:00Z">
                      <w:rPr>
                        <w:rFonts w:ascii="Times New Roman" w:eastAsia="宋体" w:hAnsi="Times New Roman" w:cs="Times New Roman" w:hint="eastAsia"/>
                        <w:sz w:val="24"/>
                        <w:szCs w:val="24"/>
                      </w:rPr>
                    </w:rPrChange>
                  </w:rPr>
                  <w:delText>规则</w:delText>
                </w:r>
                <w:r w:rsidRPr="00A37690" w:rsidDel="00FB509F">
                  <w:rPr>
                    <w:rFonts w:ascii="Times New Roman" w:eastAsia="宋体" w:hAnsi="Times New Roman" w:cs="Times New Roman"/>
                    <w:szCs w:val="21"/>
                    <w:rPrChange w:id="3439" w:author="Windows 用户" w:date="2018-06-12T19:25:00Z">
                      <w:rPr>
                        <w:rFonts w:ascii="Times New Roman" w:eastAsia="宋体" w:hAnsi="Times New Roman" w:cs="Times New Roman"/>
                        <w:sz w:val="24"/>
                        <w:szCs w:val="24"/>
                      </w:rPr>
                    </w:rPrChange>
                  </w:rPr>
                  <w:delText>2</w:delText>
                </w:r>
                <w:r w:rsidRPr="00A37690" w:rsidDel="00FB509F">
                  <w:rPr>
                    <w:rFonts w:ascii="Times New Roman" w:eastAsia="宋体" w:hAnsi="Times New Roman" w:cs="Times New Roman" w:hint="eastAsia"/>
                    <w:szCs w:val="21"/>
                    <w:rPrChange w:id="3440" w:author="Windows 用户" w:date="2018-06-12T19:25:00Z">
                      <w:rPr>
                        <w:rFonts w:ascii="Times New Roman" w:eastAsia="宋体" w:hAnsi="Times New Roman" w:cs="Times New Roman" w:hint="eastAsia"/>
                        <w:sz w:val="24"/>
                        <w:szCs w:val="24"/>
                      </w:rPr>
                    </w:rPrChange>
                  </w:rPr>
                  <w:delText>：</w:delText>
                </w:r>
              </w:del>
            </w:ins>
            <w:ins w:id="3441" w:author="..." w:date="2018-06-12T09:21:00Z">
              <w:del w:id="3442" w:author="Windows 用户" w:date="2018-06-12T19:38:00Z">
                <w:r w:rsidRPr="00A37690" w:rsidDel="00FB509F">
                  <w:rPr>
                    <w:rFonts w:ascii="Times New Roman" w:eastAsia="宋体" w:hAnsi="Times New Roman" w:cs="Times New Roman" w:hint="eastAsia"/>
                    <w:szCs w:val="21"/>
                    <w:rPrChange w:id="3443" w:author="Windows 用户" w:date="2018-06-12T19:25:00Z">
                      <w:rPr>
                        <w:rFonts w:ascii="Times New Roman" w:eastAsia="宋体" w:hAnsi="Times New Roman" w:cs="Times New Roman" w:hint="eastAsia"/>
                        <w:sz w:val="24"/>
                        <w:szCs w:val="24"/>
                      </w:rPr>
                    </w:rPrChange>
                  </w:rPr>
                  <w:delText>如果两个或两个以上</w:delText>
                </w:r>
                <w:r w:rsidRPr="00A37690" w:rsidDel="00FB509F">
                  <w:rPr>
                    <w:rFonts w:ascii="Times New Roman" w:eastAsia="宋体" w:hAnsi="Times New Roman" w:cs="Times New Roman"/>
                    <w:szCs w:val="21"/>
                    <w:rPrChange w:id="3444" w:author="Windows 用户" w:date="2018-06-12T19:25:00Z">
                      <w:rPr>
                        <w:rFonts w:ascii="Times New Roman" w:eastAsia="宋体" w:hAnsi="Times New Roman" w:cs="Times New Roman"/>
                        <w:sz w:val="24"/>
                        <w:szCs w:val="24"/>
                      </w:rPr>
                    </w:rPrChange>
                  </w:rPr>
                  <w:delText>APP</w:delText>
                </w:r>
                <w:r w:rsidRPr="00A37690" w:rsidDel="00FB509F">
                  <w:rPr>
                    <w:rFonts w:ascii="Times New Roman" w:eastAsia="宋体" w:hAnsi="Times New Roman" w:cs="Times New Roman" w:hint="eastAsia"/>
                    <w:szCs w:val="21"/>
                    <w:rPrChange w:id="3445" w:author="Windows 用户" w:date="2018-06-12T19:25:00Z">
                      <w:rPr>
                        <w:rFonts w:ascii="Times New Roman" w:eastAsia="宋体" w:hAnsi="Times New Roman" w:cs="Times New Roman" w:hint="eastAsia"/>
                        <w:sz w:val="24"/>
                        <w:szCs w:val="24"/>
                      </w:rPr>
                    </w:rPrChange>
                  </w:rPr>
                  <w:delText>的签名相同，则他们的</w:delText>
                </w:r>
                <w:r w:rsidRPr="00A37690" w:rsidDel="00FB509F">
                  <w:rPr>
                    <w:rFonts w:ascii="Times New Roman" w:eastAsia="宋体" w:hAnsi="Times New Roman" w:cs="Times New Roman"/>
                    <w:szCs w:val="21"/>
                    <w:rPrChange w:id="3446" w:author="Windows 用户" w:date="2018-06-12T19:25:00Z">
                      <w:rPr>
                        <w:rFonts w:ascii="Times New Roman" w:eastAsia="宋体" w:hAnsi="Times New Roman" w:cs="Times New Roman"/>
                        <w:sz w:val="24"/>
                        <w:szCs w:val="24"/>
                      </w:rPr>
                    </w:rPrChange>
                  </w:rPr>
                  <w:delText>userID</w:delText>
                </w:r>
                <w:r w:rsidRPr="00A37690" w:rsidDel="00FB509F">
                  <w:rPr>
                    <w:rFonts w:ascii="Times New Roman" w:eastAsia="宋体" w:hAnsi="Times New Roman" w:cs="Times New Roman" w:hint="eastAsia"/>
                    <w:szCs w:val="21"/>
                    <w:rPrChange w:id="3447" w:author="Windows 用户" w:date="2018-06-12T19:25:00Z">
                      <w:rPr>
                        <w:rFonts w:ascii="Times New Roman" w:eastAsia="宋体" w:hAnsi="Times New Roman" w:cs="Times New Roman" w:hint="eastAsia"/>
                        <w:sz w:val="24"/>
                        <w:szCs w:val="24"/>
                      </w:rPr>
                    </w:rPrChange>
                  </w:rPr>
                  <w:delText>相同，即共享用户</w:delText>
                </w:r>
                <w:r w:rsidRPr="00A37690" w:rsidDel="00FB509F">
                  <w:rPr>
                    <w:rFonts w:ascii="Times New Roman" w:eastAsia="宋体" w:hAnsi="Times New Roman" w:cs="Times New Roman"/>
                    <w:szCs w:val="21"/>
                    <w:rPrChange w:id="3448" w:author="Windows 用户" w:date="2018-06-12T19:25:00Z">
                      <w:rPr>
                        <w:rFonts w:ascii="Times New Roman" w:eastAsia="宋体" w:hAnsi="Times New Roman" w:cs="Times New Roman"/>
                        <w:sz w:val="24"/>
                        <w:szCs w:val="24"/>
                      </w:rPr>
                    </w:rPrChange>
                  </w:rPr>
                  <w:delText>ID</w:delText>
                </w:r>
                <w:r w:rsidRPr="00A37690" w:rsidDel="00FB509F">
                  <w:rPr>
                    <w:rFonts w:ascii="Times New Roman" w:eastAsia="宋体" w:hAnsi="Times New Roman" w:cs="Times New Roman" w:hint="eastAsia"/>
                    <w:szCs w:val="21"/>
                    <w:rPrChange w:id="3449" w:author="Windows 用户" w:date="2018-06-12T19:25:00Z">
                      <w:rPr>
                        <w:rFonts w:ascii="Times New Roman" w:eastAsia="宋体" w:hAnsi="Times New Roman" w:cs="Times New Roman" w:hint="eastAsia"/>
                        <w:sz w:val="24"/>
                        <w:szCs w:val="24"/>
                      </w:rPr>
                    </w:rPrChange>
                  </w:rPr>
                  <w:delText>。</w:delText>
                </w:r>
              </w:del>
            </w:ins>
          </w:p>
          <w:p w:rsidR="00F76376" w:rsidDel="00FB509F" w:rsidRDefault="00793F6E">
            <w:pPr>
              <w:jc w:val="left"/>
              <w:rPr>
                <w:ins w:id="3450" w:author="..." w:date="2018-06-12T09:03:00Z"/>
                <w:del w:id="3451" w:author="Windows 用户" w:date="2018-06-12T19:38:00Z"/>
                <w:rFonts w:ascii="Times New Roman" w:eastAsia="宋体" w:hAnsi="Times New Roman" w:cs="Times New Roman"/>
                <w:sz w:val="24"/>
                <w:szCs w:val="24"/>
              </w:rPr>
              <w:pPrChange w:id="3452" w:author="Windows 用户" w:date="2018-06-12T19:25:00Z">
                <w:pPr>
                  <w:spacing w:line="400" w:lineRule="exact"/>
                  <w:ind w:firstLineChars="200" w:firstLine="480"/>
                </w:pPr>
              </w:pPrChange>
            </w:pPr>
            <w:ins w:id="3453" w:author="..." w:date="2018-06-12T09:36:00Z">
              <w:del w:id="3454" w:author="Windows 用户" w:date="2018-06-12T19:38:00Z">
                <w:r w:rsidRPr="00A37690" w:rsidDel="00FB509F">
                  <w:rPr>
                    <w:rFonts w:ascii="Times New Roman" w:eastAsia="宋体" w:hAnsi="Times New Roman" w:cs="Times New Roman" w:hint="eastAsia"/>
                    <w:szCs w:val="21"/>
                    <w:rPrChange w:id="3455" w:author="Windows 用户" w:date="2018-06-12T19:25:00Z">
                      <w:rPr>
                        <w:rFonts w:ascii="Times New Roman" w:eastAsia="宋体" w:hAnsi="Times New Roman" w:cs="Times New Roman" w:hint="eastAsia"/>
                        <w:sz w:val="24"/>
                        <w:szCs w:val="24"/>
                      </w:rPr>
                    </w:rPrChange>
                  </w:rPr>
                  <w:delText>规则</w:delText>
                </w:r>
                <w:r w:rsidRPr="00A37690" w:rsidDel="00FB509F">
                  <w:rPr>
                    <w:rFonts w:ascii="Times New Roman" w:eastAsia="宋体" w:hAnsi="Times New Roman" w:cs="Times New Roman"/>
                    <w:szCs w:val="21"/>
                    <w:rPrChange w:id="3456" w:author="Windows 用户" w:date="2018-06-12T19:25:00Z">
                      <w:rPr>
                        <w:rFonts w:ascii="Times New Roman" w:eastAsia="宋体" w:hAnsi="Times New Roman" w:cs="Times New Roman"/>
                        <w:sz w:val="24"/>
                        <w:szCs w:val="24"/>
                      </w:rPr>
                    </w:rPrChange>
                  </w:rPr>
                  <w:delText>3</w:delText>
                </w:r>
                <w:r w:rsidRPr="00A37690" w:rsidDel="00FB509F">
                  <w:rPr>
                    <w:rFonts w:ascii="Times New Roman" w:eastAsia="宋体" w:hAnsi="Times New Roman" w:cs="Times New Roman" w:hint="eastAsia"/>
                    <w:szCs w:val="21"/>
                    <w:rPrChange w:id="3457" w:author="Windows 用户" w:date="2018-06-12T19:25:00Z">
                      <w:rPr>
                        <w:rFonts w:ascii="Times New Roman" w:eastAsia="宋体" w:hAnsi="Times New Roman" w:cs="Times New Roman" w:hint="eastAsia"/>
                        <w:sz w:val="24"/>
                        <w:szCs w:val="24"/>
                      </w:rPr>
                    </w:rPrChange>
                  </w:rPr>
                  <w:delText>：签名相同与</w:delText>
                </w:r>
                <w:r w:rsidRPr="00A37690" w:rsidDel="00FB509F">
                  <w:rPr>
                    <w:rFonts w:ascii="Times New Roman" w:eastAsia="宋体" w:hAnsi="Times New Roman" w:cs="Times New Roman"/>
                    <w:szCs w:val="21"/>
                    <w:rPrChange w:id="3458" w:author="Windows 用户" w:date="2018-06-12T19:25:00Z">
                      <w:rPr>
                        <w:rFonts w:ascii="Times New Roman" w:hAnsi="Times New Roman" w:cs="Times New Roman"/>
                      </w:rPr>
                    </w:rPrChange>
                  </w:rPr>
                  <w:delText>sharedUserID</w:delText>
                </w:r>
                <w:r w:rsidRPr="00A37690" w:rsidDel="00FB509F">
                  <w:rPr>
                    <w:rFonts w:ascii="Times New Roman" w:eastAsia="宋体" w:hAnsi="Times New Roman" w:cs="Times New Roman" w:hint="eastAsia"/>
                    <w:szCs w:val="21"/>
                    <w:rPrChange w:id="3459" w:author="Windows 用户" w:date="2018-06-12T19:25:00Z">
                      <w:rPr>
                        <w:rFonts w:ascii="Times New Roman" w:hAnsi="Times New Roman" w:cs="Times New Roman" w:hint="eastAsia"/>
                      </w:rPr>
                    </w:rPrChange>
                  </w:rPr>
                  <w:delText>相同互为充要条件。</w:delText>
                </w:r>
              </w:del>
            </w:ins>
          </w:p>
        </w:tc>
      </w:tr>
    </w:tbl>
    <w:p w:rsidR="00F76376" w:rsidRPr="008C3C47" w:rsidRDefault="00F76376">
      <w:pPr>
        <w:autoSpaceDE w:val="0"/>
        <w:autoSpaceDN w:val="0"/>
        <w:adjustRightInd w:val="0"/>
        <w:spacing w:beforeLines="50" w:before="156" w:afterLines="50" w:after="156" w:line="400" w:lineRule="exact"/>
        <w:jc w:val="left"/>
        <w:outlineLvl w:val="2"/>
        <w:rPr>
          <w:del w:id="3460" w:author="..." w:date="2018-06-12T09:39:00Z"/>
          <w:rFonts w:ascii="Times New Roman" w:eastAsia="宋体" w:hAnsi="Times New Roman" w:cs="Times New Roman"/>
          <w:b/>
          <w:sz w:val="24"/>
          <w:szCs w:val="24"/>
          <w:shd w:val="clear" w:color="auto" w:fill="FFFFFF"/>
          <w:rPrChange w:id="3461" w:author="Windows 用户" w:date="2018-06-12T19:09:00Z">
            <w:rPr>
              <w:del w:id="3462" w:author="..." w:date="2018-06-12T09:39:00Z"/>
              <w:rFonts w:ascii="Times New Roman" w:eastAsia="宋体" w:hAnsi="Times New Roman" w:cs="Times New Roman"/>
              <w:sz w:val="24"/>
              <w:szCs w:val="24"/>
            </w:rPr>
          </w:rPrChange>
        </w:rPr>
        <w:pPrChange w:id="3463" w:author="Windows 用户" w:date="2018-06-12T19:09:00Z">
          <w:pPr/>
        </w:pPrChange>
      </w:pPr>
    </w:p>
    <w:p w:rsidR="00F76376" w:rsidRPr="008C3C47" w:rsidRDefault="00793F6E">
      <w:pPr>
        <w:autoSpaceDE w:val="0"/>
        <w:autoSpaceDN w:val="0"/>
        <w:adjustRightInd w:val="0"/>
        <w:spacing w:beforeLines="50" w:before="156" w:afterLines="50" w:after="156" w:line="400" w:lineRule="exact"/>
        <w:jc w:val="left"/>
        <w:outlineLvl w:val="2"/>
        <w:rPr>
          <w:del w:id="3464" w:author="..." w:date="2018-06-12T09:39:00Z"/>
          <w:rFonts w:ascii="Times New Roman" w:eastAsia="宋体" w:hAnsi="Times New Roman" w:cs="Times New Roman"/>
          <w:sz w:val="24"/>
          <w:szCs w:val="24"/>
          <w:shd w:val="clear" w:color="auto" w:fill="FFFFFF"/>
          <w:rPrChange w:id="3465" w:author="Windows 用户" w:date="2018-06-12T19:09:00Z">
            <w:rPr>
              <w:del w:id="3466" w:author="..." w:date="2018-06-12T09:39:00Z"/>
            </w:rPr>
          </w:rPrChange>
        </w:rPr>
        <w:pPrChange w:id="3467" w:author="Windows 用户" w:date="2018-06-12T19:09:00Z">
          <w:pPr>
            <w:pStyle w:val="4"/>
          </w:pPr>
        </w:pPrChange>
      </w:pPr>
      <w:del w:id="3468" w:author="..." w:date="2018-06-12T09:39:00Z">
        <w:r w:rsidRPr="008C3C47">
          <w:rPr>
            <w:rFonts w:ascii="Times New Roman" w:eastAsia="宋体" w:hAnsi="Times New Roman" w:cs="Times New Roman"/>
            <w:b/>
            <w:sz w:val="24"/>
            <w:szCs w:val="24"/>
            <w:shd w:val="clear" w:color="auto" w:fill="FFFFFF"/>
            <w:rPrChange w:id="3469" w:author="Windows 用户" w:date="2018-06-12T19:09:00Z">
              <w:rPr/>
            </w:rPrChange>
          </w:rPr>
          <w:delText>3.1.2.1 APP1.signature</w:delText>
        </w:r>
        <w:r w:rsidRPr="008C3C47">
          <w:rPr>
            <w:rFonts w:ascii="Times New Roman" w:eastAsia="宋体" w:hAnsi="Times New Roman" w:cs="Times New Roman" w:hint="eastAsia"/>
            <w:b/>
            <w:sz w:val="24"/>
            <w:szCs w:val="24"/>
            <w:shd w:val="clear" w:color="auto" w:fill="FFFFFF"/>
            <w:rPrChange w:id="3470" w:author="Windows 用户" w:date="2018-06-12T19:09:00Z">
              <w:rPr>
                <w:rFonts w:hint="eastAsia"/>
              </w:rPr>
            </w:rPrChange>
          </w:rPr>
          <w:delText>与</w:delText>
        </w:r>
        <w:r w:rsidRPr="008C3C47">
          <w:rPr>
            <w:rFonts w:ascii="Times New Roman" w:eastAsia="宋体" w:hAnsi="Times New Roman" w:cs="Times New Roman"/>
            <w:b/>
            <w:sz w:val="24"/>
            <w:szCs w:val="24"/>
            <w:shd w:val="clear" w:color="auto" w:fill="FFFFFF"/>
            <w:rPrChange w:id="3471" w:author="Windows 用户" w:date="2018-06-12T19:09:00Z">
              <w:rPr/>
            </w:rPrChange>
          </w:rPr>
          <w:delText>APP2.signature</w:delText>
        </w:r>
        <w:r w:rsidRPr="008C3C47">
          <w:rPr>
            <w:rFonts w:ascii="Times New Roman" w:eastAsia="宋体" w:hAnsi="Times New Roman" w:cs="Times New Roman" w:hint="eastAsia"/>
            <w:b/>
            <w:sz w:val="24"/>
            <w:szCs w:val="24"/>
            <w:shd w:val="clear" w:color="auto" w:fill="FFFFFF"/>
            <w:rPrChange w:id="3472" w:author="Windows 用户" w:date="2018-06-12T19:09:00Z">
              <w:rPr>
                <w:rFonts w:hint="eastAsia"/>
              </w:rPr>
            </w:rPrChange>
          </w:rPr>
          <w:delText>不相同</w:delText>
        </w:r>
      </w:del>
    </w:p>
    <w:p w:rsidR="00F76376" w:rsidRPr="008C3C47" w:rsidRDefault="00793F6E">
      <w:pPr>
        <w:autoSpaceDE w:val="0"/>
        <w:autoSpaceDN w:val="0"/>
        <w:adjustRightInd w:val="0"/>
        <w:spacing w:beforeLines="50" w:before="156" w:afterLines="50" w:after="156" w:line="400" w:lineRule="exact"/>
        <w:jc w:val="left"/>
        <w:outlineLvl w:val="2"/>
        <w:rPr>
          <w:del w:id="3473" w:author="..." w:date="2018-06-12T09:39:00Z"/>
          <w:rFonts w:ascii="Times New Roman" w:eastAsia="宋体" w:hAnsi="Times New Roman" w:cs="Times New Roman"/>
          <w:b/>
          <w:sz w:val="24"/>
          <w:szCs w:val="24"/>
          <w:shd w:val="clear" w:color="auto" w:fill="FFFFFF"/>
          <w:rPrChange w:id="3474" w:author="Windows 用户" w:date="2018-06-12T19:09:00Z">
            <w:rPr>
              <w:del w:id="3475" w:author="..." w:date="2018-06-12T09:39:00Z"/>
              <w:rFonts w:ascii="Times New Roman" w:hAnsi="Times New Roman" w:cs="Times New Roman"/>
            </w:rPr>
          </w:rPrChange>
        </w:rPr>
        <w:pPrChange w:id="3476" w:author="Windows 用户" w:date="2018-06-12T19:09:00Z">
          <w:pPr>
            <w:ind w:left="360"/>
          </w:pPr>
        </w:pPrChange>
      </w:pPr>
      <w:del w:id="3477" w:author="..." w:date="2018-06-12T09:39:00Z">
        <w:r w:rsidRPr="008C3C47">
          <w:rPr>
            <w:rFonts w:ascii="Times New Roman" w:eastAsia="宋体" w:hAnsi="Times New Roman" w:cs="Times New Roman" w:hint="eastAsia"/>
            <w:b/>
            <w:sz w:val="24"/>
            <w:szCs w:val="24"/>
            <w:shd w:val="clear" w:color="auto" w:fill="FFFFFF"/>
            <w:rPrChange w:id="3478" w:author="Windows 用户" w:date="2018-06-12T19:09:00Z">
              <w:rPr>
                <w:rFonts w:ascii="Times New Roman" w:hAnsi="Times New Roman" w:cs="Times New Roman" w:hint="eastAsia"/>
              </w:rPr>
            </w:rPrChange>
          </w:rPr>
          <w:delText>安装并运行</w:delText>
        </w:r>
        <w:r w:rsidRPr="008C3C47">
          <w:rPr>
            <w:rFonts w:ascii="Times New Roman" w:eastAsia="宋体" w:hAnsi="Times New Roman" w:cs="Times New Roman"/>
            <w:b/>
            <w:sz w:val="24"/>
            <w:szCs w:val="24"/>
            <w:shd w:val="clear" w:color="auto" w:fill="FFFFFF"/>
            <w:rPrChange w:id="3479" w:author="Windows 用户" w:date="2018-06-12T19:09:00Z">
              <w:rPr>
                <w:rFonts w:ascii="Times New Roman" w:hAnsi="Times New Roman" w:cs="Times New Roman"/>
              </w:rPr>
            </w:rPrChange>
          </w:rPr>
          <w:delText>app1</w:delText>
        </w:r>
        <w:r w:rsidRPr="008C3C47">
          <w:rPr>
            <w:rFonts w:ascii="Times New Roman" w:eastAsia="宋体" w:hAnsi="Times New Roman" w:cs="Times New Roman" w:hint="eastAsia"/>
            <w:b/>
            <w:sz w:val="24"/>
            <w:szCs w:val="24"/>
            <w:shd w:val="clear" w:color="auto" w:fill="FFFFFF"/>
            <w:rPrChange w:id="3480" w:author="Windows 用户" w:date="2018-06-12T19:09:00Z">
              <w:rPr>
                <w:rFonts w:ascii="Times New Roman" w:hAnsi="Times New Roman" w:cs="Times New Roman" w:hint="eastAsia"/>
              </w:rPr>
            </w:rPrChange>
          </w:rPr>
          <w:delText>：（成功安装并运行）</w:delText>
        </w:r>
      </w:del>
    </w:p>
    <w:p w:rsidR="00F76376" w:rsidRPr="008C3C47" w:rsidRDefault="00793F6E">
      <w:pPr>
        <w:autoSpaceDE w:val="0"/>
        <w:autoSpaceDN w:val="0"/>
        <w:adjustRightInd w:val="0"/>
        <w:spacing w:beforeLines="50" w:before="156" w:afterLines="50" w:after="156" w:line="400" w:lineRule="exact"/>
        <w:jc w:val="left"/>
        <w:outlineLvl w:val="2"/>
        <w:rPr>
          <w:del w:id="3481" w:author="..." w:date="2018-06-12T09:39:00Z"/>
          <w:rFonts w:ascii="Times New Roman" w:eastAsia="宋体" w:hAnsi="Times New Roman" w:cs="Times New Roman"/>
          <w:b/>
          <w:sz w:val="24"/>
          <w:szCs w:val="24"/>
          <w:shd w:val="clear" w:color="auto" w:fill="FFFFFF"/>
          <w:rPrChange w:id="3482" w:author="Windows 用户" w:date="2018-06-12T19:09:00Z">
            <w:rPr>
              <w:del w:id="3483" w:author="..." w:date="2018-06-12T09:39:00Z"/>
              <w:rFonts w:ascii="Times New Roman" w:hAnsi="Times New Roman" w:cs="Times New Roman"/>
            </w:rPr>
          </w:rPrChange>
        </w:rPr>
        <w:pPrChange w:id="3484" w:author="Windows 用户" w:date="2018-06-12T19:09:00Z">
          <w:pPr>
            <w:ind w:left="360"/>
          </w:pPr>
        </w:pPrChange>
      </w:pPr>
      <w:del w:id="3485" w:author="..." w:date="2018-06-12T09:39:00Z">
        <w:r w:rsidRPr="008C3C47">
          <w:rPr>
            <w:rFonts w:ascii="Times New Roman" w:eastAsia="宋体" w:hAnsi="Times New Roman" w:cs="Times New Roman"/>
            <w:b/>
            <w:noProof/>
            <w:sz w:val="24"/>
            <w:szCs w:val="24"/>
            <w:shd w:val="clear" w:color="auto" w:fill="FFFFFF"/>
            <w:rPrChange w:id="3486" w:author="Windows 用户" w:date="2018-06-12T19:09:00Z">
              <w:rPr>
                <w:noProof/>
              </w:rPr>
            </w:rPrChange>
          </w:rPr>
          <w:drawing>
            <wp:inline distT="0" distB="0" distL="0" distR="0" wp14:anchorId="73C04CB2" wp14:editId="334B3516">
              <wp:extent cx="3866515" cy="14185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866667" cy="1419048"/>
                      </a:xfrm>
                      <a:prstGeom prst="rect">
                        <a:avLst/>
                      </a:prstGeom>
                    </pic:spPr>
                  </pic:pic>
                </a:graphicData>
              </a:graphic>
            </wp:inline>
          </w:drawing>
        </w:r>
      </w:del>
    </w:p>
    <w:p w:rsidR="00F76376" w:rsidRPr="008C3C47" w:rsidRDefault="00793F6E">
      <w:pPr>
        <w:autoSpaceDE w:val="0"/>
        <w:autoSpaceDN w:val="0"/>
        <w:adjustRightInd w:val="0"/>
        <w:spacing w:beforeLines="50" w:before="156" w:afterLines="50" w:after="156" w:line="400" w:lineRule="exact"/>
        <w:jc w:val="left"/>
        <w:outlineLvl w:val="2"/>
        <w:rPr>
          <w:del w:id="3487" w:author="..." w:date="2018-06-12T09:39:00Z"/>
          <w:rFonts w:ascii="Times New Roman" w:eastAsia="宋体" w:hAnsi="Times New Roman" w:cs="Times New Roman"/>
          <w:b/>
          <w:sz w:val="24"/>
          <w:szCs w:val="24"/>
          <w:shd w:val="clear" w:color="auto" w:fill="FFFFFF"/>
          <w:rPrChange w:id="3488" w:author="Windows 用户" w:date="2018-06-12T19:09:00Z">
            <w:rPr>
              <w:del w:id="3489" w:author="..." w:date="2018-06-12T09:39:00Z"/>
              <w:rFonts w:ascii="Times New Roman" w:hAnsi="Times New Roman" w:cs="Times New Roman"/>
            </w:rPr>
          </w:rPrChange>
        </w:rPr>
        <w:pPrChange w:id="3490" w:author="Windows 用户" w:date="2018-06-12T19:09:00Z">
          <w:pPr>
            <w:ind w:left="360"/>
          </w:pPr>
        </w:pPrChange>
      </w:pPr>
      <w:del w:id="3491" w:author="..." w:date="2018-06-12T09:39:00Z">
        <w:r w:rsidRPr="008C3C47">
          <w:rPr>
            <w:rFonts w:ascii="Times New Roman" w:eastAsia="宋体" w:hAnsi="Times New Roman" w:cs="Times New Roman"/>
            <w:b/>
            <w:sz w:val="24"/>
            <w:szCs w:val="24"/>
            <w:shd w:val="clear" w:color="auto" w:fill="FFFFFF"/>
            <w:rPrChange w:id="3492" w:author="Windows 用户" w:date="2018-06-12T19:09:00Z">
              <w:rPr>
                <w:rFonts w:ascii="Times New Roman" w:hAnsi="Times New Roman" w:cs="Times New Roman"/>
              </w:rPr>
            </w:rPrChange>
          </w:rPr>
          <w:tab/>
        </w:r>
        <w:r w:rsidRPr="008C3C47">
          <w:rPr>
            <w:rFonts w:ascii="Times New Roman" w:eastAsia="宋体" w:hAnsi="Times New Roman" w:cs="Times New Roman"/>
            <w:b/>
            <w:sz w:val="24"/>
            <w:szCs w:val="24"/>
            <w:shd w:val="clear" w:color="auto" w:fill="FFFFFF"/>
            <w:rPrChange w:id="3493" w:author="Windows 用户" w:date="2018-06-12T19:09:00Z">
              <w:rPr>
                <w:rFonts w:ascii="Times New Roman" w:hAnsi="Times New Roman" w:cs="Times New Roman"/>
              </w:rPr>
            </w:rPrChange>
          </w:rPr>
          <w:tab/>
        </w:r>
        <w:r w:rsidRPr="008C3C47">
          <w:rPr>
            <w:rFonts w:ascii="Times New Roman" w:eastAsia="宋体" w:hAnsi="Times New Roman" w:cs="Times New Roman" w:hint="eastAsia"/>
            <w:b/>
            <w:sz w:val="24"/>
            <w:szCs w:val="24"/>
            <w:shd w:val="clear" w:color="auto" w:fill="FFFFFF"/>
            <w:rPrChange w:id="3494" w:author="Windows 用户" w:date="2018-06-12T19:09:00Z">
              <w:rPr>
                <w:rFonts w:ascii="Times New Roman" w:hAnsi="Times New Roman" w:cs="Times New Roman" w:hint="eastAsia"/>
              </w:rPr>
            </w:rPrChange>
          </w:rPr>
          <w:delText>安装并运行</w:delText>
        </w:r>
        <w:r w:rsidRPr="008C3C47">
          <w:rPr>
            <w:rFonts w:ascii="Times New Roman" w:eastAsia="宋体" w:hAnsi="Times New Roman" w:cs="Times New Roman"/>
            <w:b/>
            <w:sz w:val="24"/>
            <w:szCs w:val="24"/>
            <w:shd w:val="clear" w:color="auto" w:fill="FFFFFF"/>
            <w:rPrChange w:id="3495" w:author="Windows 用户" w:date="2018-06-12T19:09:00Z">
              <w:rPr>
                <w:rFonts w:ascii="Times New Roman" w:hAnsi="Times New Roman" w:cs="Times New Roman"/>
              </w:rPr>
            </w:rPrChange>
          </w:rPr>
          <w:delText>app2</w:delText>
        </w:r>
        <w:r w:rsidRPr="008C3C47">
          <w:rPr>
            <w:rFonts w:ascii="Times New Roman" w:eastAsia="宋体" w:hAnsi="Times New Roman" w:cs="Times New Roman" w:hint="eastAsia"/>
            <w:b/>
            <w:sz w:val="24"/>
            <w:szCs w:val="24"/>
            <w:shd w:val="clear" w:color="auto" w:fill="FFFFFF"/>
            <w:rPrChange w:id="3496" w:author="Windows 用户" w:date="2018-06-12T19:09:00Z">
              <w:rPr>
                <w:rFonts w:ascii="Times New Roman" w:hAnsi="Times New Roman" w:cs="Times New Roman" w:hint="eastAsia"/>
              </w:rPr>
            </w:rPrChange>
          </w:rPr>
          <w:delText>：（安装失败）</w:delText>
        </w:r>
      </w:del>
    </w:p>
    <w:p w:rsidR="00F76376" w:rsidRPr="008C3C47" w:rsidRDefault="00793F6E">
      <w:pPr>
        <w:autoSpaceDE w:val="0"/>
        <w:autoSpaceDN w:val="0"/>
        <w:adjustRightInd w:val="0"/>
        <w:spacing w:beforeLines="50" w:before="156" w:afterLines="50" w:after="156" w:line="400" w:lineRule="exact"/>
        <w:jc w:val="left"/>
        <w:outlineLvl w:val="2"/>
        <w:rPr>
          <w:del w:id="3497" w:author="..." w:date="2018-06-12T09:39:00Z"/>
          <w:rFonts w:ascii="Times New Roman" w:eastAsia="宋体" w:hAnsi="Times New Roman" w:cs="Times New Roman"/>
          <w:b/>
          <w:sz w:val="24"/>
          <w:szCs w:val="24"/>
          <w:shd w:val="clear" w:color="auto" w:fill="FFFFFF"/>
          <w:rPrChange w:id="3498" w:author="Windows 用户" w:date="2018-06-12T19:09:00Z">
            <w:rPr>
              <w:del w:id="3499" w:author="..." w:date="2018-06-12T09:39:00Z"/>
              <w:rFonts w:ascii="Times New Roman" w:hAnsi="Times New Roman" w:cs="Times New Roman"/>
            </w:rPr>
          </w:rPrChange>
        </w:rPr>
        <w:pPrChange w:id="3500" w:author="Windows 用户" w:date="2018-06-12T19:09:00Z">
          <w:pPr>
            <w:ind w:left="360"/>
          </w:pPr>
        </w:pPrChange>
      </w:pPr>
      <w:del w:id="3501" w:author="..." w:date="2018-06-12T09:39:00Z">
        <w:r w:rsidRPr="008C3C47">
          <w:rPr>
            <w:rFonts w:ascii="Times New Roman" w:eastAsia="宋体" w:hAnsi="Times New Roman" w:cs="Times New Roman"/>
            <w:b/>
            <w:noProof/>
            <w:sz w:val="24"/>
            <w:szCs w:val="24"/>
            <w:shd w:val="clear" w:color="auto" w:fill="FFFFFF"/>
            <w:rPrChange w:id="3502" w:author="Windows 用户" w:date="2018-06-12T19:09:00Z">
              <w:rPr>
                <w:noProof/>
              </w:rPr>
            </w:rPrChange>
          </w:rPr>
          <w:drawing>
            <wp:inline distT="0" distB="0" distL="0" distR="0" wp14:anchorId="67406089" wp14:editId="2BC455EA">
              <wp:extent cx="5274310" cy="826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826135"/>
                      </a:xfrm>
                      <a:prstGeom prst="rect">
                        <a:avLst/>
                      </a:prstGeom>
                    </pic:spPr>
                  </pic:pic>
                </a:graphicData>
              </a:graphic>
            </wp:inline>
          </w:drawing>
        </w:r>
      </w:del>
    </w:p>
    <w:p w:rsidR="00F76376" w:rsidRPr="008C3C47" w:rsidRDefault="00793F6E">
      <w:pPr>
        <w:autoSpaceDE w:val="0"/>
        <w:autoSpaceDN w:val="0"/>
        <w:adjustRightInd w:val="0"/>
        <w:spacing w:beforeLines="50" w:before="156" w:afterLines="50" w:after="156" w:line="400" w:lineRule="exact"/>
        <w:jc w:val="left"/>
        <w:outlineLvl w:val="2"/>
        <w:rPr>
          <w:del w:id="3503" w:author="..." w:date="2018-06-12T09:39:00Z"/>
          <w:rFonts w:ascii="Times New Roman" w:eastAsia="宋体" w:hAnsi="Times New Roman" w:cs="Times New Roman"/>
          <w:b/>
          <w:sz w:val="24"/>
          <w:szCs w:val="24"/>
          <w:shd w:val="clear" w:color="auto" w:fill="FFFFFF"/>
          <w:rPrChange w:id="3504" w:author="Windows 用户" w:date="2018-06-12T19:09:00Z">
            <w:rPr>
              <w:del w:id="3505" w:author="..." w:date="2018-06-12T09:39:00Z"/>
              <w:rFonts w:ascii="Times New Roman" w:hAnsi="Times New Roman" w:cs="Times New Roman"/>
            </w:rPr>
          </w:rPrChange>
        </w:rPr>
        <w:pPrChange w:id="3506" w:author="Windows 用户" w:date="2018-06-12T19:09:00Z">
          <w:pPr>
            <w:ind w:left="360"/>
          </w:pPr>
        </w:pPrChange>
      </w:pPr>
      <w:del w:id="3507" w:author="..." w:date="2018-06-12T09:39:00Z">
        <w:r w:rsidRPr="008C3C47">
          <w:rPr>
            <w:rFonts w:ascii="Times New Roman" w:eastAsia="宋体" w:hAnsi="Times New Roman" w:cs="Times New Roman"/>
            <w:b/>
            <w:sz w:val="24"/>
            <w:szCs w:val="24"/>
            <w:shd w:val="clear" w:color="auto" w:fill="FFFFFF"/>
            <w:rPrChange w:id="3508" w:author="Windows 用户" w:date="2018-06-12T19:09:00Z">
              <w:rPr>
                <w:rFonts w:ascii="Times New Roman" w:hAnsi="Times New Roman" w:cs="Times New Roman"/>
              </w:rPr>
            </w:rPrChange>
          </w:rPr>
          <w:tab/>
        </w:r>
        <w:r w:rsidRPr="008C3C47">
          <w:rPr>
            <w:rFonts w:ascii="Times New Roman" w:eastAsia="宋体" w:hAnsi="Times New Roman" w:cs="Times New Roman"/>
            <w:b/>
            <w:sz w:val="24"/>
            <w:szCs w:val="24"/>
            <w:shd w:val="clear" w:color="auto" w:fill="FFFFFF"/>
            <w:rPrChange w:id="3509" w:author="Windows 用户" w:date="2018-06-12T19:09:00Z">
              <w:rPr>
                <w:rFonts w:ascii="Times New Roman" w:hAnsi="Times New Roman" w:cs="Times New Roman"/>
              </w:rPr>
            </w:rPrChange>
          </w:rPr>
          <w:tab/>
        </w:r>
        <w:r w:rsidRPr="008C3C47">
          <w:rPr>
            <w:rFonts w:ascii="Times New Roman" w:eastAsia="宋体" w:hAnsi="Times New Roman" w:cs="Times New Roman" w:hint="eastAsia"/>
            <w:b/>
            <w:sz w:val="24"/>
            <w:szCs w:val="24"/>
            <w:shd w:val="clear" w:color="auto" w:fill="FFFFFF"/>
            <w:rPrChange w:id="3510" w:author="Windows 用户" w:date="2018-06-12T19:09:00Z">
              <w:rPr>
                <w:rFonts w:ascii="Times New Roman" w:hAnsi="Times New Roman" w:cs="Times New Roman" w:hint="eastAsia"/>
              </w:rPr>
            </w:rPrChange>
          </w:rPr>
          <w:delText>卸载</w:delText>
        </w:r>
        <w:r w:rsidRPr="008C3C47">
          <w:rPr>
            <w:rFonts w:ascii="Times New Roman" w:eastAsia="宋体" w:hAnsi="Times New Roman" w:cs="Times New Roman"/>
            <w:b/>
            <w:sz w:val="24"/>
            <w:szCs w:val="24"/>
            <w:shd w:val="clear" w:color="auto" w:fill="FFFFFF"/>
            <w:rPrChange w:id="3511" w:author="Windows 用户" w:date="2018-06-12T19:09:00Z">
              <w:rPr>
                <w:rFonts w:ascii="Times New Roman" w:hAnsi="Times New Roman" w:cs="Times New Roman"/>
              </w:rPr>
            </w:rPrChange>
          </w:rPr>
          <w:delText>app1</w:delText>
        </w:r>
        <w:r w:rsidRPr="008C3C47">
          <w:rPr>
            <w:rFonts w:ascii="Times New Roman" w:eastAsia="宋体" w:hAnsi="Times New Roman" w:cs="Times New Roman" w:hint="eastAsia"/>
            <w:b/>
            <w:sz w:val="24"/>
            <w:szCs w:val="24"/>
            <w:shd w:val="clear" w:color="auto" w:fill="FFFFFF"/>
            <w:rPrChange w:id="3512" w:author="Windows 用户" w:date="2018-06-12T19:09:00Z">
              <w:rPr>
                <w:rFonts w:ascii="Times New Roman" w:hAnsi="Times New Roman" w:cs="Times New Roman" w:hint="eastAsia"/>
              </w:rPr>
            </w:rPrChange>
          </w:rPr>
          <w:delText>，再次安装并运行</w:delText>
        </w:r>
        <w:r w:rsidRPr="008C3C47">
          <w:rPr>
            <w:rFonts w:ascii="Times New Roman" w:eastAsia="宋体" w:hAnsi="Times New Roman" w:cs="Times New Roman"/>
            <w:b/>
            <w:sz w:val="24"/>
            <w:szCs w:val="24"/>
            <w:shd w:val="clear" w:color="auto" w:fill="FFFFFF"/>
            <w:rPrChange w:id="3513" w:author="Windows 用户" w:date="2018-06-12T19:09:00Z">
              <w:rPr>
                <w:rFonts w:ascii="Times New Roman" w:hAnsi="Times New Roman" w:cs="Times New Roman"/>
              </w:rPr>
            </w:rPrChange>
          </w:rPr>
          <w:delText>app2</w:delText>
        </w:r>
        <w:r w:rsidRPr="008C3C47">
          <w:rPr>
            <w:rFonts w:ascii="Times New Roman" w:eastAsia="宋体" w:hAnsi="Times New Roman" w:cs="Times New Roman" w:hint="eastAsia"/>
            <w:b/>
            <w:sz w:val="24"/>
            <w:szCs w:val="24"/>
            <w:shd w:val="clear" w:color="auto" w:fill="FFFFFF"/>
            <w:rPrChange w:id="3514" w:author="Windows 用户" w:date="2018-06-12T19:09:00Z">
              <w:rPr>
                <w:rFonts w:ascii="Times New Roman" w:hAnsi="Times New Roman" w:cs="Times New Roman" w:hint="eastAsia"/>
              </w:rPr>
            </w:rPrChange>
          </w:rPr>
          <w:delText>：（成功安装并运行）</w:delText>
        </w:r>
      </w:del>
    </w:p>
    <w:p w:rsidR="00F76376" w:rsidRPr="008C3C47" w:rsidRDefault="00793F6E">
      <w:pPr>
        <w:autoSpaceDE w:val="0"/>
        <w:autoSpaceDN w:val="0"/>
        <w:adjustRightInd w:val="0"/>
        <w:spacing w:beforeLines="50" w:before="156" w:afterLines="50" w:after="156" w:line="400" w:lineRule="exact"/>
        <w:jc w:val="left"/>
        <w:outlineLvl w:val="2"/>
        <w:rPr>
          <w:del w:id="3515" w:author="..." w:date="2018-06-12T09:39:00Z"/>
          <w:rFonts w:ascii="Times New Roman" w:eastAsia="宋体" w:hAnsi="Times New Roman" w:cs="Times New Roman"/>
          <w:b/>
          <w:sz w:val="24"/>
          <w:szCs w:val="24"/>
          <w:shd w:val="clear" w:color="auto" w:fill="FFFFFF"/>
          <w:rPrChange w:id="3516" w:author="Windows 用户" w:date="2018-06-12T19:09:00Z">
            <w:rPr>
              <w:del w:id="3517" w:author="..." w:date="2018-06-12T09:39:00Z"/>
            </w:rPr>
          </w:rPrChange>
        </w:rPr>
        <w:pPrChange w:id="3518" w:author="Windows 用户" w:date="2018-06-12T19:09:00Z">
          <w:pPr/>
        </w:pPrChange>
      </w:pPr>
      <w:del w:id="3519" w:author="..." w:date="2018-06-12T09:39:00Z">
        <w:r w:rsidRPr="008C3C47">
          <w:rPr>
            <w:rFonts w:ascii="Times New Roman" w:eastAsia="宋体" w:hAnsi="Times New Roman" w:cs="Times New Roman"/>
            <w:b/>
            <w:noProof/>
            <w:sz w:val="24"/>
            <w:szCs w:val="24"/>
            <w:shd w:val="clear" w:color="auto" w:fill="FFFFFF"/>
            <w:rPrChange w:id="3520" w:author="Windows 用户" w:date="2018-06-12T19:09:00Z">
              <w:rPr>
                <w:noProof/>
              </w:rPr>
            </w:rPrChange>
          </w:rPr>
          <w:drawing>
            <wp:inline distT="0" distB="0" distL="0" distR="0" wp14:anchorId="2620CC4C" wp14:editId="534A54BA">
              <wp:extent cx="3866515" cy="147574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866667" cy="1476190"/>
                      </a:xfrm>
                      <a:prstGeom prst="rect">
                        <a:avLst/>
                      </a:prstGeom>
                    </pic:spPr>
                  </pic:pic>
                </a:graphicData>
              </a:graphic>
            </wp:inline>
          </w:drawing>
        </w:r>
      </w:del>
    </w:p>
    <w:p w:rsidR="00F76376" w:rsidRPr="008C3C47" w:rsidRDefault="00F76376">
      <w:pPr>
        <w:autoSpaceDE w:val="0"/>
        <w:autoSpaceDN w:val="0"/>
        <w:adjustRightInd w:val="0"/>
        <w:spacing w:beforeLines="50" w:before="156" w:afterLines="50" w:after="156" w:line="400" w:lineRule="exact"/>
        <w:jc w:val="left"/>
        <w:outlineLvl w:val="2"/>
        <w:rPr>
          <w:del w:id="3521" w:author="..." w:date="2018-06-12T09:39:00Z"/>
          <w:rFonts w:ascii="Times New Roman" w:eastAsia="宋体" w:hAnsi="Times New Roman" w:cs="Times New Roman"/>
          <w:b/>
          <w:sz w:val="24"/>
          <w:szCs w:val="24"/>
          <w:shd w:val="clear" w:color="auto" w:fill="FFFFFF"/>
          <w:rPrChange w:id="3522" w:author="Windows 用户" w:date="2018-06-12T19:09:00Z">
            <w:rPr>
              <w:del w:id="3523" w:author="..." w:date="2018-06-12T09:39:00Z"/>
            </w:rPr>
          </w:rPrChange>
        </w:rPr>
        <w:pPrChange w:id="3524" w:author="Windows 用户" w:date="2018-06-12T19:09:00Z">
          <w:pPr/>
        </w:pPrChange>
      </w:pPr>
    </w:p>
    <w:p w:rsidR="00F76376" w:rsidRPr="008C3C47" w:rsidRDefault="00793F6E">
      <w:pPr>
        <w:autoSpaceDE w:val="0"/>
        <w:autoSpaceDN w:val="0"/>
        <w:adjustRightInd w:val="0"/>
        <w:spacing w:beforeLines="50" w:before="156" w:afterLines="50" w:after="156" w:line="400" w:lineRule="exact"/>
        <w:jc w:val="left"/>
        <w:outlineLvl w:val="2"/>
        <w:rPr>
          <w:del w:id="3525" w:author="..." w:date="2018-06-12T09:39:00Z"/>
          <w:rFonts w:ascii="Times New Roman" w:eastAsia="宋体" w:hAnsi="Times New Roman" w:cs="Times New Roman"/>
          <w:sz w:val="24"/>
          <w:szCs w:val="24"/>
          <w:shd w:val="clear" w:color="auto" w:fill="FFFFFF"/>
          <w:rPrChange w:id="3526" w:author="Windows 用户" w:date="2018-06-12T19:09:00Z">
            <w:rPr>
              <w:del w:id="3527" w:author="..." w:date="2018-06-12T09:39:00Z"/>
            </w:rPr>
          </w:rPrChange>
        </w:rPr>
        <w:pPrChange w:id="3528" w:author="Windows 用户" w:date="2018-06-12T19:09:00Z">
          <w:pPr>
            <w:pStyle w:val="4"/>
          </w:pPr>
        </w:pPrChange>
      </w:pPr>
      <w:del w:id="3529" w:author="..." w:date="2018-06-12T09:39:00Z">
        <w:r w:rsidRPr="008C3C47">
          <w:rPr>
            <w:rFonts w:ascii="Times New Roman" w:eastAsia="宋体" w:hAnsi="Times New Roman" w:cs="Times New Roman"/>
            <w:b/>
            <w:sz w:val="24"/>
            <w:szCs w:val="24"/>
            <w:shd w:val="clear" w:color="auto" w:fill="FFFFFF"/>
            <w:rPrChange w:id="3530" w:author="Windows 用户" w:date="2018-06-12T19:09:00Z">
              <w:rPr/>
            </w:rPrChange>
          </w:rPr>
          <w:delText>3.1.2.2 APP1.signature</w:delText>
        </w:r>
        <w:r w:rsidRPr="008C3C47">
          <w:rPr>
            <w:rFonts w:ascii="Times New Roman" w:eastAsia="宋体" w:hAnsi="Times New Roman" w:cs="Times New Roman" w:hint="eastAsia"/>
            <w:b/>
            <w:sz w:val="24"/>
            <w:szCs w:val="24"/>
            <w:shd w:val="clear" w:color="auto" w:fill="FFFFFF"/>
            <w:rPrChange w:id="3531" w:author="Windows 用户" w:date="2018-06-12T19:09:00Z">
              <w:rPr>
                <w:rFonts w:hint="eastAsia"/>
              </w:rPr>
            </w:rPrChange>
          </w:rPr>
          <w:delText>与</w:delText>
        </w:r>
        <w:r w:rsidRPr="008C3C47">
          <w:rPr>
            <w:rFonts w:ascii="Times New Roman" w:eastAsia="宋体" w:hAnsi="Times New Roman" w:cs="Times New Roman"/>
            <w:b/>
            <w:sz w:val="24"/>
            <w:szCs w:val="24"/>
            <w:shd w:val="clear" w:color="auto" w:fill="FFFFFF"/>
            <w:rPrChange w:id="3532" w:author="Windows 用户" w:date="2018-06-12T19:09:00Z">
              <w:rPr/>
            </w:rPrChange>
          </w:rPr>
          <w:delText>APP2.signature</w:delText>
        </w:r>
        <w:r w:rsidRPr="008C3C47">
          <w:rPr>
            <w:rFonts w:ascii="Times New Roman" w:eastAsia="宋体" w:hAnsi="Times New Roman" w:cs="Times New Roman" w:hint="eastAsia"/>
            <w:b/>
            <w:sz w:val="24"/>
            <w:szCs w:val="24"/>
            <w:shd w:val="clear" w:color="auto" w:fill="FFFFFF"/>
            <w:rPrChange w:id="3533" w:author="Windows 用户" w:date="2018-06-12T19:09:00Z">
              <w:rPr>
                <w:rFonts w:hint="eastAsia"/>
              </w:rPr>
            </w:rPrChange>
          </w:rPr>
          <w:delText>相同</w:delText>
        </w:r>
      </w:del>
    </w:p>
    <w:p w:rsidR="00F76376" w:rsidRPr="008C3C47" w:rsidRDefault="00793F6E">
      <w:pPr>
        <w:autoSpaceDE w:val="0"/>
        <w:autoSpaceDN w:val="0"/>
        <w:adjustRightInd w:val="0"/>
        <w:spacing w:beforeLines="50" w:before="156" w:afterLines="50" w:after="156" w:line="400" w:lineRule="exact"/>
        <w:jc w:val="left"/>
        <w:outlineLvl w:val="2"/>
        <w:rPr>
          <w:del w:id="3534" w:author="..." w:date="2018-06-12T09:39:00Z"/>
          <w:rFonts w:ascii="Times New Roman" w:eastAsia="宋体" w:hAnsi="Times New Roman" w:cs="Times New Roman"/>
          <w:b/>
          <w:sz w:val="24"/>
          <w:szCs w:val="24"/>
          <w:shd w:val="clear" w:color="auto" w:fill="FFFFFF"/>
          <w:rPrChange w:id="3535" w:author="Windows 用户" w:date="2018-06-12T19:09:00Z">
            <w:rPr>
              <w:del w:id="3536" w:author="..." w:date="2018-06-12T09:39:00Z"/>
              <w:rFonts w:ascii="Times New Roman" w:hAnsi="Times New Roman" w:cs="Times New Roman"/>
            </w:rPr>
          </w:rPrChange>
        </w:rPr>
        <w:pPrChange w:id="3537" w:author="Windows 用户" w:date="2018-06-12T19:09:00Z">
          <w:pPr>
            <w:ind w:left="360"/>
          </w:pPr>
        </w:pPrChange>
      </w:pPr>
      <w:del w:id="3538" w:author="..." w:date="2018-06-12T09:39:00Z">
        <w:r w:rsidRPr="008C3C47">
          <w:rPr>
            <w:rFonts w:ascii="Times New Roman" w:eastAsia="宋体" w:hAnsi="Times New Roman" w:cs="Times New Roman" w:hint="eastAsia"/>
            <w:b/>
            <w:sz w:val="24"/>
            <w:szCs w:val="24"/>
            <w:shd w:val="clear" w:color="auto" w:fill="FFFFFF"/>
            <w:rPrChange w:id="3539" w:author="Windows 用户" w:date="2018-06-12T19:09:00Z">
              <w:rPr>
                <w:rFonts w:ascii="Times New Roman" w:hAnsi="Times New Roman" w:cs="Times New Roman" w:hint="eastAsia"/>
              </w:rPr>
            </w:rPrChange>
          </w:rPr>
          <w:delText>安装并运行</w:delText>
        </w:r>
        <w:r w:rsidRPr="008C3C47">
          <w:rPr>
            <w:rFonts w:ascii="Times New Roman" w:eastAsia="宋体" w:hAnsi="Times New Roman" w:cs="Times New Roman"/>
            <w:b/>
            <w:sz w:val="24"/>
            <w:szCs w:val="24"/>
            <w:shd w:val="clear" w:color="auto" w:fill="FFFFFF"/>
            <w:rPrChange w:id="3540" w:author="Windows 用户" w:date="2018-06-12T19:09:00Z">
              <w:rPr>
                <w:rFonts w:ascii="Times New Roman" w:hAnsi="Times New Roman" w:cs="Times New Roman"/>
              </w:rPr>
            </w:rPrChange>
          </w:rPr>
          <w:delText>app1</w:delText>
        </w:r>
        <w:r w:rsidRPr="008C3C47">
          <w:rPr>
            <w:rFonts w:ascii="Times New Roman" w:eastAsia="宋体" w:hAnsi="Times New Roman" w:cs="Times New Roman" w:hint="eastAsia"/>
            <w:b/>
            <w:sz w:val="24"/>
            <w:szCs w:val="24"/>
            <w:shd w:val="clear" w:color="auto" w:fill="FFFFFF"/>
            <w:rPrChange w:id="3541" w:author="Windows 用户" w:date="2018-06-12T19:09:00Z">
              <w:rPr>
                <w:rFonts w:ascii="Times New Roman" w:hAnsi="Times New Roman" w:cs="Times New Roman" w:hint="eastAsia"/>
              </w:rPr>
            </w:rPrChange>
          </w:rPr>
          <w:delText>：（成功安装并运行）</w:delText>
        </w:r>
      </w:del>
    </w:p>
    <w:p w:rsidR="00F76376" w:rsidRPr="008C3C47" w:rsidRDefault="00793F6E">
      <w:pPr>
        <w:autoSpaceDE w:val="0"/>
        <w:autoSpaceDN w:val="0"/>
        <w:adjustRightInd w:val="0"/>
        <w:spacing w:beforeLines="50" w:before="156" w:afterLines="50" w:after="156" w:line="400" w:lineRule="exact"/>
        <w:jc w:val="left"/>
        <w:outlineLvl w:val="2"/>
        <w:rPr>
          <w:del w:id="3542" w:author="..." w:date="2018-06-12T09:39:00Z"/>
          <w:rFonts w:ascii="Times New Roman" w:eastAsia="宋体" w:hAnsi="Times New Roman" w:cs="Times New Roman"/>
          <w:b/>
          <w:sz w:val="24"/>
          <w:szCs w:val="24"/>
          <w:shd w:val="clear" w:color="auto" w:fill="FFFFFF"/>
          <w:rPrChange w:id="3543" w:author="Windows 用户" w:date="2018-06-12T19:09:00Z">
            <w:rPr>
              <w:del w:id="3544" w:author="..." w:date="2018-06-12T09:39:00Z"/>
              <w:rFonts w:ascii="Times New Roman" w:hAnsi="Times New Roman" w:cs="Times New Roman"/>
            </w:rPr>
          </w:rPrChange>
        </w:rPr>
        <w:pPrChange w:id="3545" w:author="Windows 用户" w:date="2018-06-12T19:09:00Z">
          <w:pPr>
            <w:ind w:left="360"/>
          </w:pPr>
        </w:pPrChange>
      </w:pPr>
      <w:del w:id="3546" w:author="..." w:date="2018-06-12T09:39:00Z">
        <w:r w:rsidRPr="008C3C47">
          <w:rPr>
            <w:rFonts w:ascii="Times New Roman" w:eastAsia="宋体" w:hAnsi="Times New Roman" w:cs="Times New Roman"/>
            <w:b/>
            <w:noProof/>
            <w:sz w:val="24"/>
            <w:szCs w:val="24"/>
            <w:shd w:val="clear" w:color="auto" w:fill="FFFFFF"/>
            <w:rPrChange w:id="3547" w:author="Windows 用户" w:date="2018-06-12T19:09:00Z">
              <w:rPr>
                <w:noProof/>
              </w:rPr>
            </w:rPrChange>
          </w:rPr>
          <w:drawing>
            <wp:inline distT="0" distB="0" distL="0" distR="0" wp14:anchorId="65A14A98" wp14:editId="77B7A00D">
              <wp:extent cx="3799840" cy="1428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800000" cy="1428571"/>
                      </a:xfrm>
                      <a:prstGeom prst="rect">
                        <a:avLst/>
                      </a:prstGeom>
                    </pic:spPr>
                  </pic:pic>
                </a:graphicData>
              </a:graphic>
            </wp:inline>
          </w:drawing>
        </w:r>
      </w:del>
    </w:p>
    <w:p w:rsidR="00F76376" w:rsidRPr="008C3C47" w:rsidRDefault="00793F6E">
      <w:pPr>
        <w:autoSpaceDE w:val="0"/>
        <w:autoSpaceDN w:val="0"/>
        <w:adjustRightInd w:val="0"/>
        <w:spacing w:beforeLines="50" w:before="156" w:afterLines="50" w:after="156" w:line="400" w:lineRule="exact"/>
        <w:jc w:val="left"/>
        <w:outlineLvl w:val="2"/>
        <w:rPr>
          <w:del w:id="3548" w:author="..." w:date="2018-06-12T09:39:00Z"/>
          <w:rFonts w:ascii="Times New Roman" w:eastAsia="宋体" w:hAnsi="Times New Roman" w:cs="Times New Roman"/>
          <w:b/>
          <w:sz w:val="24"/>
          <w:szCs w:val="24"/>
          <w:shd w:val="clear" w:color="auto" w:fill="FFFFFF"/>
          <w:rPrChange w:id="3549" w:author="Windows 用户" w:date="2018-06-12T19:09:00Z">
            <w:rPr>
              <w:del w:id="3550" w:author="..." w:date="2018-06-12T09:39:00Z"/>
              <w:rFonts w:ascii="Times New Roman" w:hAnsi="Times New Roman" w:cs="Times New Roman"/>
            </w:rPr>
          </w:rPrChange>
        </w:rPr>
        <w:pPrChange w:id="3551" w:author="Windows 用户" w:date="2018-06-12T19:09:00Z">
          <w:pPr>
            <w:ind w:left="360"/>
          </w:pPr>
        </w:pPrChange>
      </w:pPr>
      <w:del w:id="3552" w:author="..." w:date="2018-06-12T09:39:00Z">
        <w:r w:rsidRPr="008C3C47">
          <w:rPr>
            <w:rFonts w:ascii="Times New Roman" w:eastAsia="宋体" w:hAnsi="Times New Roman" w:cs="Times New Roman"/>
            <w:b/>
            <w:sz w:val="24"/>
            <w:szCs w:val="24"/>
            <w:shd w:val="clear" w:color="auto" w:fill="FFFFFF"/>
            <w:rPrChange w:id="3553" w:author="Windows 用户" w:date="2018-06-12T19:09:00Z">
              <w:rPr>
                <w:rFonts w:ascii="Times New Roman" w:hAnsi="Times New Roman" w:cs="Times New Roman"/>
              </w:rPr>
            </w:rPrChange>
          </w:rPr>
          <w:tab/>
        </w:r>
        <w:r w:rsidRPr="008C3C47">
          <w:rPr>
            <w:rFonts w:ascii="Times New Roman" w:eastAsia="宋体" w:hAnsi="Times New Roman" w:cs="Times New Roman"/>
            <w:b/>
            <w:sz w:val="24"/>
            <w:szCs w:val="24"/>
            <w:shd w:val="clear" w:color="auto" w:fill="FFFFFF"/>
            <w:rPrChange w:id="3554" w:author="Windows 用户" w:date="2018-06-12T19:09:00Z">
              <w:rPr>
                <w:rFonts w:ascii="Times New Roman" w:hAnsi="Times New Roman" w:cs="Times New Roman"/>
              </w:rPr>
            </w:rPrChange>
          </w:rPr>
          <w:tab/>
        </w:r>
        <w:r w:rsidRPr="008C3C47">
          <w:rPr>
            <w:rFonts w:ascii="Times New Roman" w:eastAsia="宋体" w:hAnsi="Times New Roman" w:cs="Times New Roman" w:hint="eastAsia"/>
            <w:b/>
            <w:sz w:val="24"/>
            <w:szCs w:val="24"/>
            <w:shd w:val="clear" w:color="auto" w:fill="FFFFFF"/>
            <w:rPrChange w:id="3555" w:author="Windows 用户" w:date="2018-06-12T19:09:00Z">
              <w:rPr>
                <w:rFonts w:ascii="Times New Roman" w:hAnsi="Times New Roman" w:cs="Times New Roman" w:hint="eastAsia"/>
              </w:rPr>
            </w:rPrChange>
          </w:rPr>
          <w:delText>安装并运行</w:delText>
        </w:r>
        <w:r w:rsidRPr="008C3C47">
          <w:rPr>
            <w:rFonts w:ascii="Times New Roman" w:eastAsia="宋体" w:hAnsi="Times New Roman" w:cs="Times New Roman"/>
            <w:b/>
            <w:sz w:val="24"/>
            <w:szCs w:val="24"/>
            <w:shd w:val="clear" w:color="auto" w:fill="FFFFFF"/>
            <w:rPrChange w:id="3556" w:author="Windows 用户" w:date="2018-06-12T19:09:00Z">
              <w:rPr>
                <w:rFonts w:ascii="Times New Roman" w:hAnsi="Times New Roman" w:cs="Times New Roman"/>
              </w:rPr>
            </w:rPrChange>
          </w:rPr>
          <w:delText>app2</w:delText>
        </w:r>
        <w:r w:rsidRPr="008C3C47">
          <w:rPr>
            <w:rFonts w:ascii="Times New Roman" w:eastAsia="宋体" w:hAnsi="Times New Roman" w:cs="Times New Roman" w:hint="eastAsia"/>
            <w:b/>
            <w:sz w:val="24"/>
            <w:szCs w:val="24"/>
            <w:shd w:val="clear" w:color="auto" w:fill="FFFFFF"/>
            <w:rPrChange w:id="3557" w:author="Windows 用户" w:date="2018-06-12T19:09:00Z">
              <w:rPr>
                <w:rFonts w:ascii="Times New Roman" w:hAnsi="Times New Roman" w:cs="Times New Roman" w:hint="eastAsia"/>
              </w:rPr>
            </w:rPrChange>
          </w:rPr>
          <w:delText>：（成功安装并运行）</w:delText>
        </w:r>
      </w:del>
    </w:p>
    <w:p w:rsidR="00F76376" w:rsidRPr="008C3C47" w:rsidRDefault="00793F6E">
      <w:pPr>
        <w:autoSpaceDE w:val="0"/>
        <w:autoSpaceDN w:val="0"/>
        <w:adjustRightInd w:val="0"/>
        <w:spacing w:beforeLines="50" w:before="156" w:afterLines="50" w:after="156" w:line="400" w:lineRule="exact"/>
        <w:jc w:val="left"/>
        <w:outlineLvl w:val="2"/>
        <w:rPr>
          <w:del w:id="3558" w:author="..." w:date="2018-06-12T09:39:00Z"/>
          <w:rFonts w:ascii="Times New Roman" w:eastAsia="宋体" w:hAnsi="Times New Roman" w:cs="Times New Roman"/>
          <w:b/>
          <w:sz w:val="24"/>
          <w:szCs w:val="24"/>
          <w:shd w:val="clear" w:color="auto" w:fill="FFFFFF"/>
          <w:rPrChange w:id="3559" w:author="Windows 用户" w:date="2018-06-12T19:09:00Z">
            <w:rPr>
              <w:del w:id="3560" w:author="..." w:date="2018-06-12T09:39:00Z"/>
              <w:rFonts w:ascii="Times New Roman" w:hAnsi="Times New Roman" w:cs="Times New Roman"/>
            </w:rPr>
          </w:rPrChange>
        </w:rPr>
        <w:pPrChange w:id="3561" w:author="Windows 用户" w:date="2018-06-12T19:09:00Z">
          <w:pPr>
            <w:ind w:left="360"/>
          </w:pPr>
        </w:pPrChange>
      </w:pPr>
      <w:del w:id="3562" w:author="..." w:date="2018-06-12T09:39:00Z">
        <w:r w:rsidRPr="008C3C47">
          <w:rPr>
            <w:rFonts w:ascii="Times New Roman" w:eastAsia="宋体" w:hAnsi="Times New Roman" w:cs="Times New Roman"/>
            <w:b/>
            <w:noProof/>
            <w:sz w:val="24"/>
            <w:szCs w:val="24"/>
            <w:shd w:val="clear" w:color="auto" w:fill="FFFFFF"/>
            <w:rPrChange w:id="3563" w:author="Windows 用户" w:date="2018-06-12T19:09:00Z">
              <w:rPr>
                <w:noProof/>
              </w:rPr>
            </w:rPrChange>
          </w:rPr>
          <w:drawing>
            <wp:inline distT="0" distB="0" distL="0" distR="0" wp14:anchorId="5A841612" wp14:editId="184F9A6A">
              <wp:extent cx="3847465" cy="148526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847619" cy="1485714"/>
                      </a:xfrm>
                      <a:prstGeom prst="rect">
                        <a:avLst/>
                      </a:prstGeom>
                    </pic:spPr>
                  </pic:pic>
                </a:graphicData>
              </a:graphic>
            </wp:inline>
          </w:drawing>
        </w:r>
      </w:del>
    </w:p>
    <w:p w:rsidR="00F76376" w:rsidRPr="008C3C47" w:rsidRDefault="00793F6E">
      <w:pPr>
        <w:autoSpaceDE w:val="0"/>
        <w:autoSpaceDN w:val="0"/>
        <w:adjustRightInd w:val="0"/>
        <w:spacing w:beforeLines="50" w:before="156" w:afterLines="50" w:after="156" w:line="400" w:lineRule="exact"/>
        <w:jc w:val="left"/>
        <w:outlineLvl w:val="2"/>
        <w:rPr>
          <w:del w:id="3564" w:author="..." w:date="2018-06-12T09:39:00Z"/>
          <w:rFonts w:ascii="Times New Roman" w:eastAsia="宋体" w:hAnsi="Times New Roman" w:cs="Times New Roman"/>
          <w:b/>
          <w:sz w:val="24"/>
          <w:szCs w:val="24"/>
          <w:shd w:val="clear" w:color="auto" w:fill="FFFFFF"/>
          <w:rPrChange w:id="3565" w:author="Windows 用户" w:date="2018-06-12T19:09:00Z">
            <w:rPr>
              <w:del w:id="3566" w:author="..." w:date="2018-06-12T09:39:00Z"/>
              <w:rFonts w:ascii="Times New Roman" w:hAnsi="Times New Roman" w:cs="Times New Roman"/>
            </w:rPr>
          </w:rPrChange>
        </w:rPr>
        <w:pPrChange w:id="3567" w:author="Windows 用户" w:date="2018-06-12T19:09:00Z">
          <w:pPr/>
        </w:pPrChange>
      </w:pPr>
      <w:del w:id="3568" w:author="..." w:date="2018-06-12T09:39:00Z">
        <w:r w:rsidRPr="008C3C47">
          <w:rPr>
            <w:rFonts w:ascii="Times New Roman" w:eastAsia="宋体" w:hAnsi="Times New Roman" w:cs="Times New Roman"/>
            <w:b/>
            <w:sz w:val="24"/>
            <w:szCs w:val="24"/>
            <w:shd w:val="clear" w:color="auto" w:fill="FFFFFF"/>
            <w:rPrChange w:id="3569" w:author="Windows 用户" w:date="2018-06-12T19:09:00Z">
              <w:rPr>
                <w:rFonts w:ascii="Times New Roman" w:hAnsi="Times New Roman" w:cs="Times New Roman"/>
              </w:rPr>
            </w:rPrChange>
          </w:rPr>
          <w:tab/>
        </w:r>
        <w:r w:rsidRPr="008C3C47">
          <w:rPr>
            <w:rFonts w:ascii="Times New Roman" w:eastAsia="宋体" w:hAnsi="Times New Roman" w:cs="Times New Roman"/>
            <w:b/>
            <w:sz w:val="24"/>
            <w:szCs w:val="24"/>
            <w:shd w:val="clear" w:color="auto" w:fill="FFFFFF"/>
            <w:rPrChange w:id="3570" w:author="Windows 用户" w:date="2018-06-12T19:09:00Z">
              <w:rPr>
                <w:rFonts w:ascii="Times New Roman" w:hAnsi="Times New Roman" w:cs="Times New Roman"/>
              </w:rPr>
            </w:rPrChange>
          </w:rPr>
          <w:tab/>
          <w:delText>adb shell</w:delText>
        </w:r>
        <w:r w:rsidRPr="008C3C47">
          <w:rPr>
            <w:rFonts w:ascii="Times New Roman" w:eastAsia="宋体" w:hAnsi="Times New Roman" w:cs="Times New Roman" w:hint="eastAsia"/>
            <w:b/>
            <w:sz w:val="24"/>
            <w:szCs w:val="24"/>
            <w:shd w:val="clear" w:color="auto" w:fill="FFFFFF"/>
            <w:rPrChange w:id="3571" w:author="Windows 用户" w:date="2018-06-12T19:09:00Z">
              <w:rPr>
                <w:rFonts w:ascii="Times New Roman" w:hAnsi="Times New Roman" w:cs="Times New Roman" w:hint="eastAsia"/>
              </w:rPr>
            </w:rPrChange>
          </w:rPr>
          <w:delText>下查看：</w:delText>
        </w:r>
        <w:r w:rsidRPr="008C3C47">
          <w:rPr>
            <w:rFonts w:ascii="Times New Roman" w:eastAsia="宋体" w:hAnsi="Times New Roman" w:cs="Times New Roman"/>
            <w:b/>
            <w:sz w:val="24"/>
            <w:szCs w:val="24"/>
            <w:shd w:val="clear" w:color="auto" w:fill="FFFFFF"/>
            <w:rPrChange w:id="3572" w:author="Windows 用户" w:date="2018-06-12T19:09:00Z">
              <w:rPr>
                <w:rFonts w:ascii="Times New Roman" w:hAnsi="Times New Roman" w:cs="Times New Roman"/>
              </w:rPr>
            </w:rPrChange>
          </w:rPr>
          <w:br/>
        </w:r>
        <w:r w:rsidRPr="008C3C47">
          <w:rPr>
            <w:rFonts w:ascii="Times New Roman" w:eastAsia="宋体" w:hAnsi="Times New Roman" w:cs="Times New Roman"/>
            <w:b/>
            <w:noProof/>
            <w:sz w:val="24"/>
            <w:szCs w:val="24"/>
            <w:shd w:val="clear" w:color="auto" w:fill="FFFFFF"/>
            <w:rPrChange w:id="3573" w:author="Windows 用户" w:date="2018-06-12T19:09:00Z">
              <w:rPr>
                <w:noProof/>
              </w:rPr>
            </w:rPrChange>
          </w:rPr>
          <w:drawing>
            <wp:inline distT="0" distB="0" distL="0" distR="0" wp14:anchorId="40E3A13C" wp14:editId="77AD54A2">
              <wp:extent cx="5274310" cy="492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492760"/>
                      </a:xfrm>
                      <a:prstGeom prst="rect">
                        <a:avLst/>
                      </a:prstGeom>
                    </pic:spPr>
                  </pic:pic>
                </a:graphicData>
              </a:graphic>
            </wp:inline>
          </w:drawing>
        </w:r>
      </w:del>
    </w:p>
    <w:p w:rsidR="00F76376" w:rsidRPr="008C3C47" w:rsidRDefault="00793F6E">
      <w:pPr>
        <w:autoSpaceDE w:val="0"/>
        <w:autoSpaceDN w:val="0"/>
        <w:adjustRightInd w:val="0"/>
        <w:spacing w:beforeLines="50" w:before="156" w:afterLines="50" w:after="156" w:line="400" w:lineRule="exact"/>
        <w:jc w:val="left"/>
        <w:outlineLvl w:val="2"/>
        <w:rPr>
          <w:del w:id="3574" w:author="..." w:date="2018-06-12T09:39:00Z"/>
          <w:rFonts w:ascii="Times New Roman" w:eastAsia="宋体" w:hAnsi="Times New Roman" w:cs="Times New Roman"/>
          <w:b/>
          <w:sz w:val="24"/>
          <w:szCs w:val="24"/>
          <w:shd w:val="clear" w:color="auto" w:fill="FFFFFF"/>
          <w:rPrChange w:id="3575" w:author="Windows 用户" w:date="2018-06-12T19:09:00Z">
            <w:rPr>
              <w:del w:id="3576" w:author="..." w:date="2018-06-12T09:39:00Z"/>
              <w:rFonts w:ascii="Times New Roman" w:hAnsi="Times New Roman" w:cs="Times New Roman"/>
            </w:rPr>
          </w:rPrChange>
        </w:rPr>
        <w:pPrChange w:id="3577" w:author="Windows 用户" w:date="2018-06-12T19:09:00Z">
          <w:pPr/>
        </w:pPrChange>
      </w:pPr>
      <w:del w:id="3578" w:author="..." w:date="2018-06-12T09:39:00Z">
        <w:r w:rsidRPr="008C3C47">
          <w:rPr>
            <w:rFonts w:ascii="Times New Roman" w:eastAsia="宋体" w:hAnsi="Times New Roman" w:cs="Times New Roman" w:hint="eastAsia"/>
            <w:b/>
            <w:sz w:val="24"/>
            <w:szCs w:val="24"/>
            <w:shd w:val="clear" w:color="auto" w:fill="FFFFFF"/>
            <w:rPrChange w:id="3579" w:author="Windows 用户" w:date="2018-06-12T19:09:00Z">
              <w:rPr>
                <w:rFonts w:ascii="Times New Roman" w:hAnsi="Times New Roman" w:cs="Times New Roman" w:hint="eastAsia"/>
              </w:rPr>
            </w:rPrChange>
          </w:rPr>
          <w:delText>可以观察到两个进程项。</w:delText>
        </w:r>
      </w:del>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3580" w:author="Windows 用户" w:date="2018-06-12T19:09:00Z">
            <w:rPr/>
          </w:rPrChange>
        </w:rPr>
        <w:pPrChange w:id="3581" w:author="Windows 用户" w:date="2018-06-12T19:09:00Z">
          <w:pPr>
            <w:pStyle w:val="3"/>
          </w:pPr>
        </w:pPrChange>
      </w:pPr>
      <w:bookmarkStart w:id="3582" w:name="_Toc516102715"/>
      <w:bookmarkStart w:id="3583" w:name="_Toc516593058"/>
      <w:r w:rsidRPr="008C3C47">
        <w:rPr>
          <w:rFonts w:ascii="Times New Roman" w:eastAsia="宋体" w:hAnsi="Times New Roman" w:cs="Times New Roman"/>
          <w:b/>
          <w:sz w:val="24"/>
          <w:szCs w:val="24"/>
          <w:shd w:val="clear" w:color="auto" w:fill="FFFFFF"/>
          <w:rPrChange w:id="3584" w:author="Windows 用户" w:date="2018-06-12T19:09:00Z">
            <w:rPr/>
          </w:rPrChange>
        </w:rPr>
        <w:t>3.1.3 sharedUserId</w:t>
      </w:r>
      <w:r w:rsidRPr="008C3C47">
        <w:rPr>
          <w:rFonts w:ascii="Times New Roman" w:eastAsia="宋体" w:hAnsi="Times New Roman" w:cs="Times New Roman" w:hint="eastAsia"/>
          <w:b/>
          <w:sz w:val="24"/>
          <w:szCs w:val="24"/>
          <w:shd w:val="clear" w:color="auto" w:fill="FFFFFF"/>
          <w:rPrChange w:id="3585" w:author="Windows 用户" w:date="2018-06-12T19:09:00Z">
            <w:rPr>
              <w:rFonts w:hint="eastAsia"/>
            </w:rPr>
          </w:rPrChange>
        </w:rPr>
        <w:t>值为另一个已安装的包名</w:t>
      </w:r>
      <w:bookmarkEnd w:id="3582"/>
      <w:bookmarkEnd w:id="3583"/>
    </w:p>
    <w:p w:rsidR="00F76376" w:rsidRDefault="00793F6E">
      <w:pPr>
        <w:spacing w:line="400" w:lineRule="exact"/>
        <w:ind w:firstLineChars="200" w:firstLine="480"/>
        <w:rPr>
          <w:ins w:id="3586" w:author="..." w:date="2018-06-12T09:53:00Z"/>
          <w:rFonts w:ascii="Times New Roman" w:eastAsia="宋体" w:hAnsi="Times New Roman" w:cs="Times New Roman"/>
          <w:sz w:val="24"/>
          <w:szCs w:val="24"/>
        </w:rPr>
        <w:pPrChange w:id="3587" w:author="..." w:date="2018-06-12T09:39:00Z">
          <w:pPr>
            <w:ind w:firstLine="408"/>
          </w:pPr>
        </w:pPrChange>
      </w:pPr>
      <w:ins w:id="3588" w:author="..." w:date="2018-06-12T09:25:00Z">
        <w:r>
          <w:rPr>
            <w:rFonts w:ascii="Times New Roman" w:eastAsia="宋体" w:hAnsi="Times New Roman" w:cs="Times New Roman"/>
            <w:sz w:val="24"/>
            <w:szCs w:val="24"/>
            <w:rPrChange w:id="3589" w:author="..." w:date="2018-06-12T09:39:00Z">
              <w:rPr>
                <w:rFonts w:ascii="Times New Roman" w:hAnsi="Times New Roman" w:cs="Times New Roman"/>
              </w:rPr>
            </w:rPrChange>
          </w:rPr>
          <w:t>APP1</w:t>
        </w:r>
        <w:r>
          <w:rPr>
            <w:rFonts w:ascii="Times New Roman" w:eastAsia="宋体" w:hAnsi="Times New Roman" w:cs="Times New Roman" w:hint="eastAsia"/>
            <w:sz w:val="24"/>
            <w:szCs w:val="24"/>
            <w:rPrChange w:id="3590" w:author="..." w:date="2018-06-12T09:39:00Z">
              <w:rPr>
                <w:rFonts w:ascii="Times New Roman" w:hAnsi="Times New Roman" w:cs="Times New Roman" w:hint="eastAsia"/>
              </w:rPr>
            </w:rPrChange>
          </w:rPr>
          <w:t>的包名为</w:t>
        </w:r>
        <w:r>
          <w:rPr>
            <w:rFonts w:ascii="Times New Roman" w:eastAsia="宋体" w:hAnsi="Times New Roman" w:cs="Times New Roman"/>
            <w:sz w:val="24"/>
            <w:szCs w:val="24"/>
            <w:rPrChange w:id="3591" w:author="..." w:date="2018-06-12T09:39:00Z">
              <w:rPr>
                <w:rFonts w:ascii="Times New Roman" w:hAnsi="Times New Roman" w:cs="Times New Roman"/>
              </w:rPr>
            </w:rPrChange>
          </w:rPr>
          <w:t>”com</w:t>
        </w:r>
      </w:ins>
      <w:ins w:id="3592" w:author="..." w:date="2018-06-12T09:26:00Z">
        <w:r>
          <w:rPr>
            <w:rFonts w:ascii="Times New Roman" w:eastAsia="宋体" w:hAnsi="Times New Roman" w:cs="Times New Roman"/>
            <w:sz w:val="24"/>
            <w:szCs w:val="24"/>
            <w:rPrChange w:id="3593" w:author="..." w:date="2018-06-12T09:39:00Z">
              <w:rPr>
                <w:rFonts w:ascii="Times New Roman" w:hAnsi="Times New Roman" w:cs="Times New Roman"/>
              </w:rPr>
            </w:rPrChange>
          </w:rPr>
          <w:t>.demo.app1</w:t>
        </w:r>
      </w:ins>
      <w:ins w:id="3594" w:author="..." w:date="2018-06-12T09:25:00Z">
        <w:r>
          <w:rPr>
            <w:rFonts w:ascii="Times New Roman" w:eastAsia="宋体" w:hAnsi="Times New Roman" w:cs="Times New Roman"/>
            <w:sz w:val="24"/>
            <w:szCs w:val="24"/>
            <w:rPrChange w:id="3595" w:author="..." w:date="2018-06-12T09:39:00Z">
              <w:rPr>
                <w:rFonts w:ascii="Times New Roman" w:hAnsi="Times New Roman" w:cs="Times New Roman"/>
              </w:rPr>
            </w:rPrChange>
          </w:rPr>
          <w:t>”</w:t>
        </w:r>
      </w:ins>
      <w:ins w:id="3596" w:author="..." w:date="2018-06-12T09:26:00Z">
        <w:r>
          <w:rPr>
            <w:rFonts w:ascii="Times New Roman" w:eastAsia="宋体" w:hAnsi="Times New Roman" w:cs="Times New Roman" w:hint="eastAsia"/>
            <w:sz w:val="24"/>
            <w:szCs w:val="24"/>
            <w:rPrChange w:id="3597" w:author="..." w:date="2018-06-12T09:39:00Z">
              <w:rPr>
                <w:rFonts w:ascii="Times New Roman" w:hAnsi="Times New Roman" w:cs="Times New Roman" w:hint="eastAsia"/>
              </w:rPr>
            </w:rPrChange>
          </w:rPr>
          <w:t>，</w:t>
        </w:r>
      </w:ins>
      <w:ins w:id="3598" w:author="..." w:date="2018-06-12T09:27:00Z">
        <w:r>
          <w:rPr>
            <w:rFonts w:ascii="Times New Roman" w:eastAsia="宋体" w:hAnsi="Times New Roman" w:cs="Times New Roman" w:hint="eastAsia"/>
            <w:sz w:val="24"/>
            <w:szCs w:val="24"/>
            <w:rPrChange w:id="3599" w:author="..." w:date="2018-06-12T09:39:00Z">
              <w:rPr>
                <w:rFonts w:ascii="Times New Roman" w:hAnsi="Times New Roman" w:cs="Times New Roman" w:hint="eastAsia"/>
              </w:rPr>
            </w:rPrChange>
          </w:rPr>
          <w:t>但未设置</w:t>
        </w:r>
        <w:r>
          <w:rPr>
            <w:rFonts w:ascii="Times New Roman" w:eastAsia="宋体" w:hAnsi="Times New Roman" w:cs="Times New Roman"/>
            <w:sz w:val="24"/>
            <w:szCs w:val="24"/>
            <w:rPrChange w:id="3600" w:author="..." w:date="2018-06-12T09:39:00Z">
              <w:rPr>
                <w:rFonts w:ascii="Times New Roman" w:hAnsi="Times New Roman" w:cs="Times New Roman"/>
              </w:rPr>
            </w:rPrChange>
          </w:rPr>
          <w:t>sharedUserID</w:t>
        </w:r>
        <w:r>
          <w:rPr>
            <w:rFonts w:ascii="Times New Roman" w:eastAsia="宋体" w:hAnsi="Times New Roman" w:cs="Times New Roman" w:hint="eastAsia"/>
            <w:sz w:val="24"/>
            <w:szCs w:val="24"/>
            <w:rPrChange w:id="3601" w:author="..." w:date="2018-06-12T09:39:00Z">
              <w:rPr>
                <w:rFonts w:ascii="Times New Roman" w:hAnsi="Times New Roman" w:cs="Times New Roman" w:hint="eastAsia"/>
              </w:rPr>
            </w:rPrChange>
          </w:rPr>
          <w:t>值，</w:t>
        </w:r>
      </w:ins>
      <w:ins w:id="3602" w:author="..." w:date="2018-06-12T09:26:00Z">
        <w:r>
          <w:rPr>
            <w:rFonts w:ascii="Times New Roman" w:eastAsia="宋体" w:hAnsi="Times New Roman" w:cs="Times New Roman" w:hint="eastAsia"/>
            <w:sz w:val="24"/>
            <w:szCs w:val="24"/>
            <w:rPrChange w:id="3603" w:author="..." w:date="2018-06-12T09:39:00Z">
              <w:rPr>
                <w:rFonts w:ascii="Times New Roman" w:hAnsi="Times New Roman" w:cs="Times New Roman" w:hint="eastAsia"/>
              </w:rPr>
            </w:rPrChange>
          </w:rPr>
          <w:t>安装</w:t>
        </w:r>
        <w:r>
          <w:rPr>
            <w:rFonts w:ascii="Times New Roman" w:eastAsia="宋体" w:hAnsi="Times New Roman" w:cs="Times New Roman"/>
            <w:sz w:val="24"/>
            <w:szCs w:val="24"/>
            <w:rPrChange w:id="3604" w:author="..." w:date="2018-06-12T09:39:00Z">
              <w:rPr>
                <w:rFonts w:ascii="Times New Roman" w:hAnsi="Times New Roman" w:cs="Times New Roman"/>
              </w:rPr>
            </w:rPrChange>
          </w:rPr>
          <w:t>APP1</w:t>
        </w:r>
        <w:r>
          <w:rPr>
            <w:rFonts w:ascii="Times New Roman" w:eastAsia="宋体" w:hAnsi="Times New Roman" w:cs="Times New Roman" w:hint="eastAsia"/>
            <w:sz w:val="24"/>
            <w:szCs w:val="24"/>
            <w:rPrChange w:id="3605" w:author="..." w:date="2018-06-12T09:39:00Z">
              <w:rPr>
                <w:rFonts w:ascii="Times New Roman" w:hAnsi="Times New Roman" w:cs="Times New Roman" w:hint="eastAsia"/>
              </w:rPr>
            </w:rPrChange>
          </w:rPr>
          <w:t>；修改</w:t>
        </w:r>
        <w:r>
          <w:rPr>
            <w:rFonts w:ascii="Times New Roman" w:eastAsia="宋体" w:hAnsi="Times New Roman" w:cs="Times New Roman"/>
            <w:sz w:val="24"/>
            <w:szCs w:val="24"/>
            <w:rPrChange w:id="3606" w:author="..." w:date="2018-06-12T09:39:00Z">
              <w:rPr>
                <w:rFonts w:ascii="Times New Roman" w:hAnsi="Times New Roman" w:cs="Times New Roman"/>
              </w:rPr>
            </w:rPrChange>
          </w:rPr>
          <w:t>APP2</w:t>
        </w:r>
        <w:r>
          <w:rPr>
            <w:rFonts w:ascii="Times New Roman" w:eastAsia="宋体" w:hAnsi="Times New Roman" w:cs="Times New Roman" w:hint="eastAsia"/>
            <w:sz w:val="24"/>
            <w:szCs w:val="24"/>
            <w:rPrChange w:id="3607" w:author="..." w:date="2018-06-12T09:39:00Z">
              <w:rPr>
                <w:rFonts w:ascii="Times New Roman" w:hAnsi="Times New Roman" w:cs="Times New Roman" w:hint="eastAsia"/>
              </w:rPr>
            </w:rPrChange>
          </w:rPr>
          <w:lastRenderedPageBreak/>
          <w:t>的</w:t>
        </w:r>
        <w:r>
          <w:rPr>
            <w:rFonts w:ascii="Times New Roman" w:eastAsia="宋体" w:hAnsi="Times New Roman" w:cs="Times New Roman"/>
            <w:sz w:val="24"/>
            <w:szCs w:val="24"/>
            <w:rPrChange w:id="3608" w:author="..." w:date="2018-06-12T09:39:00Z">
              <w:rPr>
                <w:rFonts w:ascii="Times New Roman" w:hAnsi="Times New Roman" w:cs="Times New Roman"/>
              </w:rPr>
            </w:rPrChange>
          </w:rPr>
          <w:t>sharedUserI</w:t>
        </w:r>
      </w:ins>
      <w:ins w:id="3609" w:author="..." w:date="2018-06-12T09:27:00Z">
        <w:r>
          <w:rPr>
            <w:rFonts w:ascii="Times New Roman" w:eastAsia="宋体" w:hAnsi="Times New Roman" w:cs="Times New Roman"/>
            <w:sz w:val="24"/>
            <w:szCs w:val="24"/>
            <w:rPrChange w:id="3610" w:author="..." w:date="2018-06-12T09:39:00Z">
              <w:rPr>
                <w:rFonts w:ascii="Times New Roman" w:hAnsi="Times New Roman" w:cs="Times New Roman"/>
              </w:rPr>
            </w:rPrChange>
          </w:rPr>
          <w:t>D</w:t>
        </w:r>
      </w:ins>
      <w:ins w:id="3611" w:author="..." w:date="2018-06-12T09:26:00Z">
        <w:r>
          <w:rPr>
            <w:rFonts w:ascii="Times New Roman" w:eastAsia="宋体" w:hAnsi="Times New Roman" w:cs="Times New Roman" w:hint="eastAsia"/>
            <w:sz w:val="24"/>
            <w:szCs w:val="24"/>
            <w:rPrChange w:id="3612" w:author="..." w:date="2018-06-12T09:39:00Z">
              <w:rPr>
                <w:rFonts w:ascii="Times New Roman" w:hAnsi="Times New Roman" w:cs="Times New Roman" w:hint="eastAsia"/>
              </w:rPr>
            </w:rPrChange>
          </w:rPr>
          <w:t>值为</w:t>
        </w:r>
        <w:r>
          <w:rPr>
            <w:rFonts w:ascii="Times New Roman" w:eastAsia="宋体" w:hAnsi="Times New Roman" w:cs="Times New Roman"/>
            <w:sz w:val="24"/>
            <w:szCs w:val="24"/>
            <w:rPrChange w:id="3613" w:author="..." w:date="2018-06-12T09:39:00Z">
              <w:rPr>
                <w:rFonts w:ascii="Times New Roman" w:hAnsi="Times New Roman" w:cs="Times New Roman"/>
              </w:rPr>
            </w:rPrChange>
          </w:rPr>
          <w:t>”com.demo1.app1”</w:t>
        </w:r>
        <w:r>
          <w:rPr>
            <w:rFonts w:ascii="Times New Roman" w:eastAsia="宋体" w:hAnsi="Times New Roman" w:cs="Times New Roman" w:hint="eastAsia"/>
            <w:sz w:val="24"/>
            <w:szCs w:val="24"/>
            <w:rPrChange w:id="3614" w:author="..." w:date="2018-06-12T09:39:00Z">
              <w:rPr>
                <w:rFonts w:ascii="Times New Roman" w:hAnsi="Times New Roman" w:cs="Times New Roman" w:hint="eastAsia"/>
              </w:rPr>
            </w:rPrChange>
          </w:rPr>
          <w:t>，</w:t>
        </w:r>
      </w:ins>
      <w:ins w:id="3615" w:author="..." w:date="2018-06-12T09:27:00Z">
        <w:r>
          <w:rPr>
            <w:rFonts w:ascii="Times New Roman" w:eastAsia="宋体" w:hAnsi="Times New Roman" w:cs="Times New Roman" w:hint="eastAsia"/>
            <w:sz w:val="24"/>
            <w:szCs w:val="24"/>
            <w:rPrChange w:id="3616" w:author="..." w:date="2018-06-12T09:39:00Z">
              <w:rPr>
                <w:rFonts w:ascii="Times New Roman" w:hAnsi="Times New Roman" w:cs="Times New Roman" w:hint="eastAsia"/>
              </w:rPr>
            </w:rPrChange>
          </w:rPr>
          <w:t>安装</w:t>
        </w:r>
        <w:r>
          <w:rPr>
            <w:rFonts w:ascii="Times New Roman" w:eastAsia="宋体" w:hAnsi="Times New Roman" w:cs="Times New Roman"/>
            <w:sz w:val="24"/>
            <w:szCs w:val="24"/>
            <w:rPrChange w:id="3617" w:author="..." w:date="2018-06-12T09:39:00Z">
              <w:rPr>
                <w:rFonts w:ascii="Times New Roman" w:hAnsi="Times New Roman" w:cs="Times New Roman"/>
              </w:rPr>
            </w:rPrChange>
          </w:rPr>
          <w:t>APP2</w:t>
        </w:r>
      </w:ins>
      <w:ins w:id="3618" w:author="..." w:date="2018-06-12T09:28:00Z">
        <w:r>
          <w:rPr>
            <w:rFonts w:ascii="Times New Roman" w:eastAsia="宋体" w:hAnsi="Times New Roman" w:cs="Times New Roman" w:hint="eastAsia"/>
            <w:sz w:val="24"/>
            <w:szCs w:val="24"/>
            <w:rPrChange w:id="3619" w:author="..." w:date="2018-06-12T09:39:00Z">
              <w:rPr>
                <w:rFonts w:ascii="Times New Roman" w:hAnsi="Times New Roman" w:cs="Times New Roman" w:hint="eastAsia"/>
              </w:rPr>
            </w:rPrChange>
          </w:rPr>
          <w:t>。测试结果如表</w:t>
        </w:r>
      </w:ins>
      <w:ins w:id="3620" w:author="..." w:date="2018-06-12T09:29:00Z">
        <w:r>
          <w:rPr>
            <w:rFonts w:ascii="Times New Roman" w:eastAsia="宋体" w:hAnsi="Times New Roman" w:cs="Times New Roman"/>
            <w:sz w:val="24"/>
            <w:szCs w:val="24"/>
            <w:rPrChange w:id="3621" w:author="..." w:date="2018-06-12T09:39:00Z">
              <w:rPr>
                <w:rFonts w:ascii="Times New Roman" w:hAnsi="Times New Roman" w:cs="Times New Roman"/>
              </w:rPr>
            </w:rPrChange>
          </w:rPr>
          <w:t>3-3</w:t>
        </w:r>
        <w:r>
          <w:rPr>
            <w:rFonts w:ascii="Times New Roman" w:eastAsia="宋体" w:hAnsi="Times New Roman" w:cs="Times New Roman" w:hint="eastAsia"/>
            <w:sz w:val="24"/>
            <w:szCs w:val="24"/>
            <w:rPrChange w:id="3622" w:author="..." w:date="2018-06-12T09:39:00Z">
              <w:rPr>
                <w:rFonts w:ascii="Times New Roman" w:hAnsi="Times New Roman" w:cs="Times New Roman" w:hint="eastAsia"/>
              </w:rPr>
            </w:rPrChange>
          </w:rPr>
          <w:t>所示：</w:t>
        </w:r>
      </w:ins>
    </w:p>
    <w:p w:rsidR="00F76376" w:rsidRPr="00F76376" w:rsidRDefault="00793F6E">
      <w:pPr>
        <w:spacing w:afterLines="50" w:after="156" w:line="400" w:lineRule="exact"/>
        <w:jc w:val="center"/>
        <w:rPr>
          <w:ins w:id="3623" w:author="..." w:date="2018-06-12T09:29:00Z"/>
          <w:rFonts w:ascii="Times New Roman" w:eastAsia="宋体" w:hAnsi="Times New Roman" w:cs="Times New Roman"/>
          <w:b/>
          <w:bCs/>
          <w:szCs w:val="24"/>
          <w:rPrChange w:id="3624" w:author="..." w:date="2018-06-12T09:54:00Z">
            <w:rPr>
              <w:ins w:id="3625" w:author="..." w:date="2018-06-12T09:29:00Z"/>
              <w:rFonts w:ascii="Times New Roman" w:hAnsi="Times New Roman" w:cs="Times New Roman"/>
            </w:rPr>
          </w:rPrChange>
        </w:rPr>
        <w:pPrChange w:id="3626" w:author="..." w:date="2018-06-12T09:54:00Z">
          <w:pPr>
            <w:ind w:firstLine="408"/>
          </w:pPr>
        </w:pPrChange>
      </w:pPr>
      <w:ins w:id="3627" w:author="..." w:date="2018-06-12T09:53:00Z">
        <w:r>
          <w:rPr>
            <w:rFonts w:ascii="Times New Roman" w:eastAsia="宋体" w:hAnsi="Times New Roman" w:cs="Times New Roman" w:hint="eastAsia"/>
            <w:b/>
            <w:bCs/>
            <w:szCs w:val="24"/>
            <w:rPrChange w:id="3628" w:author="..." w:date="2018-06-12T09:54:00Z">
              <w:rPr>
                <w:rFonts w:ascii="Times New Roman" w:eastAsia="宋体" w:hAnsi="Times New Roman" w:cs="Times New Roman" w:hint="eastAsia"/>
                <w:sz w:val="24"/>
                <w:szCs w:val="24"/>
              </w:rPr>
            </w:rPrChange>
          </w:rPr>
          <w:t>表</w:t>
        </w:r>
        <w:r>
          <w:rPr>
            <w:rFonts w:ascii="Times New Roman" w:eastAsia="宋体" w:hAnsi="Times New Roman" w:cs="Times New Roman"/>
            <w:b/>
            <w:bCs/>
            <w:szCs w:val="24"/>
            <w:rPrChange w:id="3629" w:author="..." w:date="2018-06-12T09:54:00Z">
              <w:rPr>
                <w:rFonts w:ascii="Times New Roman" w:eastAsia="宋体" w:hAnsi="Times New Roman" w:cs="Times New Roman"/>
                <w:sz w:val="24"/>
                <w:szCs w:val="24"/>
              </w:rPr>
            </w:rPrChange>
          </w:rPr>
          <w:t>3-3</w:t>
        </w:r>
      </w:ins>
      <w:ins w:id="3630" w:author="..." w:date="2018-06-12T09:54:00Z">
        <w:r>
          <w:rPr>
            <w:rFonts w:ascii="Times New Roman" w:eastAsia="宋体" w:hAnsi="Times New Roman" w:cs="Times New Roman"/>
            <w:b/>
            <w:bCs/>
            <w:szCs w:val="24"/>
            <w:rPrChange w:id="3631" w:author="..." w:date="2018-06-12T09:54:00Z">
              <w:rPr>
                <w:rFonts w:ascii="Times New Roman" w:eastAsia="宋体" w:hAnsi="Times New Roman" w:cs="Times New Roman"/>
                <w:sz w:val="24"/>
                <w:szCs w:val="24"/>
              </w:rPr>
            </w:rPrChange>
          </w:rPr>
          <w:t xml:space="preserve"> sharedUserID</w:t>
        </w:r>
        <w:r>
          <w:rPr>
            <w:rFonts w:ascii="Times New Roman" w:eastAsia="宋体" w:hAnsi="Times New Roman" w:cs="Times New Roman" w:hint="eastAsia"/>
            <w:b/>
            <w:bCs/>
            <w:szCs w:val="24"/>
            <w:rPrChange w:id="3632" w:author="..." w:date="2018-06-12T09:54:00Z">
              <w:rPr>
                <w:rFonts w:ascii="Times New Roman" w:eastAsia="宋体" w:hAnsi="Times New Roman" w:cs="Times New Roman" w:hint="eastAsia"/>
                <w:sz w:val="24"/>
                <w:szCs w:val="24"/>
              </w:rPr>
            </w:rPrChange>
          </w:rPr>
          <w:t>为已安装的包名测试结果</w:t>
        </w:r>
      </w:ins>
    </w:p>
    <w:tbl>
      <w:tblPr>
        <w:tblStyle w:val="a9"/>
        <w:tblW w:w="7959" w:type="dxa"/>
        <w:jc w:val="center"/>
        <w:tblLayout w:type="fixed"/>
        <w:tblLook w:val="04A0" w:firstRow="1" w:lastRow="0" w:firstColumn="1" w:lastColumn="0" w:noHBand="0" w:noVBand="1"/>
        <w:tblPrChange w:id="3633" w:author="..." w:date="2018-06-12T09:55:00Z">
          <w:tblPr>
            <w:tblStyle w:val="a9"/>
            <w:tblW w:w="9401" w:type="dxa"/>
            <w:tblLayout w:type="fixed"/>
            <w:tblLook w:val="04A0" w:firstRow="1" w:lastRow="0" w:firstColumn="1" w:lastColumn="0" w:noHBand="0" w:noVBand="1"/>
          </w:tblPr>
        </w:tblPrChange>
      </w:tblPr>
      <w:tblGrid>
        <w:gridCol w:w="1059"/>
        <w:gridCol w:w="2085"/>
        <w:gridCol w:w="1185"/>
        <w:gridCol w:w="1755"/>
        <w:gridCol w:w="1875"/>
        <w:tblGridChange w:id="3634">
          <w:tblGrid>
            <w:gridCol w:w="1880"/>
            <w:gridCol w:w="1880"/>
            <w:gridCol w:w="1880"/>
            <w:gridCol w:w="1880"/>
            <w:gridCol w:w="1881"/>
          </w:tblGrid>
        </w:tblGridChange>
      </w:tblGrid>
      <w:tr w:rsidR="00F76376" w:rsidTr="00F76376">
        <w:trPr>
          <w:jc w:val="center"/>
          <w:ins w:id="3635" w:author="..." w:date="2018-06-12T09:29:00Z"/>
        </w:trPr>
        <w:tc>
          <w:tcPr>
            <w:tcW w:w="1059" w:type="dxa"/>
            <w:tcPrChange w:id="3636" w:author="..." w:date="2018-06-12T09:55:00Z">
              <w:tcPr>
                <w:tcW w:w="1880" w:type="dxa"/>
              </w:tcPr>
            </w:tcPrChange>
          </w:tcPr>
          <w:p w:rsidR="00F76376" w:rsidRPr="00F76376" w:rsidRDefault="00793F6E">
            <w:pPr>
              <w:jc w:val="center"/>
              <w:rPr>
                <w:ins w:id="3637" w:author="..." w:date="2018-06-12T09:29:00Z"/>
                <w:b/>
                <w:szCs w:val="21"/>
                <w:rPrChange w:id="3638" w:author="..." w:date="2018-06-12T09:36:00Z">
                  <w:rPr>
                    <w:ins w:id="3639" w:author="..." w:date="2018-06-12T09:29:00Z"/>
                    <w:rFonts w:ascii="Times New Roman" w:hAnsi="Times New Roman" w:cs="Times New Roman"/>
                  </w:rPr>
                </w:rPrChange>
              </w:rPr>
              <w:pPrChange w:id="3640" w:author="..." w:date="2018-06-12T09:36:00Z">
                <w:pPr/>
              </w:pPrChange>
            </w:pPr>
            <w:ins w:id="3641" w:author="..." w:date="2018-06-12T09:29:00Z">
              <w:r>
                <w:rPr>
                  <w:b/>
                  <w:szCs w:val="21"/>
                  <w:rPrChange w:id="3642" w:author="..." w:date="2018-06-12T09:36:00Z">
                    <w:rPr>
                      <w:rFonts w:ascii="Times New Roman" w:hAnsi="Times New Roman" w:cs="Times New Roman"/>
                    </w:rPr>
                  </w:rPrChange>
                </w:rPr>
                <w:t>APP</w:t>
              </w:r>
              <w:r>
                <w:rPr>
                  <w:rFonts w:hint="eastAsia"/>
                  <w:b/>
                  <w:szCs w:val="21"/>
                  <w:rPrChange w:id="3643" w:author="..." w:date="2018-06-12T09:36:00Z">
                    <w:rPr>
                      <w:rFonts w:ascii="Times New Roman" w:hAnsi="Times New Roman" w:cs="Times New Roman" w:hint="eastAsia"/>
                    </w:rPr>
                  </w:rPrChange>
                </w:rPr>
                <w:t>编号</w:t>
              </w:r>
            </w:ins>
          </w:p>
        </w:tc>
        <w:tc>
          <w:tcPr>
            <w:tcW w:w="2085" w:type="dxa"/>
            <w:tcPrChange w:id="3644" w:author="..." w:date="2018-06-12T09:55:00Z">
              <w:tcPr>
                <w:tcW w:w="1880" w:type="dxa"/>
              </w:tcPr>
            </w:tcPrChange>
          </w:tcPr>
          <w:p w:rsidR="00F76376" w:rsidRPr="00F76376" w:rsidRDefault="00793F6E">
            <w:pPr>
              <w:jc w:val="center"/>
              <w:rPr>
                <w:ins w:id="3645" w:author="..." w:date="2018-06-12T09:29:00Z"/>
                <w:b/>
                <w:szCs w:val="21"/>
                <w:rPrChange w:id="3646" w:author="..." w:date="2018-06-12T09:36:00Z">
                  <w:rPr>
                    <w:ins w:id="3647" w:author="..." w:date="2018-06-12T09:29:00Z"/>
                    <w:rFonts w:ascii="Times New Roman" w:hAnsi="Times New Roman" w:cs="Times New Roman"/>
                  </w:rPr>
                </w:rPrChange>
              </w:rPr>
              <w:pPrChange w:id="3648" w:author="..." w:date="2018-06-12T09:36:00Z">
                <w:pPr/>
              </w:pPrChange>
            </w:pPr>
            <w:ins w:id="3649" w:author="..." w:date="2018-06-12T09:30:00Z">
              <w:r>
                <w:rPr>
                  <w:b/>
                  <w:szCs w:val="21"/>
                  <w:rPrChange w:id="3650" w:author="..." w:date="2018-06-12T09:36:00Z">
                    <w:rPr>
                      <w:rFonts w:ascii="Times New Roman" w:hAnsi="Times New Roman" w:cs="Times New Roman"/>
                    </w:rPr>
                  </w:rPrChange>
                </w:rPr>
                <w:t>sharedUserID</w:t>
              </w:r>
              <w:r>
                <w:rPr>
                  <w:rFonts w:hint="eastAsia"/>
                  <w:b/>
                  <w:szCs w:val="21"/>
                  <w:rPrChange w:id="3651" w:author="..." w:date="2018-06-12T09:36:00Z">
                    <w:rPr>
                      <w:rFonts w:ascii="Times New Roman" w:hAnsi="Times New Roman" w:cs="Times New Roman" w:hint="eastAsia"/>
                    </w:rPr>
                  </w:rPrChange>
                </w:rPr>
                <w:t>实际值</w:t>
              </w:r>
            </w:ins>
          </w:p>
        </w:tc>
        <w:tc>
          <w:tcPr>
            <w:tcW w:w="1185" w:type="dxa"/>
            <w:tcPrChange w:id="3652" w:author="..." w:date="2018-06-12T09:55:00Z">
              <w:tcPr>
                <w:tcW w:w="1880" w:type="dxa"/>
              </w:tcPr>
            </w:tcPrChange>
          </w:tcPr>
          <w:p w:rsidR="00F76376" w:rsidRPr="00F76376" w:rsidRDefault="00793F6E">
            <w:pPr>
              <w:jc w:val="center"/>
              <w:rPr>
                <w:ins w:id="3653" w:author="..." w:date="2018-06-12T09:29:00Z"/>
                <w:b/>
                <w:szCs w:val="21"/>
                <w:rPrChange w:id="3654" w:author="..." w:date="2018-06-12T09:36:00Z">
                  <w:rPr>
                    <w:ins w:id="3655" w:author="..." w:date="2018-06-12T09:29:00Z"/>
                    <w:rFonts w:ascii="Times New Roman" w:hAnsi="Times New Roman" w:cs="Times New Roman"/>
                  </w:rPr>
                </w:rPrChange>
              </w:rPr>
              <w:pPrChange w:id="3656" w:author="..." w:date="2018-06-12T09:36:00Z">
                <w:pPr/>
              </w:pPrChange>
            </w:pPr>
            <w:ins w:id="3657" w:author="..." w:date="2018-06-12T09:30:00Z">
              <w:r>
                <w:rPr>
                  <w:b/>
                  <w:szCs w:val="21"/>
                  <w:rPrChange w:id="3658" w:author="..." w:date="2018-06-12T09:36:00Z">
                    <w:rPr>
                      <w:rFonts w:ascii="Times New Roman" w:hAnsi="Times New Roman" w:cs="Times New Roman"/>
                    </w:rPr>
                  </w:rPrChange>
                </w:rPr>
                <w:t>UserName</w:t>
              </w:r>
            </w:ins>
          </w:p>
        </w:tc>
        <w:tc>
          <w:tcPr>
            <w:tcW w:w="1755" w:type="dxa"/>
            <w:tcPrChange w:id="3659" w:author="..." w:date="2018-06-12T09:55:00Z">
              <w:tcPr>
                <w:tcW w:w="1880" w:type="dxa"/>
              </w:tcPr>
            </w:tcPrChange>
          </w:tcPr>
          <w:p w:rsidR="00F76376" w:rsidRPr="00F76376" w:rsidRDefault="00793F6E">
            <w:pPr>
              <w:jc w:val="center"/>
              <w:rPr>
                <w:ins w:id="3660" w:author="..." w:date="2018-06-12T09:29:00Z"/>
                <w:b/>
                <w:szCs w:val="21"/>
                <w:rPrChange w:id="3661" w:author="..." w:date="2018-06-12T09:36:00Z">
                  <w:rPr>
                    <w:ins w:id="3662" w:author="..." w:date="2018-06-12T09:29:00Z"/>
                    <w:rFonts w:ascii="Times New Roman" w:hAnsi="Times New Roman" w:cs="Times New Roman"/>
                  </w:rPr>
                </w:rPrChange>
              </w:rPr>
              <w:pPrChange w:id="3663" w:author="..." w:date="2018-06-12T09:36:00Z">
                <w:pPr/>
              </w:pPrChange>
            </w:pPr>
            <w:ins w:id="3664" w:author="..." w:date="2018-06-12T09:31:00Z">
              <w:r>
                <w:rPr>
                  <w:b/>
                  <w:szCs w:val="21"/>
                  <w:rPrChange w:id="3665" w:author="..." w:date="2018-06-12T09:36:00Z">
                    <w:rPr>
                      <w:rFonts w:ascii="Times New Roman" w:hAnsi="Times New Roman" w:cs="Times New Roman"/>
                    </w:rPr>
                  </w:rPrChange>
                </w:rPr>
                <w:t>ProcessName</w:t>
              </w:r>
            </w:ins>
          </w:p>
        </w:tc>
        <w:tc>
          <w:tcPr>
            <w:tcW w:w="1875" w:type="dxa"/>
            <w:tcPrChange w:id="3666" w:author="..." w:date="2018-06-12T09:55:00Z">
              <w:tcPr>
                <w:tcW w:w="1881" w:type="dxa"/>
              </w:tcPr>
            </w:tcPrChange>
          </w:tcPr>
          <w:p w:rsidR="00F76376" w:rsidRPr="00F76376" w:rsidRDefault="00793F6E">
            <w:pPr>
              <w:jc w:val="center"/>
              <w:rPr>
                <w:ins w:id="3667" w:author="..." w:date="2018-06-12T09:29:00Z"/>
                <w:b/>
                <w:szCs w:val="21"/>
                <w:rPrChange w:id="3668" w:author="..." w:date="2018-06-12T09:36:00Z">
                  <w:rPr>
                    <w:ins w:id="3669" w:author="..." w:date="2018-06-12T09:29:00Z"/>
                    <w:rFonts w:ascii="Times New Roman" w:hAnsi="Times New Roman" w:cs="Times New Roman"/>
                  </w:rPr>
                </w:rPrChange>
              </w:rPr>
              <w:pPrChange w:id="3670" w:author="..." w:date="2018-06-12T09:36:00Z">
                <w:pPr/>
              </w:pPrChange>
            </w:pPr>
            <w:ins w:id="3671" w:author="..." w:date="2018-06-12T09:32:00Z">
              <w:r>
                <w:rPr>
                  <w:rFonts w:hint="eastAsia"/>
                  <w:b/>
                  <w:szCs w:val="21"/>
                  <w:rPrChange w:id="3672" w:author="..." w:date="2018-06-12T09:36:00Z">
                    <w:rPr>
                      <w:rFonts w:ascii="Times New Roman" w:hAnsi="Times New Roman" w:cs="Times New Roman" w:hint="eastAsia"/>
                    </w:rPr>
                  </w:rPrChange>
                </w:rPr>
                <w:t>说明</w:t>
              </w:r>
            </w:ins>
          </w:p>
        </w:tc>
      </w:tr>
      <w:tr w:rsidR="00F76376" w:rsidTr="00F76376">
        <w:trPr>
          <w:jc w:val="center"/>
          <w:ins w:id="3673" w:author="..." w:date="2018-06-12T09:29:00Z"/>
        </w:trPr>
        <w:tc>
          <w:tcPr>
            <w:tcW w:w="1059" w:type="dxa"/>
            <w:tcPrChange w:id="3674" w:author="..." w:date="2018-06-12T09:55:00Z">
              <w:tcPr>
                <w:tcW w:w="1880" w:type="dxa"/>
              </w:tcPr>
            </w:tcPrChange>
          </w:tcPr>
          <w:p w:rsidR="00F76376" w:rsidRPr="00F76376" w:rsidRDefault="00793F6E">
            <w:pPr>
              <w:jc w:val="center"/>
              <w:rPr>
                <w:ins w:id="3675" w:author="..." w:date="2018-06-12T09:29:00Z"/>
                <w:rFonts w:ascii="Times New Roman" w:eastAsia="宋体" w:hAnsi="Times New Roman" w:cs="Times New Roman"/>
                <w:szCs w:val="21"/>
                <w:rPrChange w:id="3676" w:author="..." w:date="2018-06-12T09:37:00Z">
                  <w:rPr>
                    <w:ins w:id="3677" w:author="..." w:date="2018-06-12T09:29:00Z"/>
                    <w:rFonts w:ascii="Times New Roman" w:hAnsi="Times New Roman" w:cs="Times New Roman"/>
                  </w:rPr>
                </w:rPrChange>
              </w:rPr>
              <w:pPrChange w:id="3678" w:author="..." w:date="2018-06-12T09:37:00Z">
                <w:pPr/>
              </w:pPrChange>
            </w:pPr>
            <w:ins w:id="3679" w:author="..." w:date="2018-06-12T09:29:00Z">
              <w:r>
                <w:rPr>
                  <w:rFonts w:ascii="Times New Roman" w:eastAsia="宋体" w:hAnsi="Times New Roman" w:cs="Times New Roman"/>
                  <w:szCs w:val="21"/>
                  <w:rPrChange w:id="3680" w:author="..." w:date="2018-06-12T09:37:00Z">
                    <w:rPr>
                      <w:rFonts w:ascii="Times New Roman" w:hAnsi="Times New Roman" w:cs="Times New Roman"/>
                    </w:rPr>
                  </w:rPrChange>
                </w:rPr>
                <w:t>APP1</w:t>
              </w:r>
            </w:ins>
          </w:p>
        </w:tc>
        <w:tc>
          <w:tcPr>
            <w:tcW w:w="2085" w:type="dxa"/>
            <w:tcPrChange w:id="3681" w:author="..." w:date="2018-06-12T09:55:00Z">
              <w:tcPr>
                <w:tcW w:w="1880" w:type="dxa"/>
              </w:tcPr>
            </w:tcPrChange>
          </w:tcPr>
          <w:p w:rsidR="00F76376" w:rsidRPr="00F76376" w:rsidRDefault="00793F6E">
            <w:pPr>
              <w:jc w:val="center"/>
              <w:rPr>
                <w:ins w:id="3682" w:author="..." w:date="2018-06-12T09:29:00Z"/>
                <w:rFonts w:ascii="Times New Roman" w:eastAsia="宋体" w:hAnsi="Times New Roman" w:cs="Times New Roman"/>
                <w:szCs w:val="21"/>
                <w:rPrChange w:id="3683" w:author="..." w:date="2018-06-12T09:37:00Z">
                  <w:rPr>
                    <w:ins w:id="3684" w:author="..." w:date="2018-06-12T09:29:00Z"/>
                    <w:rFonts w:ascii="Times New Roman" w:hAnsi="Times New Roman" w:cs="Times New Roman"/>
                  </w:rPr>
                </w:rPrChange>
              </w:rPr>
              <w:pPrChange w:id="3685" w:author="..." w:date="2018-06-12T09:37:00Z">
                <w:pPr/>
              </w:pPrChange>
            </w:pPr>
            <w:ins w:id="3686" w:author="..." w:date="2018-06-12T09:30:00Z">
              <w:r>
                <w:rPr>
                  <w:rFonts w:ascii="Times New Roman" w:eastAsia="宋体" w:hAnsi="Times New Roman" w:cs="Times New Roman"/>
                  <w:szCs w:val="21"/>
                  <w:rPrChange w:id="3687" w:author="..." w:date="2018-06-12T09:37:00Z">
                    <w:rPr>
                      <w:rFonts w:ascii="Times New Roman" w:hAnsi="Times New Roman" w:cs="Times New Roman"/>
                    </w:rPr>
                  </w:rPrChange>
                </w:rPr>
                <w:t>NULL</w:t>
              </w:r>
            </w:ins>
          </w:p>
        </w:tc>
        <w:tc>
          <w:tcPr>
            <w:tcW w:w="1185" w:type="dxa"/>
            <w:tcPrChange w:id="3688" w:author="..." w:date="2018-06-12T09:55:00Z">
              <w:tcPr>
                <w:tcW w:w="1880" w:type="dxa"/>
              </w:tcPr>
            </w:tcPrChange>
          </w:tcPr>
          <w:p w:rsidR="00F76376" w:rsidRPr="00F76376" w:rsidRDefault="00793F6E">
            <w:pPr>
              <w:jc w:val="center"/>
              <w:rPr>
                <w:ins w:id="3689" w:author="..." w:date="2018-06-12T09:29:00Z"/>
                <w:rFonts w:ascii="Times New Roman" w:eastAsia="宋体" w:hAnsi="Times New Roman" w:cs="Times New Roman"/>
                <w:szCs w:val="21"/>
                <w:rPrChange w:id="3690" w:author="..." w:date="2018-06-12T09:37:00Z">
                  <w:rPr>
                    <w:ins w:id="3691" w:author="..." w:date="2018-06-12T09:29:00Z"/>
                    <w:rFonts w:ascii="Times New Roman" w:hAnsi="Times New Roman" w:cs="Times New Roman"/>
                  </w:rPr>
                </w:rPrChange>
              </w:rPr>
              <w:pPrChange w:id="3692" w:author="..." w:date="2018-06-12T09:37:00Z">
                <w:pPr/>
              </w:pPrChange>
            </w:pPr>
            <w:ins w:id="3693" w:author="..." w:date="2018-06-12T09:31:00Z">
              <w:r>
                <w:rPr>
                  <w:rFonts w:ascii="Times New Roman" w:eastAsia="宋体" w:hAnsi="Times New Roman" w:cs="Times New Roman"/>
                  <w:szCs w:val="21"/>
                  <w:rPrChange w:id="3694" w:author="..." w:date="2018-06-12T09:37:00Z">
                    <w:rPr>
                      <w:rFonts w:ascii="Times New Roman" w:hAnsi="Times New Roman" w:cs="Times New Roman"/>
                    </w:rPr>
                  </w:rPrChange>
                </w:rPr>
                <w:t>u0_</w:t>
              </w:r>
            </w:ins>
            <w:ins w:id="3695" w:author="..." w:date="2018-06-12T09:32:00Z">
              <w:r>
                <w:rPr>
                  <w:rFonts w:ascii="Times New Roman" w:eastAsia="宋体" w:hAnsi="Times New Roman" w:cs="Times New Roman"/>
                  <w:szCs w:val="21"/>
                  <w:rPrChange w:id="3696" w:author="..." w:date="2018-06-12T09:37:00Z">
                    <w:rPr>
                      <w:rFonts w:ascii="Times New Roman" w:hAnsi="Times New Roman" w:cs="Times New Roman"/>
                    </w:rPr>
                  </w:rPrChange>
                </w:rPr>
                <w:t>a129</w:t>
              </w:r>
            </w:ins>
          </w:p>
        </w:tc>
        <w:tc>
          <w:tcPr>
            <w:tcW w:w="1755" w:type="dxa"/>
            <w:tcPrChange w:id="3697" w:author="..." w:date="2018-06-12T09:55:00Z">
              <w:tcPr>
                <w:tcW w:w="1880" w:type="dxa"/>
              </w:tcPr>
            </w:tcPrChange>
          </w:tcPr>
          <w:p w:rsidR="00F76376" w:rsidRPr="00F76376" w:rsidRDefault="00793F6E">
            <w:pPr>
              <w:jc w:val="center"/>
              <w:rPr>
                <w:ins w:id="3698" w:author="..." w:date="2018-06-12T09:29:00Z"/>
                <w:rFonts w:ascii="Times New Roman" w:eastAsia="宋体" w:hAnsi="Times New Roman" w:cs="Times New Roman"/>
                <w:szCs w:val="21"/>
                <w:rPrChange w:id="3699" w:author="..." w:date="2018-06-12T09:37:00Z">
                  <w:rPr>
                    <w:ins w:id="3700" w:author="..." w:date="2018-06-12T09:29:00Z"/>
                    <w:rFonts w:ascii="Times New Roman" w:hAnsi="Times New Roman" w:cs="Times New Roman"/>
                  </w:rPr>
                </w:rPrChange>
              </w:rPr>
              <w:pPrChange w:id="3701" w:author="..." w:date="2018-06-12T09:37:00Z">
                <w:pPr/>
              </w:pPrChange>
            </w:pPr>
            <w:ins w:id="3702" w:author="..." w:date="2018-06-12T09:32:00Z">
              <w:r>
                <w:rPr>
                  <w:rFonts w:ascii="Times New Roman" w:eastAsia="宋体" w:hAnsi="Times New Roman" w:cs="Times New Roman"/>
                  <w:szCs w:val="21"/>
                  <w:rPrChange w:id="3703" w:author="..." w:date="2018-06-12T09:37:00Z">
                    <w:rPr>
                      <w:rFonts w:ascii="Times New Roman" w:hAnsi="Times New Roman" w:cs="Times New Roman"/>
                    </w:rPr>
                  </w:rPrChange>
                </w:rPr>
                <w:t>com.demo1.app1</w:t>
              </w:r>
            </w:ins>
          </w:p>
        </w:tc>
        <w:tc>
          <w:tcPr>
            <w:tcW w:w="1875" w:type="dxa"/>
            <w:vMerge w:val="restart"/>
            <w:vAlign w:val="center"/>
            <w:tcPrChange w:id="3704" w:author="..." w:date="2018-06-12T09:55:00Z">
              <w:tcPr>
                <w:tcW w:w="1881" w:type="dxa"/>
                <w:vMerge w:val="restart"/>
              </w:tcPr>
            </w:tcPrChange>
          </w:tcPr>
          <w:p w:rsidR="00F76376" w:rsidRPr="00F76376" w:rsidRDefault="00793F6E">
            <w:pPr>
              <w:jc w:val="center"/>
              <w:rPr>
                <w:ins w:id="3705" w:author="..." w:date="2018-06-12T09:29:00Z"/>
                <w:rFonts w:ascii="Times New Roman" w:eastAsia="宋体" w:hAnsi="Times New Roman" w:cs="Times New Roman"/>
                <w:szCs w:val="21"/>
                <w:rPrChange w:id="3706" w:author="..." w:date="2018-06-12T09:37:00Z">
                  <w:rPr>
                    <w:ins w:id="3707" w:author="..." w:date="2018-06-12T09:29:00Z"/>
                    <w:rFonts w:ascii="Times New Roman" w:hAnsi="Times New Roman" w:cs="Times New Roman"/>
                  </w:rPr>
                </w:rPrChange>
              </w:rPr>
              <w:pPrChange w:id="3708" w:author="..." w:date="2018-06-12T09:37:00Z">
                <w:pPr/>
              </w:pPrChange>
            </w:pPr>
            <w:ins w:id="3709" w:author="..." w:date="2018-06-12T09:33:00Z">
              <w:r>
                <w:rPr>
                  <w:rFonts w:ascii="Times New Roman" w:eastAsia="宋体" w:hAnsi="Times New Roman" w:cs="Times New Roman" w:hint="eastAsia"/>
                  <w:szCs w:val="21"/>
                  <w:rPrChange w:id="3710" w:author="..." w:date="2018-06-12T09:37:00Z">
                    <w:rPr>
                      <w:rFonts w:ascii="Times New Roman" w:hAnsi="Times New Roman" w:cs="Times New Roman" w:hint="eastAsia"/>
                    </w:rPr>
                  </w:rPrChange>
                </w:rPr>
                <w:t>有两个进程项，而且用户名不同</w:t>
              </w:r>
            </w:ins>
          </w:p>
        </w:tc>
      </w:tr>
      <w:tr w:rsidR="00F76376" w:rsidTr="00F76376">
        <w:trPr>
          <w:jc w:val="center"/>
          <w:ins w:id="3711" w:author="..." w:date="2018-06-12T09:29:00Z"/>
        </w:trPr>
        <w:tc>
          <w:tcPr>
            <w:tcW w:w="1059" w:type="dxa"/>
            <w:tcPrChange w:id="3712" w:author="..." w:date="2018-06-12T09:55:00Z">
              <w:tcPr>
                <w:tcW w:w="1880" w:type="dxa"/>
              </w:tcPr>
            </w:tcPrChange>
          </w:tcPr>
          <w:p w:rsidR="00F76376" w:rsidRPr="00F76376" w:rsidRDefault="00793F6E">
            <w:pPr>
              <w:jc w:val="center"/>
              <w:rPr>
                <w:ins w:id="3713" w:author="..." w:date="2018-06-12T09:29:00Z"/>
                <w:rFonts w:ascii="Times New Roman" w:eastAsia="宋体" w:hAnsi="Times New Roman" w:cs="Times New Roman"/>
                <w:szCs w:val="21"/>
                <w:rPrChange w:id="3714" w:author="..." w:date="2018-06-12T09:37:00Z">
                  <w:rPr>
                    <w:ins w:id="3715" w:author="..." w:date="2018-06-12T09:29:00Z"/>
                    <w:rFonts w:ascii="Times New Roman" w:hAnsi="Times New Roman" w:cs="Times New Roman"/>
                  </w:rPr>
                </w:rPrChange>
              </w:rPr>
              <w:pPrChange w:id="3716" w:author="..." w:date="2018-06-12T09:37:00Z">
                <w:pPr/>
              </w:pPrChange>
            </w:pPr>
            <w:ins w:id="3717" w:author="..." w:date="2018-06-12T09:29:00Z">
              <w:r>
                <w:rPr>
                  <w:rFonts w:ascii="Times New Roman" w:eastAsia="宋体" w:hAnsi="Times New Roman" w:cs="Times New Roman"/>
                  <w:szCs w:val="21"/>
                  <w:rPrChange w:id="3718" w:author="..." w:date="2018-06-12T09:37:00Z">
                    <w:rPr>
                      <w:rFonts w:ascii="Times New Roman" w:hAnsi="Times New Roman" w:cs="Times New Roman"/>
                    </w:rPr>
                  </w:rPrChange>
                </w:rPr>
                <w:t>APP2</w:t>
              </w:r>
            </w:ins>
          </w:p>
        </w:tc>
        <w:tc>
          <w:tcPr>
            <w:tcW w:w="2085" w:type="dxa"/>
            <w:tcPrChange w:id="3719" w:author="..." w:date="2018-06-12T09:55:00Z">
              <w:tcPr>
                <w:tcW w:w="1880" w:type="dxa"/>
              </w:tcPr>
            </w:tcPrChange>
          </w:tcPr>
          <w:p w:rsidR="00F76376" w:rsidRPr="00F76376" w:rsidRDefault="00793F6E">
            <w:pPr>
              <w:jc w:val="center"/>
              <w:rPr>
                <w:ins w:id="3720" w:author="..." w:date="2018-06-12T09:29:00Z"/>
                <w:rFonts w:ascii="Times New Roman" w:eastAsia="宋体" w:hAnsi="Times New Roman" w:cs="Times New Roman"/>
                <w:szCs w:val="21"/>
                <w:rPrChange w:id="3721" w:author="..." w:date="2018-06-12T09:37:00Z">
                  <w:rPr>
                    <w:ins w:id="3722" w:author="..." w:date="2018-06-12T09:29:00Z"/>
                    <w:rFonts w:ascii="Times New Roman" w:hAnsi="Times New Roman" w:cs="Times New Roman"/>
                  </w:rPr>
                </w:rPrChange>
              </w:rPr>
              <w:pPrChange w:id="3723" w:author="..." w:date="2018-06-12T09:37:00Z">
                <w:pPr/>
              </w:pPrChange>
            </w:pPr>
            <w:ins w:id="3724" w:author="..." w:date="2018-06-12T09:30:00Z">
              <w:r>
                <w:rPr>
                  <w:rFonts w:ascii="Times New Roman" w:eastAsia="宋体" w:hAnsi="Times New Roman" w:cs="Times New Roman"/>
                  <w:szCs w:val="21"/>
                  <w:rPrChange w:id="3725" w:author="..." w:date="2018-06-12T09:37:00Z">
                    <w:rPr>
                      <w:rFonts w:ascii="Times New Roman" w:hAnsi="Times New Roman" w:cs="Times New Roman"/>
                    </w:rPr>
                  </w:rPrChange>
                </w:rPr>
                <w:t>com.demo1.app1</w:t>
              </w:r>
            </w:ins>
          </w:p>
        </w:tc>
        <w:tc>
          <w:tcPr>
            <w:tcW w:w="1185" w:type="dxa"/>
            <w:tcPrChange w:id="3726" w:author="..." w:date="2018-06-12T09:55:00Z">
              <w:tcPr>
                <w:tcW w:w="1880" w:type="dxa"/>
              </w:tcPr>
            </w:tcPrChange>
          </w:tcPr>
          <w:p w:rsidR="00F76376" w:rsidRPr="00F76376" w:rsidRDefault="00793F6E">
            <w:pPr>
              <w:jc w:val="center"/>
              <w:rPr>
                <w:ins w:id="3727" w:author="..." w:date="2018-06-12T09:29:00Z"/>
                <w:rFonts w:ascii="Times New Roman" w:eastAsia="宋体" w:hAnsi="Times New Roman" w:cs="Times New Roman"/>
                <w:szCs w:val="21"/>
                <w:rPrChange w:id="3728" w:author="..." w:date="2018-06-12T09:37:00Z">
                  <w:rPr>
                    <w:ins w:id="3729" w:author="..." w:date="2018-06-12T09:29:00Z"/>
                    <w:rFonts w:ascii="Times New Roman" w:hAnsi="Times New Roman" w:cs="Times New Roman"/>
                  </w:rPr>
                </w:rPrChange>
              </w:rPr>
              <w:pPrChange w:id="3730" w:author="..." w:date="2018-06-12T09:37:00Z">
                <w:pPr/>
              </w:pPrChange>
            </w:pPr>
            <w:ins w:id="3731" w:author="..." w:date="2018-06-12T09:32:00Z">
              <w:r>
                <w:rPr>
                  <w:rFonts w:ascii="Times New Roman" w:eastAsia="宋体" w:hAnsi="Times New Roman" w:cs="Times New Roman"/>
                  <w:szCs w:val="21"/>
                  <w:rPrChange w:id="3732" w:author="..." w:date="2018-06-12T09:37:00Z">
                    <w:rPr>
                      <w:rFonts w:ascii="Times New Roman" w:hAnsi="Times New Roman" w:cs="Times New Roman"/>
                    </w:rPr>
                  </w:rPrChange>
                </w:rPr>
                <w:t>u0_a130</w:t>
              </w:r>
            </w:ins>
          </w:p>
        </w:tc>
        <w:tc>
          <w:tcPr>
            <w:tcW w:w="1755" w:type="dxa"/>
            <w:tcPrChange w:id="3733" w:author="..." w:date="2018-06-12T09:55:00Z">
              <w:tcPr>
                <w:tcW w:w="1880" w:type="dxa"/>
              </w:tcPr>
            </w:tcPrChange>
          </w:tcPr>
          <w:p w:rsidR="00F76376" w:rsidRPr="00F76376" w:rsidRDefault="00793F6E">
            <w:pPr>
              <w:jc w:val="center"/>
              <w:rPr>
                <w:ins w:id="3734" w:author="..." w:date="2018-06-12T09:29:00Z"/>
                <w:rFonts w:ascii="Times New Roman" w:eastAsia="宋体" w:hAnsi="Times New Roman" w:cs="Times New Roman"/>
                <w:szCs w:val="21"/>
                <w:rPrChange w:id="3735" w:author="..." w:date="2018-06-12T09:37:00Z">
                  <w:rPr>
                    <w:ins w:id="3736" w:author="..." w:date="2018-06-12T09:29:00Z"/>
                    <w:rFonts w:ascii="Times New Roman" w:hAnsi="Times New Roman" w:cs="Times New Roman"/>
                  </w:rPr>
                </w:rPrChange>
              </w:rPr>
              <w:pPrChange w:id="3737" w:author="..." w:date="2018-06-12T09:37:00Z">
                <w:pPr/>
              </w:pPrChange>
            </w:pPr>
            <w:ins w:id="3738" w:author="..." w:date="2018-06-12T09:32:00Z">
              <w:r>
                <w:rPr>
                  <w:rFonts w:ascii="Times New Roman" w:eastAsia="宋体" w:hAnsi="Times New Roman" w:cs="Times New Roman"/>
                  <w:szCs w:val="21"/>
                  <w:rPrChange w:id="3739" w:author="..." w:date="2018-06-12T09:37:00Z">
                    <w:rPr>
                      <w:rFonts w:ascii="Times New Roman" w:hAnsi="Times New Roman" w:cs="Times New Roman"/>
                    </w:rPr>
                  </w:rPrChange>
                </w:rPr>
                <w:t>com.demo1.app2</w:t>
              </w:r>
            </w:ins>
          </w:p>
        </w:tc>
        <w:tc>
          <w:tcPr>
            <w:tcW w:w="1875" w:type="dxa"/>
            <w:vMerge/>
            <w:tcPrChange w:id="3740" w:author="..." w:date="2018-06-12T09:55:00Z">
              <w:tcPr>
                <w:tcW w:w="1881" w:type="dxa"/>
                <w:vMerge/>
              </w:tcPr>
            </w:tcPrChange>
          </w:tcPr>
          <w:p w:rsidR="00F76376" w:rsidRDefault="00F76376">
            <w:pPr>
              <w:rPr>
                <w:ins w:id="3741" w:author="..." w:date="2018-06-12T09:29:00Z"/>
                <w:rFonts w:ascii="Times New Roman" w:hAnsi="Times New Roman" w:cs="Times New Roman"/>
              </w:rPr>
            </w:pPr>
          </w:p>
        </w:tc>
      </w:tr>
    </w:tbl>
    <w:p w:rsidR="00F76376" w:rsidRDefault="00793F6E">
      <w:pPr>
        <w:spacing w:line="400" w:lineRule="exact"/>
        <w:ind w:firstLineChars="200" w:firstLine="480"/>
        <w:rPr>
          <w:ins w:id="3742" w:author="Windows 用户" w:date="2018-06-12T19:39:00Z"/>
          <w:rFonts w:ascii="Times New Roman" w:eastAsia="宋体" w:hAnsi="Times New Roman" w:cs="Times New Roman"/>
          <w:sz w:val="24"/>
          <w:szCs w:val="24"/>
        </w:rPr>
      </w:pPr>
      <w:ins w:id="3743" w:author="..." w:date="2018-06-12T09:34:00Z">
        <w:r>
          <w:rPr>
            <w:rFonts w:ascii="Times New Roman" w:eastAsia="宋体" w:hAnsi="Times New Roman" w:cs="Times New Roman" w:hint="eastAsia"/>
            <w:sz w:val="24"/>
            <w:szCs w:val="24"/>
          </w:rPr>
          <w:t>从该测试用例中，可以总结如下规则：</w:t>
        </w:r>
      </w:ins>
    </w:p>
    <w:p w:rsidR="00167398" w:rsidRDefault="00167398">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3744" w:author="..." w:date="2018-06-12T09:34:00Z"/>
          <w:rFonts w:ascii="Times New Roman" w:eastAsia="宋体" w:hAnsi="Times New Roman" w:cs="Times New Roman"/>
          <w:sz w:val="24"/>
          <w:szCs w:val="24"/>
        </w:rPr>
        <w:pPrChange w:id="3745" w:author="Windows 用户" w:date="2018-06-12T19:39:00Z">
          <w:pPr>
            <w:spacing w:line="400" w:lineRule="exact"/>
            <w:ind w:firstLineChars="200" w:firstLine="420"/>
          </w:pPr>
        </w:pPrChange>
      </w:pPr>
      <w:ins w:id="3746" w:author="Windows 用户" w:date="2018-06-12T19:39: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：不可以为了简便直接将某个</w:t>
        </w:r>
        <w:r w:rsidRPr="00193A8D">
          <w:rPr>
            <w:rFonts w:ascii="Times New Roman" w:eastAsia="宋体" w:hAnsi="Times New Roman" w:cs="Times New Roman"/>
            <w:szCs w:val="21"/>
          </w:rPr>
          <w:t>APP</w:t>
        </w:r>
        <w:r w:rsidRPr="00193A8D">
          <w:rPr>
            <w:rFonts w:ascii="Times New Roman" w:eastAsia="宋体" w:hAnsi="Times New Roman" w:cs="Times New Roman" w:hint="eastAsia"/>
            <w:szCs w:val="21"/>
          </w:rPr>
          <w:t>的</w:t>
        </w:r>
        <w:r w:rsidRPr="00193A8D">
          <w:rPr>
            <w:rFonts w:ascii="Times New Roman" w:eastAsia="宋体" w:hAnsi="Times New Roman" w:cs="Times New Roman"/>
            <w:szCs w:val="21"/>
          </w:rPr>
          <w:t>sharedUserID</w:t>
        </w:r>
        <w:r w:rsidRPr="00193A8D">
          <w:rPr>
            <w:rFonts w:ascii="Times New Roman" w:eastAsia="宋体" w:hAnsi="Times New Roman" w:cs="Times New Roman" w:hint="eastAsia"/>
            <w:szCs w:val="21"/>
          </w:rPr>
          <w:t>设置为某个已经安装的包名，这样是不可以实现用户共享的。</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167398">
        <w:trPr>
          <w:jc w:val="center"/>
          <w:ins w:id="3747" w:author="..." w:date="2018-06-12T09:34:00Z"/>
          <w:del w:id="3748" w:author="Windows 用户" w:date="2018-06-12T19:39:00Z"/>
        </w:trPr>
        <w:tc>
          <w:tcPr>
            <w:tcW w:w="8522" w:type="dxa"/>
          </w:tcPr>
          <w:p w:rsidR="00F76376" w:rsidDel="00167398" w:rsidRDefault="00793F6E">
            <w:pPr>
              <w:jc w:val="left"/>
              <w:rPr>
                <w:ins w:id="3749" w:author="..." w:date="2018-06-12T09:34:00Z"/>
                <w:del w:id="3750" w:author="Windows 用户" w:date="2018-06-12T19:39:00Z"/>
                <w:rFonts w:ascii="Times New Roman" w:eastAsia="宋体" w:hAnsi="Times New Roman" w:cs="Times New Roman"/>
                <w:sz w:val="24"/>
                <w:szCs w:val="24"/>
              </w:rPr>
              <w:pPrChange w:id="3751" w:author="Windows 用户" w:date="2018-06-12T19:26:00Z">
                <w:pPr>
                  <w:spacing w:line="400" w:lineRule="exact"/>
                  <w:ind w:firstLineChars="200" w:firstLine="480"/>
                </w:pPr>
              </w:pPrChange>
            </w:pPr>
            <w:ins w:id="3752" w:author="..." w:date="2018-06-12T09:34:00Z">
              <w:del w:id="3753" w:author="Windows 用户" w:date="2018-06-12T19:39:00Z">
                <w:r w:rsidRPr="00844CF8" w:rsidDel="00167398">
                  <w:rPr>
                    <w:rFonts w:ascii="Times New Roman" w:eastAsia="宋体" w:hAnsi="Times New Roman" w:cs="Times New Roman" w:hint="eastAsia"/>
                    <w:szCs w:val="21"/>
                    <w:rPrChange w:id="3754" w:author="Windows 用户" w:date="2018-06-12T19:26:00Z">
                      <w:rPr>
                        <w:rFonts w:ascii="Times New Roman" w:eastAsia="宋体" w:hAnsi="Times New Roman" w:cs="Times New Roman" w:hint="eastAsia"/>
                        <w:sz w:val="24"/>
                        <w:szCs w:val="24"/>
                      </w:rPr>
                    </w:rPrChange>
                  </w:rPr>
                  <w:delText>规则</w:delText>
                </w:r>
                <w:r w:rsidRPr="00844CF8" w:rsidDel="00167398">
                  <w:rPr>
                    <w:rFonts w:ascii="Times New Roman" w:eastAsia="宋体" w:hAnsi="Times New Roman" w:cs="Times New Roman"/>
                    <w:szCs w:val="21"/>
                    <w:rPrChange w:id="3755" w:author="Windows 用户" w:date="2018-06-12T19:26:00Z">
                      <w:rPr>
                        <w:rFonts w:ascii="Times New Roman" w:eastAsia="宋体" w:hAnsi="Times New Roman" w:cs="Times New Roman"/>
                        <w:sz w:val="24"/>
                        <w:szCs w:val="24"/>
                      </w:rPr>
                    </w:rPrChange>
                  </w:rPr>
                  <w:delText>1</w:delText>
                </w:r>
                <w:r w:rsidRPr="00844CF8" w:rsidDel="00167398">
                  <w:rPr>
                    <w:rFonts w:ascii="Times New Roman" w:eastAsia="宋体" w:hAnsi="Times New Roman" w:cs="Times New Roman" w:hint="eastAsia"/>
                    <w:szCs w:val="21"/>
                    <w:rPrChange w:id="3756" w:author="Windows 用户" w:date="2018-06-12T19:26:00Z">
                      <w:rPr>
                        <w:rFonts w:ascii="Times New Roman" w:eastAsia="宋体" w:hAnsi="Times New Roman" w:cs="Times New Roman" w:hint="eastAsia"/>
                        <w:sz w:val="24"/>
                        <w:szCs w:val="24"/>
                      </w:rPr>
                    </w:rPrChange>
                  </w:rPr>
                  <w:delText>：不可以为了简便直接将某个</w:delText>
                </w:r>
              </w:del>
            </w:ins>
            <w:ins w:id="3757" w:author="..." w:date="2018-06-12T09:35:00Z">
              <w:del w:id="3758" w:author="Windows 用户" w:date="2018-06-12T19:39:00Z">
                <w:r w:rsidRPr="00844CF8" w:rsidDel="00167398">
                  <w:rPr>
                    <w:rFonts w:ascii="Times New Roman" w:eastAsia="宋体" w:hAnsi="Times New Roman" w:cs="Times New Roman"/>
                    <w:szCs w:val="21"/>
                    <w:rPrChange w:id="3759" w:author="Windows 用户" w:date="2018-06-12T19:26:00Z">
                      <w:rPr>
                        <w:rFonts w:ascii="Times New Roman" w:hAnsi="Times New Roman" w:cs="Times New Roman"/>
                      </w:rPr>
                    </w:rPrChange>
                  </w:rPr>
                  <w:delText>APP</w:delText>
                </w:r>
              </w:del>
            </w:ins>
            <w:ins w:id="3760" w:author="..." w:date="2018-06-12T09:34:00Z">
              <w:del w:id="3761" w:author="Windows 用户" w:date="2018-06-12T19:39:00Z">
                <w:r w:rsidRPr="00844CF8" w:rsidDel="00167398">
                  <w:rPr>
                    <w:rFonts w:ascii="Times New Roman" w:eastAsia="宋体" w:hAnsi="Times New Roman" w:cs="Times New Roman" w:hint="eastAsia"/>
                    <w:szCs w:val="21"/>
                    <w:rPrChange w:id="3762" w:author="Windows 用户" w:date="2018-06-12T19:26:00Z">
                      <w:rPr>
                        <w:rFonts w:ascii="Times New Roman" w:hAnsi="Times New Roman" w:cs="Times New Roman" w:hint="eastAsia"/>
                      </w:rPr>
                    </w:rPrChange>
                  </w:rPr>
                  <w:delText>的</w:delText>
                </w:r>
                <w:r w:rsidRPr="00844CF8" w:rsidDel="00167398">
                  <w:rPr>
                    <w:rFonts w:ascii="Times New Roman" w:eastAsia="宋体" w:hAnsi="Times New Roman" w:cs="Times New Roman"/>
                    <w:szCs w:val="21"/>
                    <w:rPrChange w:id="3763" w:author="Windows 用户" w:date="2018-06-12T19:26:00Z">
                      <w:rPr>
                        <w:rFonts w:ascii="Times New Roman" w:hAnsi="Times New Roman" w:cs="Times New Roman"/>
                      </w:rPr>
                    </w:rPrChange>
                  </w:rPr>
                  <w:delText>sharedUserID</w:delText>
                </w:r>
                <w:r w:rsidRPr="00844CF8" w:rsidDel="00167398">
                  <w:rPr>
                    <w:rFonts w:ascii="Times New Roman" w:eastAsia="宋体" w:hAnsi="Times New Roman" w:cs="Times New Roman" w:hint="eastAsia"/>
                    <w:szCs w:val="21"/>
                    <w:rPrChange w:id="3764" w:author="Windows 用户" w:date="2018-06-12T19:26:00Z">
                      <w:rPr>
                        <w:rFonts w:ascii="Times New Roman" w:hAnsi="Times New Roman" w:cs="Times New Roman" w:hint="eastAsia"/>
                      </w:rPr>
                    </w:rPrChange>
                  </w:rPr>
                  <w:delText>设置为某个已经安装的包名，这样是不可以实现用户共享的</w:delText>
                </w:r>
              </w:del>
            </w:ins>
            <w:ins w:id="3765" w:author="..." w:date="2018-06-12T09:35:00Z">
              <w:del w:id="3766" w:author="Windows 用户" w:date="2018-06-12T19:39:00Z">
                <w:r w:rsidRPr="00844CF8" w:rsidDel="00167398">
                  <w:rPr>
                    <w:rFonts w:ascii="Times New Roman" w:eastAsia="宋体" w:hAnsi="Times New Roman" w:cs="Times New Roman" w:hint="eastAsia"/>
                    <w:szCs w:val="21"/>
                    <w:rPrChange w:id="3767" w:author="Windows 用户" w:date="2018-06-12T19:26:00Z">
                      <w:rPr>
                        <w:rFonts w:ascii="Times New Roman" w:hAnsi="Times New Roman" w:cs="Times New Roman" w:hint="eastAsia"/>
                      </w:rPr>
                    </w:rPrChange>
                  </w:rPr>
                  <w:delText>。</w:delText>
                </w:r>
              </w:del>
            </w:ins>
          </w:p>
        </w:tc>
      </w:tr>
    </w:tbl>
    <w:p w:rsidR="00F76376" w:rsidRPr="00D5095C" w:rsidRDefault="00793F6E">
      <w:pPr>
        <w:spacing w:beforeLines="100" w:before="313" w:afterLines="50" w:after="156" w:line="360" w:lineRule="auto"/>
        <w:jc w:val="center"/>
        <w:outlineLvl w:val="1"/>
        <w:rPr>
          <w:del w:id="3768" w:author="..." w:date="2018-06-12T09:38:00Z"/>
          <w:rFonts w:ascii="Times New Roman" w:eastAsia="宋体" w:hAnsi="Times New Roman" w:cs="Times New Roman"/>
          <w:b/>
          <w:bCs/>
          <w:color w:val="000000"/>
          <w:sz w:val="28"/>
          <w:szCs w:val="28"/>
          <w:rPrChange w:id="3769" w:author="Windows 用户" w:date="2018-06-12T19:05:00Z">
            <w:rPr>
              <w:del w:id="3770" w:author="..." w:date="2018-06-12T09:38:00Z"/>
              <w:rFonts w:ascii="Times New Roman" w:hAnsi="Times New Roman" w:cs="Times New Roman"/>
            </w:rPr>
          </w:rPrChange>
        </w:rPr>
        <w:pPrChange w:id="3771" w:author="Windows 用户" w:date="2018-06-12T19:05:00Z">
          <w:pPr>
            <w:ind w:firstLine="408"/>
          </w:pPr>
        </w:pPrChange>
      </w:pPr>
      <w:del w:id="3772" w:author="..." w:date="2018-06-12T09:38:00Z">
        <w:r w:rsidRPr="00D5095C">
          <w:rPr>
            <w:rFonts w:ascii="Times New Roman" w:eastAsia="宋体" w:hAnsi="Times New Roman" w:cs="Times New Roman" w:hint="eastAsia"/>
            <w:b/>
            <w:bCs/>
            <w:color w:val="000000"/>
            <w:sz w:val="28"/>
            <w:szCs w:val="28"/>
            <w:rPrChange w:id="3773" w:author="Windows 用户" w:date="2018-06-12T19:05:00Z">
              <w:rPr>
                <w:rFonts w:ascii="Times New Roman" w:hAnsi="Times New Roman" w:cs="Times New Roman" w:hint="eastAsia"/>
              </w:rPr>
            </w:rPrChange>
          </w:rPr>
          <w:delText>安装运行</w:delText>
        </w:r>
        <w:r w:rsidRPr="00D5095C">
          <w:rPr>
            <w:rFonts w:ascii="Times New Roman" w:eastAsia="宋体" w:hAnsi="Times New Roman" w:cs="Times New Roman"/>
            <w:b/>
            <w:bCs/>
            <w:color w:val="000000"/>
            <w:sz w:val="28"/>
            <w:szCs w:val="28"/>
            <w:rPrChange w:id="3774"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3775"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3776" w:author="..." w:date="2018-06-12T09:38:00Z"/>
          <w:rFonts w:ascii="Times New Roman" w:eastAsia="宋体" w:hAnsi="Times New Roman" w:cs="Times New Roman"/>
          <w:b/>
          <w:bCs/>
          <w:color w:val="000000"/>
          <w:sz w:val="28"/>
          <w:szCs w:val="28"/>
          <w:rPrChange w:id="3777" w:author="Windows 用户" w:date="2018-06-12T19:05:00Z">
            <w:rPr>
              <w:del w:id="3778" w:author="..." w:date="2018-06-12T09:38:00Z"/>
              <w:rFonts w:ascii="Times New Roman" w:hAnsi="Times New Roman" w:cs="Times New Roman"/>
            </w:rPr>
          </w:rPrChange>
        </w:rPr>
        <w:pPrChange w:id="3779" w:author="Windows 用户" w:date="2018-06-12T19:05:00Z">
          <w:pPr>
            <w:ind w:firstLine="408"/>
          </w:pPr>
        </w:pPrChange>
      </w:pPr>
      <w:del w:id="3780" w:author="..." w:date="2018-06-12T09:38:00Z">
        <w:r w:rsidRPr="00D5095C">
          <w:rPr>
            <w:rFonts w:ascii="Times New Roman" w:eastAsia="宋体" w:hAnsi="Times New Roman" w:cs="Times New Roman"/>
            <w:b/>
            <w:bCs/>
            <w:noProof/>
            <w:color w:val="000000"/>
            <w:sz w:val="28"/>
            <w:szCs w:val="28"/>
            <w:rPrChange w:id="3781" w:author="Windows 用户" w:date="2018-06-12T19:05:00Z">
              <w:rPr>
                <w:noProof/>
              </w:rPr>
            </w:rPrChange>
          </w:rPr>
          <w:drawing>
            <wp:inline distT="0" distB="0" distL="0" distR="0" wp14:anchorId="224E9E47" wp14:editId="3D1ACB35">
              <wp:extent cx="4018915" cy="151384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019048" cy="1514286"/>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3782" w:author="..." w:date="2018-06-12T09:38:00Z"/>
          <w:rFonts w:ascii="Times New Roman" w:eastAsia="宋体" w:hAnsi="Times New Roman" w:cs="Times New Roman"/>
          <w:b/>
          <w:bCs/>
          <w:color w:val="000000"/>
          <w:sz w:val="28"/>
          <w:szCs w:val="28"/>
          <w:rPrChange w:id="3783" w:author="Windows 用户" w:date="2018-06-12T19:05:00Z">
            <w:rPr>
              <w:del w:id="3784" w:author="..." w:date="2018-06-12T09:38:00Z"/>
              <w:rFonts w:ascii="Times New Roman" w:hAnsi="Times New Roman" w:cs="Times New Roman"/>
            </w:rPr>
          </w:rPrChange>
        </w:rPr>
        <w:pPrChange w:id="3785" w:author="Windows 用户" w:date="2018-06-12T19:05:00Z">
          <w:pPr>
            <w:ind w:left="420" w:firstLine="420"/>
          </w:pPr>
        </w:pPrChange>
      </w:pPr>
      <w:del w:id="3786" w:author="..." w:date="2018-06-12T09:38:00Z">
        <w:r w:rsidRPr="00D5095C">
          <w:rPr>
            <w:rFonts w:ascii="Times New Roman" w:eastAsia="宋体" w:hAnsi="Times New Roman" w:cs="Times New Roman" w:hint="eastAsia"/>
            <w:b/>
            <w:bCs/>
            <w:color w:val="000000"/>
            <w:sz w:val="28"/>
            <w:szCs w:val="28"/>
            <w:rPrChange w:id="3787" w:author="Windows 用户" w:date="2018-06-12T19:05:00Z">
              <w:rPr>
                <w:rFonts w:ascii="Times New Roman" w:hAnsi="Times New Roman" w:cs="Times New Roman" w:hint="eastAsia"/>
              </w:rPr>
            </w:rPrChange>
          </w:rPr>
          <w:delText>将</w:delText>
        </w:r>
        <w:r w:rsidRPr="00D5095C">
          <w:rPr>
            <w:rFonts w:ascii="Times New Roman" w:eastAsia="宋体" w:hAnsi="Times New Roman" w:cs="Times New Roman"/>
            <w:b/>
            <w:bCs/>
            <w:color w:val="000000"/>
            <w:sz w:val="28"/>
            <w:szCs w:val="28"/>
            <w:rPrChange w:id="3788"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3789"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3790" w:author="Windows 用户" w:date="2018-06-12T19:05:00Z">
              <w:rPr>
                <w:rFonts w:ascii="Times New Roman" w:hAnsi="Times New Roman" w:cs="Times New Roman"/>
              </w:rPr>
            </w:rPrChange>
          </w:rPr>
          <w:delText>sharedUserId</w:delText>
        </w:r>
        <w:r w:rsidRPr="00D5095C">
          <w:rPr>
            <w:rFonts w:ascii="Times New Roman" w:eastAsia="宋体" w:hAnsi="Times New Roman" w:cs="Times New Roman" w:hint="eastAsia"/>
            <w:b/>
            <w:bCs/>
            <w:color w:val="000000"/>
            <w:sz w:val="28"/>
            <w:szCs w:val="28"/>
            <w:rPrChange w:id="3791" w:author="Windows 用户" w:date="2018-06-12T19:05:00Z">
              <w:rPr>
                <w:rFonts w:ascii="Times New Roman" w:hAnsi="Times New Roman" w:cs="Times New Roman" w:hint="eastAsia"/>
              </w:rPr>
            </w:rPrChange>
          </w:rPr>
          <w:delText>值</w:delText>
        </w:r>
        <w:r w:rsidRPr="00D5095C">
          <w:rPr>
            <w:rFonts w:ascii="Times New Roman" w:eastAsia="宋体" w:hAnsi="Times New Roman" w:cs="Times New Roman"/>
            <w:b/>
            <w:bCs/>
            <w:color w:val="000000"/>
            <w:sz w:val="28"/>
            <w:szCs w:val="28"/>
            <w:rPrChange w:id="3792" w:author="Windows 用户" w:date="2018-06-12T19:05:00Z">
              <w:rPr>
                <w:rFonts w:ascii="Times New Roman" w:hAnsi="Times New Roman" w:cs="Times New Roman"/>
              </w:rPr>
            </w:rPrChange>
          </w:rPr>
          <w:delText xml:space="preserve"> app1</w:delText>
        </w:r>
        <w:r w:rsidRPr="00D5095C">
          <w:rPr>
            <w:rFonts w:ascii="Times New Roman" w:eastAsia="宋体" w:hAnsi="Times New Roman" w:cs="Times New Roman" w:hint="eastAsia"/>
            <w:b/>
            <w:bCs/>
            <w:color w:val="000000"/>
            <w:sz w:val="28"/>
            <w:szCs w:val="28"/>
            <w:rPrChange w:id="3793" w:author="Windows 用户" w:date="2018-06-12T19:05:00Z">
              <w:rPr>
                <w:rFonts w:ascii="Times New Roman" w:hAnsi="Times New Roman" w:cs="Times New Roman" w:hint="eastAsia"/>
              </w:rPr>
            </w:rPrChange>
          </w:rPr>
          <w:delText>的包名，安装运行</w:delText>
        </w:r>
        <w:r w:rsidRPr="00D5095C">
          <w:rPr>
            <w:rFonts w:ascii="Times New Roman" w:eastAsia="宋体" w:hAnsi="Times New Roman" w:cs="Times New Roman"/>
            <w:b/>
            <w:bCs/>
            <w:color w:val="000000"/>
            <w:sz w:val="28"/>
            <w:szCs w:val="28"/>
            <w:rPrChange w:id="3794"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3795"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3796" w:author="..." w:date="2018-06-12T09:38:00Z"/>
          <w:rFonts w:ascii="Times New Roman" w:eastAsia="宋体" w:hAnsi="Times New Roman" w:cs="Times New Roman"/>
          <w:b/>
          <w:bCs/>
          <w:color w:val="000000"/>
          <w:sz w:val="28"/>
          <w:szCs w:val="28"/>
          <w:rPrChange w:id="3797" w:author="Windows 用户" w:date="2018-06-12T19:05:00Z">
            <w:rPr>
              <w:del w:id="3798" w:author="..." w:date="2018-06-12T09:38:00Z"/>
              <w:rFonts w:ascii="Times New Roman" w:hAnsi="Times New Roman" w:cs="Times New Roman"/>
            </w:rPr>
          </w:rPrChange>
        </w:rPr>
        <w:pPrChange w:id="3799" w:author="Windows 用户" w:date="2018-06-12T19:05:00Z">
          <w:pPr/>
        </w:pPrChange>
      </w:pPr>
      <w:del w:id="3800" w:author="..." w:date="2018-06-12T09:38:00Z">
        <w:r w:rsidRPr="00D5095C">
          <w:rPr>
            <w:rFonts w:ascii="Times New Roman" w:eastAsia="宋体" w:hAnsi="Times New Roman" w:cs="Times New Roman"/>
            <w:b/>
            <w:bCs/>
            <w:color w:val="000000"/>
            <w:sz w:val="28"/>
            <w:szCs w:val="28"/>
            <w:rPrChange w:id="3801" w:author="Windows 用户" w:date="2018-06-12T19:05:00Z">
              <w:rPr>
                <w:rFonts w:ascii="Times New Roman" w:hAnsi="Times New Roman" w:cs="Times New Roman"/>
              </w:rPr>
            </w:rPrChange>
          </w:rPr>
          <w:tab/>
        </w:r>
        <w:r w:rsidRPr="00D5095C">
          <w:rPr>
            <w:rFonts w:ascii="Times New Roman" w:eastAsia="宋体" w:hAnsi="Times New Roman" w:cs="Times New Roman"/>
            <w:b/>
            <w:bCs/>
            <w:noProof/>
            <w:color w:val="000000"/>
            <w:sz w:val="28"/>
            <w:szCs w:val="28"/>
            <w:rPrChange w:id="3802" w:author="Windows 用户" w:date="2018-06-12T19:05:00Z">
              <w:rPr>
                <w:noProof/>
              </w:rPr>
            </w:rPrChange>
          </w:rPr>
          <w:drawing>
            <wp:inline distT="0" distB="0" distL="0" distR="0" wp14:anchorId="47F279AF" wp14:editId="3C3308B7">
              <wp:extent cx="3828415" cy="15233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3828571" cy="152381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3803" w:author="..." w:date="2018-06-12T09:38:00Z"/>
          <w:rFonts w:ascii="Times New Roman" w:eastAsia="宋体" w:hAnsi="Times New Roman" w:cs="Times New Roman"/>
          <w:b/>
          <w:bCs/>
          <w:color w:val="000000"/>
          <w:sz w:val="28"/>
          <w:szCs w:val="28"/>
          <w:rPrChange w:id="3804" w:author="Windows 用户" w:date="2018-06-12T19:05:00Z">
            <w:rPr>
              <w:del w:id="3805" w:author="..." w:date="2018-06-12T09:38:00Z"/>
              <w:rFonts w:ascii="Times New Roman" w:hAnsi="Times New Roman" w:cs="Times New Roman"/>
            </w:rPr>
          </w:rPrChange>
        </w:rPr>
        <w:pPrChange w:id="3806" w:author="Windows 用户" w:date="2018-06-12T19:05:00Z">
          <w:pPr/>
        </w:pPrChange>
      </w:pPr>
      <w:del w:id="3807" w:author="..." w:date="2018-06-12T09:38:00Z">
        <w:r w:rsidRPr="00D5095C">
          <w:rPr>
            <w:rFonts w:ascii="Times New Roman" w:eastAsia="宋体" w:hAnsi="Times New Roman" w:cs="Times New Roman"/>
            <w:b/>
            <w:bCs/>
            <w:color w:val="000000"/>
            <w:sz w:val="28"/>
            <w:szCs w:val="28"/>
            <w:rPrChange w:id="3808" w:author="Windows 用户" w:date="2018-06-12T19:05:00Z">
              <w:rPr>
                <w:rFonts w:ascii="Times New Roman" w:hAnsi="Times New Roman" w:cs="Times New Roman"/>
              </w:rPr>
            </w:rPrChange>
          </w:rPr>
          <w:tab/>
        </w:r>
        <w:r w:rsidRPr="00D5095C">
          <w:rPr>
            <w:rFonts w:ascii="Times New Roman" w:eastAsia="宋体" w:hAnsi="Times New Roman" w:cs="Times New Roman"/>
            <w:b/>
            <w:bCs/>
            <w:color w:val="000000"/>
            <w:sz w:val="28"/>
            <w:szCs w:val="28"/>
            <w:rPrChange w:id="3809" w:author="Windows 用户" w:date="2018-06-12T19:05:00Z">
              <w:rPr>
                <w:rFonts w:ascii="Times New Roman" w:hAnsi="Times New Roman" w:cs="Times New Roman"/>
              </w:rPr>
            </w:rPrChange>
          </w:rPr>
          <w:tab/>
          <w:delText>adb shell</w:delText>
        </w:r>
        <w:r w:rsidRPr="00D5095C">
          <w:rPr>
            <w:rFonts w:ascii="Times New Roman" w:eastAsia="宋体" w:hAnsi="Times New Roman" w:cs="Times New Roman" w:hint="eastAsia"/>
            <w:b/>
            <w:bCs/>
            <w:color w:val="000000"/>
            <w:sz w:val="28"/>
            <w:szCs w:val="28"/>
            <w:rPrChange w:id="3810" w:author="Windows 用户" w:date="2018-06-12T19:05:00Z">
              <w:rPr>
                <w:rFonts w:ascii="Times New Roman" w:hAnsi="Times New Roman" w:cs="Times New Roman" w:hint="eastAsia"/>
              </w:rPr>
            </w:rPrChange>
          </w:rPr>
          <w:delText>下查看：</w:delText>
        </w:r>
      </w:del>
    </w:p>
    <w:p w:rsidR="00F76376" w:rsidRPr="00D5095C" w:rsidRDefault="00793F6E">
      <w:pPr>
        <w:spacing w:beforeLines="100" w:before="313" w:afterLines="50" w:after="156" w:line="360" w:lineRule="auto"/>
        <w:jc w:val="center"/>
        <w:outlineLvl w:val="1"/>
        <w:rPr>
          <w:del w:id="3811" w:author="..." w:date="2018-06-12T09:38:00Z"/>
          <w:rFonts w:ascii="Times New Roman" w:eastAsia="宋体" w:hAnsi="Times New Roman" w:cs="Times New Roman"/>
          <w:b/>
          <w:bCs/>
          <w:color w:val="000000"/>
          <w:sz w:val="28"/>
          <w:szCs w:val="28"/>
          <w:rPrChange w:id="3812" w:author="Windows 用户" w:date="2018-06-12T19:05:00Z">
            <w:rPr>
              <w:del w:id="3813" w:author="..." w:date="2018-06-12T09:38:00Z"/>
            </w:rPr>
          </w:rPrChange>
        </w:rPr>
        <w:pPrChange w:id="3814" w:author="Windows 用户" w:date="2018-06-12T19:05:00Z">
          <w:pPr/>
        </w:pPrChange>
      </w:pPr>
      <w:del w:id="3815" w:author="..." w:date="2018-06-12T09:38:00Z">
        <w:r w:rsidRPr="00D5095C">
          <w:rPr>
            <w:rFonts w:ascii="Times New Roman" w:eastAsia="宋体" w:hAnsi="Times New Roman" w:cs="Times New Roman"/>
            <w:b/>
            <w:bCs/>
            <w:noProof/>
            <w:color w:val="000000"/>
            <w:sz w:val="28"/>
            <w:szCs w:val="28"/>
            <w:rPrChange w:id="3816" w:author="Windows 用户" w:date="2018-06-12T19:05:00Z">
              <w:rPr>
                <w:noProof/>
              </w:rPr>
            </w:rPrChange>
          </w:rPr>
          <w:drawing>
            <wp:inline distT="0" distB="0" distL="0" distR="0" wp14:anchorId="0CE21BAA" wp14:editId="594C11A9">
              <wp:extent cx="5274310" cy="463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46355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3817" w:author="..." w:date="2018-06-12T09:38:00Z"/>
          <w:rFonts w:ascii="Times New Roman" w:eastAsia="宋体" w:hAnsi="Times New Roman" w:cs="Times New Roman"/>
          <w:b/>
          <w:bCs/>
          <w:color w:val="000000"/>
          <w:sz w:val="28"/>
          <w:szCs w:val="28"/>
          <w:rPrChange w:id="3818" w:author="Windows 用户" w:date="2018-06-12T19:05:00Z">
            <w:rPr>
              <w:del w:id="3819" w:author="..." w:date="2018-06-12T09:38:00Z"/>
            </w:rPr>
          </w:rPrChange>
        </w:rPr>
        <w:pPrChange w:id="3820" w:author="Windows 用户" w:date="2018-06-12T19:05:00Z">
          <w:pPr/>
        </w:pPrChange>
      </w:pPr>
      <w:del w:id="3821" w:author="..." w:date="2018-06-12T09:38:00Z">
        <w:r w:rsidRPr="00D5095C">
          <w:rPr>
            <w:rFonts w:ascii="Times New Roman" w:eastAsia="宋体" w:hAnsi="Times New Roman" w:cs="Times New Roman" w:hint="eastAsia"/>
            <w:b/>
            <w:bCs/>
            <w:color w:val="000000"/>
            <w:sz w:val="28"/>
            <w:szCs w:val="28"/>
            <w:rPrChange w:id="3822" w:author="Windows 用户" w:date="2018-06-12T19:05:00Z">
              <w:rPr>
                <w:rFonts w:hint="eastAsia"/>
              </w:rPr>
            </w:rPrChange>
          </w:rPr>
          <w:delText>可以看到两个进程项，但是用户名不同。</w:delText>
        </w:r>
      </w:del>
    </w:p>
    <w:p w:rsidR="00F76376" w:rsidRPr="00D5095C" w:rsidRDefault="00793F6E">
      <w:pPr>
        <w:spacing w:beforeLines="100" w:before="313" w:afterLines="50" w:after="156" w:line="360" w:lineRule="auto"/>
        <w:jc w:val="center"/>
        <w:outlineLvl w:val="1"/>
        <w:rPr>
          <w:del w:id="3823" w:author="..." w:date="2018-06-12T09:38:00Z"/>
          <w:rFonts w:ascii="Times New Roman" w:eastAsia="宋体" w:hAnsi="Times New Roman" w:cs="Times New Roman"/>
          <w:color w:val="000000"/>
          <w:sz w:val="28"/>
          <w:szCs w:val="28"/>
          <w:rPrChange w:id="3824" w:author="Windows 用户" w:date="2018-06-12T19:05:00Z">
            <w:rPr>
              <w:del w:id="3825" w:author="..." w:date="2018-06-12T09:38:00Z"/>
            </w:rPr>
          </w:rPrChange>
        </w:rPr>
        <w:pPrChange w:id="3826" w:author="Windows 用户" w:date="2018-06-12T19:05:00Z">
          <w:pPr>
            <w:pStyle w:val="3"/>
          </w:pPr>
        </w:pPrChange>
      </w:pPr>
      <w:bookmarkStart w:id="3827" w:name="_Toc516102716"/>
      <w:del w:id="3828" w:author="..." w:date="2018-06-12T09:38:00Z">
        <w:r w:rsidRPr="00D5095C">
          <w:rPr>
            <w:rFonts w:ascii="Times New Roman" w:eastAsia="宋体" w:hAnsi="Times New Roman" w:cs="Times New Roman"/>
            <w:b/>
            <w:bCs/>
            <w:color w:val="000000"/>
            <w:sz w:val="28"/>
            <w:szCs w:val="28"/>
            <w:rPrChange w:id="3829" w:author="Windows 用户" w:date="2018-06-12T19:05:00Z">
              <w:rPr/>
            </w:rPrChange>
          </w:rPr>
          <w:delText xml:space="preserve">3.1.4 </w:delText>
        </w:r>
        <w:r w:rsidRPr="00D5095C">
          <w:rPr>
            <w:rFonts w:ascii="Times New Roman" w:eastAsia="宋体" w:hAnsi="Times New Roman" w:cs="Times New Roman" w:hint="eastAsia"/>
            <w:b/>
            <w:bCs/>
            <w:color w:val="000000"/>
            <w:sz w:val="28"/>
            <w:szCs w:val="28"/>
            <w:rPrChange w:id="3830" w:author="Windows 用户" w:date="2018-06-12T19:05:00Z">
              <w:rPr>
                <w:rFonts w:hint="eastAsia"/>
              </w:rPr>
            </w:rPrChange>
          </w:rPr>
          <w:delText>本节小结</w:delText>
        </w:r>
        <w:bookmarkEnd w:id="3827"/>
      </w:del>
    </w:p>
    <w:p w:rsidR="00F76376" w:rsidRPr="00D5095C" w:rsidRDefault="00793F6E">
      <w:pPr>
        <w:spacing w:beforeLines="100" w:before="313" w:afterLines="50" w:after="156" w:line="360" w:lineRule="auto"/>
        <w:jc w:val="center"/>
        <w:outlineLvl w:val="1"/>
        <w:rPr>
          <w:del w:id="3831" w:author="..." w:date="2018-06-12T09:38:00Z"/>
          <w:rFonts w:ascii="Times New Roman" w:eastAsia="宋体" w:hAnsi="Times New Roman" w:cs="Times New Roman"/>
          <w:b/>
          <w:bCs/>
          <w:color w:val="000000"/>
          <w:sz w:val="28"/>
          <w:szCs w:val="28"/>
          <w:rPrChange w:id="3832" w:author="Windows 用户" w:date="2018-06-12T19:05:00Z">
            <w:rPr>
              <w:del w:id="3833" w:author="..." w:date="2018-06-12T09:38:00Z"/>
              <w:rFonts w:ascii="Times New Roman" w:hAnsi="Times New Roman" w:cs="Times New Roman"/>
            </w:rPr>
          </w:rPrChange>
        </w:rPr>
        <w:pPrChange w:id="3834" w:author="Windows 用户" w:date="2018-06-12T19:05:00Z">
          <w:pPr>
            <w:ind w:firstLineChars="200" w:firstLine="420"/>
          </w:pPr>
        </w:pPrChange>
      </w:pPr>
      <w:del w:id="3835" w:author="..." w:date="2018-06-12T09:38:00Z">
        <w:r w:rsidRPr="00D5095C">
          <w:rPr>
            <w:rFonts w:ascii="Times New Roman" w:eastAsia="宋体" w:hAnsi="Times New Roman" w:cs="Times New Roman" w:hint="eastAsia"/>
            <w:b/>
            <w:bCs/>
            <w:color w:val="000000"/>
            <w:sz w:val="28"/>
            <w:szCs w:val="28"/>
            <w:rPrChange w:id="3836" w:author="Windows 用户" w:date="2018-06-12T19:05:00Z">
              <w:rPr>
                <w:rFonts w:ascii="Times New Roman" w:hAnsi="Times New Roman" w:cs="Times New Roman" w:hint="eastAsia"/>
              </w:rPr>
            </w:rPrChange>
          </w:rPr>
          <w:delText>如果在开发过程中，需要使多个</w:delText>
        </w:r>
        <w:r w:rsidRPr="00D5095C">
          <w:rPr>
            <w:rFonts w:ascii="Times New Roman" w:eastAsia="宋体" w:hAnsi="Times New Roman" w:cs="Times New Roman"/>
            <w:b/>
            <w:bCs/>
            <w:color w:val="000000"/>
            <w:sz w:val="28"/>
            <w:szCs w:val="28"/>
            <w:rPrChange w:id="3837" w:author="Windows 用户" w:date="2018-06-12T19:05:00Z">
              <w:rPr>
                <w:rFonts w:ascii="Times New Roman" w:hAnsi="Times New Roman" w:cs="Times New Roman"/>
              </w:rPr>
            </w:rPrChange>
          </w:rPr>
          <w:delText>App</w:delText>
        </w:r>
        <w:r w:rsidRPr="00D5095C">
          <w:rPr>
            <w:rFonts w:ascii="Times New Roman" w:eastAsia="宋体" w:hAnsi="Times New Roman" w:cs="Times New Roman" w:hint="eastAsia"/>
            <w:b/>
            <w:bCs/>
            <w:color w:val="000000"/>
            <w:sz w:val="28"/>
            <w:szCs w:val="28"/>
            <w:rPrChange w:id="3838" w:author="Windows 用户" w:date="2018-06-12T19:05:00Z">
              <w:rPr>
                <w:rFonts w:ascii="Times New Roman" w:hAnsi="Times New Roman" w:cs="Times New Roman" w:hint="eastAsia"/>
              </w:rPr>
            </w:rPrChange>
          </w:rPr>
          <w:delText>在同一用户下，可以使用设置</w:delText>
        </w:r>
        <w:r w:rsidRPr="00D5095C">
          <w:rPr>
            <w:rFonts w:ascii="Times New Roman" w:eastAsia="宋体" w:hAnsi="Times New Roman" w:cs="Times New Roman"/>
            <w:b/>
            <w:bCs/>
            <w:color w:val="000000"/>
            <w:sz w:val="28"/>
            <w:szCs w:val="28"/>
            <w:rPrChange w:id="3839" w:author="Windows 用户" w:date="2018-06-12T19:05:00Z">
              <w:rPr>
                <w:rFonts w:ascii="Times New Roman" w:hAnsi="Times New Roman" w:cs="Times New Roman"/>
              </w:rPr>
            </w:rPrChange>
          </w:rPr>
          <w:delText>sharedUserId</w:delText>
        </w:r>
        <w:r w:rsidRPr="00D5095C">
          <w:rPr>
            <w:rFonts w:ascii="Times New Roman" w:eastAsia="宋体" w:hAnsi="Times New Roman" w:cs="Times New Roman" w:hint="eastAsia"/>
            <w:b/>
            <w:bCs/>
            <w:color w:val="000000"/>
            <w:sz w:val="28"/>
            <w:szCs w:val="28"/>
            <w:rPrChange w:id="3840" w:author="Windows 用户" w:date="2018-06-12T19:05:00Z">
              <w:rPr>
                <w:rFonts w:ascii="Times New Roman" w:hAnsi="Times New Roman" w:cs="Times New Roman" w:hint="eastAsia"/>
              </w:rPr>
            </w:rPrChange>
          </w:rPr>
          <w:delText>为相同值，使用过程中应当注意一下几点：</w:delText>
        </w:r>
      </w:del>
    </w:p>
    <w:p w:rsidR="00F76376" w:rsidRPr="00D5095C" w:rsidRDefault="00793F6E">
      <w:pPr>
        <w:spacing w:beforeLines="100" w:before="313" w:afterLines="50" w:after="156" w:line="360" w:lineRule="auto"/>
        <w:jc w:val="center"/>
        <w:outlineLvl w:val="1"/>
        <w:rPr>
          <w:del w:id="3841" w:author="..." w:date="2018-06-12T09:38:00Z"/>
          <w:rFonts w:ascii="Times New Roman" w:eastAsia="宋体" w:hAnsi="Times New Roman" w:cs="Times New Roman"/>
          <w:b/>
          <w:bCs/>
          <w:color w:val="000000"/>
          <w:sz w:val="28"/>
          <w:szCs w:val="28"/>
          <w:rPrChange w:id="3842" w:author="Windows 用户" w:date="2018-06-12T19:05:00Z">
            <w:rPr>
              <w:del w:id="3843" w:author="..." w:date="2018-06-12T09:38:00Z"/>
              <w:rFonts w:ascii="Times New Roman" w:hAnsi="Times New Roman" w:cs="Times New Roman"/>
            </w:rPr>
          </w:rPrChange>
        </w:rPr>
        <w:pPrChange w:id="3844" w:author="Windows 用户" w:date="2018-06-12T19:05:00Z">
          <w:pPr>
            <w:pStyle w:val="aa"/>
            <w:numPr>
              <w:numId w:val="6"/>
            </w:numPr>
            <w:ind w:left="360" w:firstLineChars="0" w:hanging="360"/>
          </w:pPr>
        </w:pPrChange>
      </w:pPr>
      <w:del w:id="3845" w:author="..." w:date="2018-06-12T09:38:00Z">
        <w:r w:rsidRPr="00D5095C">
          <w:rPr>
            <w:rFonts w:ascii="Times New Roman" w:eastAsia="宋体" w:hAnsi="Times New Roman" w:cs="Times New Roman"/>
            <w:b/>
            <w:bCs/>
            <w:color w:val="000000"/>
            <w:sz w:val="28"/>
            <w:szCs w:val="28"/>
            <w:rPrChange w:id="3846" w:author="Windows 用户" w:date="2018-06-12T19:05:00Z">
              <w:rPr>
                <w:rFonts w:ascii="Times New Roman" w:hAnsi="Times New Roman" w:cs="Times New Roman"/>
              </w:rPr>
            </w:rPrChange>
          </w:rPr>
          <w:delText>sharedUserID</w:delText>
        </w:r>
        <w:r w:rsidRPr="00D5095C">
          <w:rPr>
            <w:rFonts w:ascii="Times New Roman" w:eastAsia="宋体" w:hAnsi="Times New Roman" w:cs="Times New Roman" w:hint="eastAsia"/>
            <w:b/>
            <w:bCs/>
            <w:color w:val="000000"/>
            <w:sz w:val="28"/>
            <w:szCs w:val="28"/>
            <w:rPrChange w:id="3847" w:author="Windows 用户" w:date="2018-06-12T19:05:00Z">
              <w:rPr>
                <w:rFonts w:ascii="Times New Roman" w:hAnsi="Times New Roman" w:cs="Times New Roman" w:hint="eastAsia"/>
              </w:rPr>
            </w:rPrChange>
          </w:rPr>
          <w:delText>值必须为</w:delText>
        </w:r>
        <w:r w:rsidRPr="00D5095C">
          <w:rPr>
            <w:rFonts w:ascii="Times New Roman" w:eastAsia="宋体" w:hAnsi="Times New Roman" w:cs="Times New Roman"/>
            <w:b/>
            <w:bCs/>
            <w:color w:val="000000"/>
            <w:sz w:val="28"/>
            <w:szCs w:val="28"/>
            <w:rPrChange w:id="3848" w:author="Windows 用户" w:date="2018-06-12T19:05:00Z">
              <w:rPr>
                <w:rFonts w:ascii="Times New Roman" w:hAnsi="Times New Roman" w:cs="Times New Roman"/>
              </w:rPr>
            </w:rPrChange>
          </w:rPr>
          <w:delText>Java</w:delText>
        </w:r>
        <w:r w:rsidRPr="00D5095C">
          <w:rPr>
            <w:rFonts w:ascii="Times New Roman" w:eastAsia="宋体" w:hAnsi="Times New Roman" w:cs="Times New Roman" w:hint="eastAsia"/>
            <w:b/>
            <w:bCs/>
            <w:color w:val="000000"/>
            <w:sz w:val="28"/>
            <w:szCs w:val="28"/>
            <w:rPrChange w:id="3849" w:author="Windows 用户" w:date="2018-06-12T19:05:00Z">
              <w:rPr>
                <w:rFonts w:ascii="Times New Roman" w:hAnsi="Times New Roman" w:cs="Times New Roman" w:hint="eastAsia"/>
              </w:rPr>
            </w:rPrChange>
          </w:rPr>
          <w:delText>包格式；</w:delText>
        </w:r>
      </w:del>
    </w:p>
    <w:p w:rsidR="00F76376" w:rsidRPr="00D5095C" w:rsidRDefault="00793F6E">
      <w:pPr>
        <w:spacing w:beforeLines="100" w:before="313" w:afterLines="50" w:after="156" w:line="360" w:lineRule="auto"/>
        <w:jc w:val="center"/>
        <w:outlineLvl w:val="1"/>
        <w:rPr>
          <w:del w:id="3850" w:author="..." w:date="2018-06-12T09:38:00Z"/>
          <w:rFonts w:ascii="Times New Roman" w:eastAsia="宋体" w:hAnsi="Times New Roman" w:cs="Times New Roman"/>
          <w:b/>
          <w:bCs/>
          <w:color w:val="000000"/>
          <w:sz w:val="28"/>
          <w:szCs w:val="28"/>
          <w:rPrChange w:id="3851" w:author="Windows 用户" w:date="2018-06-12T19:05:00Z">
            <w:rPr>
              <w:del w:id="3852" w:author="..." w:date="2018-06-12T09:38:00Z"/>
              <w:rFonts w:ascii="Times New Roman" w:hAnsi="Times New Roman" w:cs="Times New Roman"/>
            </w:rPr>
          </w:rPrChange>
        </w:rPr>
        <w:pPrChange w:id="3853" w:author="Windows 用户" w:date="2018-06-12T19:05:00Z">
          <w:pPr>
            <w:pStyle w:val="aa"/>
            <w:numPr>
              <w:numId w:val="6"/>
            </w:numPr>
            <w:ind w:left="360" w:firstLineChars="0" w:hanging="360"/>
          </w:pPr>
        </w:pPrChange>
      </w:pPr>
      <w:del w:id="3854" w:author="..." w:date="2018-06-12T09:38:00Z">
        <w:r w:rsidRPr="00D5095C">
          <w:rPr>
            <w:rFonts w:ascii="Times New Roman" w:eastAsia="宋体" w:hAnsi="Times New Roman" w:cs="Times New Roman" w:hint="eastAsia"/>
            <w:b/>
            <w:bCs/>
            <w:color w:val="000000"/>
            <w:sz w:val="28"/>
            <w:szCs w:val="28"/>
            <w:rPrChange w:id="3855" w:author="Windows 用户" w:date="2018-06-12T19:05:00Z">
              <w:rPr>
                <w:rFonts w:ascii="Times New Roman" w:hAnsi="Times New Roman" w:cs="Times New Roman" w:hint="eastAsia"/>
              </w:rPr>
            </w:rPrChange>
          </w:rPr>
          <w:delText>需要共享用户的所有</w:delText>
        </w:r>
        <w:r w:rsidRPr="00D5095C">
          <w:rPr>
            <w:rFonts w:ascii="Times New Roman" w:eastAsia="宋体" w:hAnsi="Times New Roman" w:cs="Times New Roman"/>
            <w:b/>
            <w:bCs/>
            <w:color w:val="000000"/>
            <w:sz w:val="28"/>
            <w:szCs w:val="28"/>
            <w:rPrChange w:id="3856" w:author="Windows 用户" w:date="2018-06-12T19:05:00Z">
              <w:rPr>
                <w:rFonts w:ascii="Times New Roman" w:hAnsi="Times New Roman" w:cs="Times New Roman"/>
              </w:rPr>
            </w:rPrChange>
          </w:rPr>
          <w:delText>App</w:delText>
        </w:r>
        <w:r w:rsidRPr="00D5095C">
          <w:rPr>
            <w:rFonts w:ascii="Times New Roman" w:eastAsia="宋体" w:hAnsi="Times New Roman" w:cs="Times New Roman" w:hint="eastAsia"/>
            <w:b/>
            <w:bCs/>
            <w:color w:val="000000"/>
            <w:sz w:val="28"/>
            <w:szCs w:val="28"/>
            <w:rPrChange w:id="3857" w:author="Windows 用户" w:date="2018-06-12T19:05:00Z">
              <w:rPr>
                <w:rFonts w:ascii="Times New Roman" w:hAnsi="Times New Roman" w:cs="Times New Roman" w:hint="eastAsia"/>
              </w:rPr>
            </w:rPrChange>
          </w:rPr>
          <w:delText>签名必须相同，否则在后续</w:delText>
        </w:r>
        <w:r w:rsidRPr="00D5095C">
          <w:rPr>
            <w:rFonts w:ascii="Times New Roman" w:eastAsia="宋体" w:hAnsi="Times New Roman" w:cs="Times New Roman"/>
            <w:b/>
            <w:bCs/>
            <w:color w:val="000000"/>
            <w:sz w:val="28"/>
            <w:szCs w:val="28"/>
            <w:rPrChange w:id="3858" w:author="Windows 用户" w:date="2018-06-12T19:05:00Z">
              <w:rPr>
                <w:rFonts w:ascii="Times New Roman" w:hAnsi="Times New Roman" w:cs="Times New Roman"/>
              </w:rPr>
            </w:rPrChange>
          </w:rPr>
          <w:delText>App</w:delText>
        </w:r>
        <w:r w:rsidRPr="00D5095C">
          <w:rPr>
            <w:rFonts w:ascii="Times New Roman" w:eastAsia="宋体" w:hAnsi="Times New Roman" w:cs="Times New Roman" w:hint="eastAsia"/>
            <w:b/>
            <w:bCs/>
            <w:color w:val="000000"/>
            <w:sz w:val="28"/>
            <w:szCs w:val="28"/>
            <w:rPrChange w:id="3859" w:author="Windows 用户" w:date="2018-06-12T19:05:00Z">
              <w:rPr>
                <w:rFonts w:ascii="Times New Roman" w:hAnsi="Times New Roman" w:cs="Times New Roman" w:hint="eastAsia"/>
              </w:rPr>
            </w:rPrChange>
          </w:rPr>
          <w:delText>不能安装；</w:delText>
        </w:r>
      </w:del>
    </w:p>
    <w:p w:rsidR="00F76376" w:rsidRPr="00D5095C" w:rsidRDefault="00793F6E">
      <w:pPr>
        <w:spacing w:beforeLines="100" w:before="313" w:afterLines="50" w:after="156" w:line="360" w:lineRule="auto"/>
        <w:jc w:val="center"/>
        <w:outlineLvl w:val="1"/>
        <w:rPr>
          <w:del w:id="3860" w:author="..." w:date="2018-06-12T09:38:00Z"/>
          <w:rFonts w:ascii="Times New Roman" w:eastAsia="宋体" w:hAnsi="Times New Roman" w:cs="Times New Roman"/>
          <w:b/>
          <w:bCs/>
          <w:color w:val="000000"/>
          <w:sz w:val="28"/>
          <w:szCs w:val="28"/>
          <w:rPrChange w:id="3861" w:author="Windows 用户" w:date="2018-06-12T19:05:00Z">
            <w:rPr>
              <w:del w:id="3862" w:author="..." w:date="2018-06-12T09:38:00Z"/>
              <w:rFonts w:ascii="Times New Roman" w:hAnsi="Times New Roman" w:cs="Times New Roman"/>
            </w:rPr>
          </w:rPrChange>
        </w:rPr>
        <w:pPrChange w:id="3863" w:author="Windows 用户" w:date="2018-06-12T19:05:00Z">
          <w:pPr>
            <w:pStyle w:val="aa"/>
            <w:numPr>
              <w:numId w:val="6"/>
            </w:numPr>
            <w:ind w:left="360" w:firstLineChars="0" w:hanging="360"/>
          </w:pPr>
        </w:pPrChange>
      </w:pPr>
      <w:del w:id="3864" w:author="..." w:date="2018-06-12T09:38:00Z">
        <w:r w:rsidRPr="00D5095C">
          <w:rPr>
            <w:rFonts w:ascii="Times New Roman" w:eastAsia="宋体" w:hAnsi="Times New Roman" w:cs="Times New Roman" w:hint="eastAsia"/>
            <w:b/>
            <w:bCs/>
            <w:color w:val="000000"/>
            <w:sz w:val="28"/>
            <w:szCs w:val="28"/>
            <w:rPrChange w:id="3865" w:author="Windows 用户" w:date="2018-06-12T19:05:00Z">
              <w:rPr>
                <w:rFonts w:ascii="Times New Roman" w:hAnsi="Times New Roman" w:cs="Times New Roman" w:hint="eastAsia"/>
              </w:rPr>
            </w:rPrChange>
          </w:rPr>
          <w:delText>不可以为了简便直接将某个</w:delText>
        </w:r>
        <w:r w:rsidRPr="00D5095C">
          <w:rPr>
            <w:rFonts w:ascii="Times New Roman" w:eastAsia="宋体" w:hAnsi="Times New Roman" w:cs="Times New Roman"/>
            <w:b/>
            <w:bCs/>
            <w:color w:val="000000"/>
            <w:sz w:val="28"/>
            <w:szCs w:val="28"/>
            <w:rPrChange w:id="3866" w:author="Windows 用户" w:date="2018-06-12T19:05:00Z">
              <w:rPr>
                <w:rFonts w:ascii="Times New Roman" w:hAnsi="Times New Roman" w:cs="Times New Roman"/>
              </w:rPr>
            </w:rPrChange>
          </w:rPr>
          <w:delText>App</w:delText>
        </w:r>
        <w:r w:rsidRPr="00D5095C">
          <w:rPr>
            <w:rFonts w:ascii="Times New Roman" w:eastAsia="宋体" w:hAnsi="Times New Roman" w:cs="Times New Roman" w:hint="eastAsia"/>
            <w:b/>
            <w:bCs/>
            <w:color w:val="000000"/>
            <w:sz w:val="28"/>
            <w:szCs w:val="28"/>
            <w:rPrChange w:id="3867"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3868" w:author="Windows 用户" w:date="2018-06-12T19:05:00Z">
              <w:rPr>
                <w:rFonts w:ascii="Times New Roman" w:hAnsi="Times New Roman" w:cs="Times New Roman"/>
              </w:rPr>
            </w:rPrChange>
          </w:rPr>
          <w:delText>sharedUserID</w:delText>
        </w:r>
        <w:r w:rsidRPr="00D5095C">
          <w:rPr>
            <w:rFonts w:ascii="Times New Roman" w:eastAsia="宋体" w:hAnsi="Times New Roman" w:cs="Times New Roman" w:hint="eastAsia"/>
            <w:b/>
            <w:bCs/>
            <w:color w:val="000000"/>
            <w:sz w:val="28"/>
            <w:szCs w:val="28"/>
            <w:rPrChange w:id="3869" w:author="Windows 用户" w:date="2018-06-12T19:05:00Z">
              <w:rPr>
                <w:rFonts w:ascii="Times New Roman" w:hAnsi="Times New Roman" w:cs="Times New Roman" w:hint="eastAsia"/>
              </w:rPr>
            </w:rPrChange>
          </w:rPr>
          <w:delText>设置为其中一个的包名，这样是不可以实现用户共享的；</w:delText>
        </w:r>
      </w:del>
    </w:p>
    <w:p w:rsidR="00F76376" w:rsidRPr="00D5095C" w:rsidRDefault="00793F6E">
      <w:pPr>
        <w:spacing w:beforeLines="100" w:before="313" w:afterLines="50" w:after="156" w:line="360" w:lineRule="auto"/>
        <w:jc w:val="center"/>
        <w:outlineLvl w:val="1"/>
        <w:rPr>
          <w:del w:id="3870" w:author="..." w:date="2018-06-12T09:38:00Z"/>
          <w:rFonts w:ascii="Times New Roman" w:eastAsia="宋体" w:hAnsi="Times New Roman" w:cs="Times New Roman"/>
          <w:b/>
          <w:bCs/>
          <w:color w:val="000000"/>
          <w:sz w:val="28"/>
          <w:szCs w:val="28"/>
          <w:rPrChange w:id="3871" w:author="Windows 用户" w:date="2018-06-12T19:05:00Z">
            <w:rPr>
              <w:del w:id="3872" w:author="..." w:date="2018-06-12T09:38:00Z"/>
              <w:rFonts w:ascii="Times New Roman" w:hAnsi="Times New Roman" w:cs="Times New Roman"/>
            </w:rPr>
          </w:rPrChange>
        </w:rPr>
        <w:pPrChange w:id="3873" w:author="Windows 用户" w:date="2018-06-12T19:05:00Z">
          <w:pPr>
            <w:pStyle w:val="aa"/>
            <w:numPr>
              <w:numId w:val="6"/>
            </w:numPr>
            <w:ind w:left="360" w:firstLineChars="0" w:hanging="360"/>
          </w:pPr>
        </w:pPrChange>
      </w:pPr>
      <w:del w:id="3874" w:author="..." w:date="2018-06-12T09:38:00Z">
        <w:r w:rsidRPr="00D5095C">
          <w:rPr>
            <w:rFonts w:ascii="Times New Roman" w:eastAsia="宋体" w:hAnsi="Times New Roman" w:cs="Times New Roman" w:hint="eastAsia"/>
            <w:b/>
            <w:bCs/>
            <w:color w:val="000000"/>
            <w:sz w:val="28"/>
            <w:szCs w:val="28"/>
            <w:rPrChange w:id="3875" w:author="Windows 用户" w:date="2018-06-12T19:05:00Z">
              <w:rPr>
                <w:rFonts w:ascii="Times New Roman" w:hAnsi="Times New Roman" w:cs="Times New Roman" w:hint="eastAsia"/>
              </w:rPr>
            </w:rPrChange>
          </w:rPr>
          <w:delText>签名相同与</w:delText>
        </w:r>
        <w:r w:rsidRPr="00D5095C">
          <w:rPr>
            <w:rFonts w:ascii="Times New Roman" w:eastAsia="宋体" w:hAnsi="Times New Roman" w:cs="Times New Roman"/>
            <w:b/>
            <w:bCs/>
            <w:color w:val="000000"/>
            <w:sz w:val="28"/>
            <w:szCs w:val="28"/>
            <w:rPrChange w:id="3876" w:author="Windows 用户" w:date="2018-06-12T19:05:00Z">
              <w:rPr>
                <w:rFonts w:ascii="Times New Roman" w:hAnsi="Times New Roman" w:cs="Times New Roman"/>
              </w:rPr>
            </w:rPrChange>
          </w:rPr>
          <w:delText>sharedUserID</w:delText>
        </w:r>
        <w:r w:rsidRPr="00D5095C">
          <w:rPr>
            <w:rFonts w:ascii="Times New Roman" w:eastAsia="宋体" w:hAnsi="Times New Roman" w:cs="Times New Roman" w:hint="eastAsia"/>
            <w:b/>
            <w:bCs/>
            <w:color w:val="000000"/>
            <w:sz w:val="28"/>
            <w:szCs w:val="28"/>
            <w:rPrChange w:id="3877" w:author="Windows 用户" w:date="2018-06-12T19:05:00Z">
              <w:rPr>
                <w:rFonts w:ascii="Times New Roman" w:hAnsi="Times New Roman" w:cs="Times New Roman" w:hint="eastAsia"/>
              </w:rPr>
            </w:rPrChange>
          </w:rPr>
          <w:delText>相同互为充要条件。</w:delText>
        </w:r>
      </w:del>
    </w:p>
    <w:p w:rsidR="00F76376" w:rsidRPr="00D5095C"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3878" w:author="Windows 用户" w:date="2018-06-12T19:05:00Z">
            <w:rPr/>
          </w:rPrChange>
        </w:rPr>
        <w:pPrChange w:id="3879" w:author="Windows 用户" w:date="2018-06-12T19:05:00Z">
          <w:pPr>
            <w:pStyle w:val="2"/>
          </w:pPr>
        </w:pPrChange>
      </w:pPr>
      <w:bookmarkStart w:id="3880" w:name="_Toc516102717"/>
      <w:bookmarkStart w:id="3881" w:name="_Toc516593059"/>
      <w:r w:rsidRPr="00D5095C">
        <w:rPr>
          <w:rFonts w:ascii="Times New Roman" w:eastAsia="宋体" w:hAnsi="Times New Roman" w:cs="Times New Roman"/>
          <w:b/>
          <w:bCs/>
          <w:color w:val="000000"/>
          <w:sz w:val="28"/>
          <w:szCs w:val="28"/>
          <w:rPrChange w:id="3882" w:author="Windows 用户" w:date="2018-06-12T19:05:00Z">
            <w:rPr/>
          </w:rPrChange>
        </w:rPr>
        <w:t xml:space="preserve">3.2 </w:t>
      </w:r>
      <w:r w:rsidRPr="00D5095C">
        <w:rPr>
          <w:rFonts w:ascii="Times New Roman" w:eastAsia="宋体" w:hAnsi="Times New Roman" w:cs="Times New Roman" w:hint="eastAsia"/>
          <w:b/>
          <w:bCs/>
          <w:color w:val="000000"/>
          <w:sz w:val="28"/>
          <w:szCs w:val="28"/>
          <w:rPrChange w:id="3883" w:author="Windows 用户" w:date="2018-06-12T19:05:00Z">
            <w:rPr>
              <w:rFonts w:hint="eastAsia"/>
            </w:rPr>
          </w:rPrChange>
        </w:rPr>
        <w:t>应用程序包的覆盖</w:t>
      </w:r>
      <w:bookmarkEnd w:id="3880"/>
      <w:bookmarkEnd w:id="3881"/>
    </w:p>
    <w:p w:rsidR="00F76376" w:rsidRPr="00F76376" w:rsidRDefault="00793F6E">
      <w:pPr>
        <w:spacing w:line="400" w:lineRule="exact"/>
        <w:ind w:firstLineChars="200" w:firstLine="480"/>
        <w:rPr>
          <w:ins w:id="3884" w:author="..." w:date="2018-06-12T09:58:00Z"/>
          <w:rFonts w:ascii="Times New Roman" w:eastAsia="宋体" w:hAnsi="Times New Roman" w:cs="Times New Roman"/>
          <w:sz w:val="24"/>
          <w:szCs w:val="24"/>
          <w:rPrChange w:id="3885" w:author="..." w:date="2018-06-12T10:10:00Z">
            <w:rPr>
              <w:ins w:id="3886" w:author="..." w:date="2018-06-12T09:58:00Z"/>
              <w:rFonts w:ascii="Times New Roman" w:hAnsi="Times New Roman" w:cs="Times New Roman"/>
            </w:rPr>
          </w:rPrChange>
        </w:rPr>
        <w:pPrChange w:id="3887" w:author="..." w:date="2018-06-12T10:10:00Z">
          <w:pPr>
            <w:ind w:firstLineChars="200" w:firstLine="420"/>
          </w:pPr>
        </w:pPrChange>
      </w:pPr>
      <w:r>
        <w:rPr>
          <w:rFonts w:ascii="Times New Roman" w:eastAsia="宋体" w:hAnsi="Times New Roman" w:cs="Times New Roman" w:hint="eastAsia"/>
          <w:sz w:val="24"/>
          <w:szCs w:val="24"/>
          <w:rPrChange w:id="3888" w:author="..." w:date="2018-06-12T10:10:00Z">
            <w:rPr>
              <w:rFonts w:ascii="Times New Roman" w:hAnsi="Times New Roman" w:cs="Times New Roman" w:hint="eastAsia"/>
            </w:rPr>
          </w:rPrChange>
        </w:rPr>
        <w:t>当拟安装的</w:t>
      </w:r>
      <w:r>
        <w:rPr>
          <w:rFonts w:ascii="Times New Roman" w:eastAsia="宋体" w:hAnsi="Times New Roman" w:cs="Times New Roman"/>
          <w:sz w:val="24"/>
          <w:szCs w:val="24"/>
          <w:rPrChange w:id="3889" w:author="..." w:date="2018-06-12T10:10:00Z">
            <w:rPr>
              <w:rFonts w:ascii="Times New Roman" w:hAnsi="Times New Roman" w:cs="Times New Roman"/>
            </w:rPr>
          </w:rPrChange>
        </w:rPr>
        <w:t>APP</w:t>
      </w:r>
      <w:r>
        <w:rPr>
          <w:rFonts w:ascii="Times New Roman" w:eastAsia="宋体" w:hAnsi="Times New Roman" w:cs="Times New Roman" w:hint="eastAsia"/>
          <w:sz w:val="24"/>
          <w:szCs w:val="24"/>
          <w:rPrChange w:id="3890" w:author="..." w:date="2018-06-12T10:10:00Z">
            <w:rPr>
              <w:rFonts w:ascii="Times New Roman" w:hAnsi="Times New Roman" w:cs="Times New Roman" w:hint="eastAsia"/>
            </w:rPr>
          </w:rPrChange>
        </w:rPr>
        <w:t>的包名与</w:t>
      </w:r>
      <w:r>
        <w:rPr>
          <w:rFonts w:ascii="Times New Roman" w:eastAsia="宋体" w:hAnsi="Times New Roman" w:cs="Times New Roman"/>
          <w:sz w:val="24"/>
          <w:szCs w:val="24"/>
          <w:rPrChange w:id="3891" w:author="..." w:date="2018-06-12T10:10:00Z">
            <w:rPr>
              <w:rFonts w:ascii="Times New Roman" w:hAnsi="Times New Roman" w:cs="Times New Roman"/>
            </w:rPr>
          </w:rPrChange>
        </w:rPr>
        <w:t>Android</w:t>
      </w:r>
      <w:r>
        <w:rPr>
          <w:rFonts w:ascii="Times New Roman" w:eastAsia="宋体" w:hAnsi="Times New Roman" w:cs="Times New Roman" w:hint="eastAsia"/>
          <w:sz w:val="24"/>
          <w:szCs w:val="24"/>
          <w:rPrChange w:id="3892" w:author="..." w:date="2018-06-12T10:10:00Z">
            <w:rPr>
              <w:rFonts w:ascii="Times New Roman" w:hAnsi="Times New Roman" w:cs="Times New Roman" w:hint="eastAsia"/>
            </w:rPr>
          </w:rPrChange>
        </w:rPr>
        <w:t>系统中的包不同名时，认为这是一个新包；当拟安装的</w:t>
      </w:r>
      <w:r>
        <w:rPr>
          <w:rFonts w:ascii="Times New Roman" w:eastAsia="宋体" w:hAnsi="Times New Roman" w:cs="Times New Roman"/>
          <w:sz w:val="24"/>
          <w:szCs w:val="24"/>
          <w:rPrChange w:id="3893" w:author="..." w:date="2018-06-12T10:10:00Z">
            <w:rPr>
              <w:rFonts w:ascii="Times New Roman" w:hAnsi="Times New Roman" w:cs="Times New Roman"/>
            </w:rPr>
          </w:rPrChange>
        </w:rPr>
        <w:t>APP</w:t>
      </w:r>
      <w:r>
        <w:rPr>
          <w:rFonts w:ascii="Times New Roman" w:eastAsia="宋体" w:hAnsi="Times New Roman" w:cs="Times New Roman" w:hint="eastAsia"/>
          <w:sz w:val="24"/>
          <w:szCs w:val="24"/>
          <w:rPrChange w:id="3894" w:author="..." w:date="2018-06-12T10:10:00Z">
            <w:rPr>
              <w:rFonts w:ascii="Times New Roman" w:hAnsi="Times New Roman" w:cs="Times New Roman" w:hint="eastAsia"/>
            </w:rPr>
          </w:rPrChange>
        </w:rPr>
        <w:t>与系统中某个包名重复时，被认为是一个更新包。</w:t>
      </w:r>
      <w:ins w:id="3895" w:author="..." w:date="2018-06-12T09:56:00Z">
        <w:r>
          <w:rPr>
            <w:rFonts w:ascii="Times New Roman" w:eastAsia="宋体" w:hAnsi="Times New Roman" w:cs="Times New Roman" w:hint="eastAsia"/>
            <w:sz w:val="24"/>
            <w:szCs w:val="24"/>
            <w:rPrChange w:id="3896" w:author="..." w:date="2018-06-12T10:10:00Z">
              <w:rPr>
                <w:rFonts w:ascii="Times New Roman" w:hAnsi="Times New Roman" w:cs="Times New Roman" w:hint="eastAsia"/>
              </w:rPr>
            </w:rPrChange>
          </w:rPr>
          <w:t>但是文档中没有说明除了包名相同</w:t>
        </w:r>
      </w:ins>
      <w:ins w:id="3897" w:author="..." w:date="2018-06-12T09:57:00Z">
        <w:r>
          <w:rPr>
            <w:rFonts w:ascii="Times New Roman" w:eastAsia="宋体" w:hAnsi="Times New Roman" w:cs="Times New Roman" w:hint="eastAsia"/>
            <w:sz w:val="24"/>
            <w:szCs w:val="24"/>
            <w:rPrChange w:id="3898" w:author="..." w:date="2018-06-12T10:10:00Z">
              <w:rPr>
                <w:rFonts w:ascii="Times New Roman" w:hAnsi="Times New Roman" w:cs="Times New Roman" w:hint="eastAsia"/>
              </w:rPr>
            </w:rPrChange>
          </w:rPr>
          <w:t>，还应该满足什么条件。</w:t>
        </w:r>
      </w:ins>
      <w:r>
        <w:rPr>
          <w:rFonts w:ascii="Times New Roman" w:eastAsia="宋体" w:hAnsi="Times New Roman" w:cs="Times New Roman" w:hint="eastAsia"/>
          <w:sz w:val="24"/>
          <w:szCs w:val="24"/>
          <w:rPrChange w:id="3899" w:author="..." w:date="2018-06-12T10:10:00Z">
            <w:rPr>
              <w:rFonts w:ascii="Times New Roman" w:hAnsi="Times New Roman" w:cs="Times New Roman" w:hint="eastAsia"/>
            </w:rPr>
          </w:rPrChange>
        </w:rPr>
        <w:t>本</w:t>
      </w:r>
      <w:del w:id="3900" w:author="..." w:date="2018-06-12T09:57:00Z">
        <w:r>
          <w:rPr>
            <w:rFonts w:ascii="Times New Roman" w:eastAsia="宋体" w:hAnsi="Times New Roman" w:cs="Times New Roman" w:hint="eastAsia"/>
            <w:sz w:val="24"/>
            <w:szCs w:val="24"/>
            <w:rPrChange w:id="3901" w:author="..." w:date="2018-06-12T10:10:00Z">
              <w:rPr>
                <w:rFonts w:ascii="Times New Roman" w:hAnsi="Times New Roman" w:cs="Times New Roman" w:hint="eastAsia"/>
              </w:rPr>
            </w:rPrChange>
          </w:rPr>
          <w:delText>小节</w:delText>
        </w:r>
      </w:del>
      <w:ins w:id="3902" w:author="..." w:date="2018-06-12T09:57:00Z">
        <w:r>
          <w:rPr>
            <w:rFonts w:ascii="Times New Roman" w:eastAsia="宋体" w:hAnsi="Times New Roman" w:cs="Times New Roman" w:hint="eastAsia"/>
            <w:sz w:val="24"/>
            <w:szCs w:val="24"/>
            <w:rPrChange w:id="3903" w:author="..." w:date="2018-06-12T10:10:00Z">
              <w:rPr>
                <w:rFonts w:ascii="Times New Roman" w:hAnsi="Times New Roman" w:cs="Times New Roman" w:hint="eastAsia"/>
              </w:rPr>
            </w:rPrChange>
          </w:rPr>
          <w:t>案例</w:t>
        </w:r>
      </w:ins>
      <w:r>
        <w:rPr>
          <w:rFonts w:ascii="Times New Roman" w:eastAsia="宋体" w:hAnsi="Times New Roman" w:cs="Times New Roman" w:hint="eastAsia"/>
          <w:sz w:val="24"/>
          <w:szCs w:val="24"/>
          <w:rPrChange w:id="3904" w:author="..." w:date="2018-06-12T10:10:00Z">
            <w:rPr>
              <w:rFonts w:ascii="Times New Roman" w:hAnsi="Times New Roman" w:cs="Times New Roman" w:hint="eastAsia"/>
            </w:rPr>
          </w:rPrChange>
        </w:rPr>
        <w:t>测试更新包应满足的条件</w:t>
      </w:r>
      <w:ins w:id="3905" w:author="..." w:date="2018-06-12T09:58:00Z">
        <w:r>
          <w:rPr>
            <w:rFonts w:ascii="Times New Roman" w:eastAsia="宋体" w:hAnsi="Times New Roman" w:cs="Times New Roman" w:hint="eastAsia"/>
            <w:sz w:val="24"/>
            <w:szCs w:val="24"/>
            <w:rPrChange w:id="3906" w:author="..." w:date="2018-06-12T10:10:00Z">
              <w:rPr>
                <w:rFonts w:ascii="Times New Roman" w:hAnsi="Times New Roman" w:cs="Times New Roman" w:hint="eastAsia"/>
              </w:rPr>
            </w:rPrChange>
          </w:rPr>
          <w:t>，分为两种情况：</w:t>
        </w:r>
      </w:ins>
    </w:p>
    <w:p w:rsidR="00F76376" w:rsidRPr="00F76376" w:rsidRDefault="00793F6E">
      <w:pPr>
        <w:spacing w:line="400" w:lineRule="exact"/>
        <w:ind w:firstLineChars="200" w:firstLine="480"/>
        <w:rPr>
          <w:ins w:id="3907" w:author="..." w:date="2018-06-12T09:58:00Z"/>
          <w:rFonts w:ascii="Times New Roman" w:eastAsia="宋体" w:hAnsi="Times New Roman" w:cs="Times New Roman"/>
          <w:sz w:val="24"/>
          <w:szCs w:val="24"/>
          <w:rPrChange w:id="3908" w:author="..." w:date="2018-06-12T10:10:00Z">
            <w:rPr>
              <w:ins w:id="3909" w:author="..." w:date="2018-06-12T09:58:00Z"/>
              <w:rFonts w:ascii="Times New Roman" w:hAnsi="Times New Roman" w:cs="Times New Roman"/>
            </w:rPr>
          </w:rPrChange>
        </w:rPr>
        <w:pPrChange w:id="3910" w:author="..." w:date="2018-06-12T10:10:00Z">
          <w:pPr>
            <w:ind w:firstLineChars="200" w:firstLine="420"/>
          </w:pPr>
        </w:pPrChange>
      </w:pPr>
      <w:ins w:id="3911" w:author="..." w:date="2018-06-12T09:58:00Z">
        <w:r>
          <w:rPr>
            <w:rFonts w:ascii="Times New Roman" w:eastAsia="宋体" w:hAnsi="Times New Roman" w:cs="Times New Roman" w:hint="eastAsia"/>
            <w:sz w:val="24"/>
            <w:szCs w:val="24"/>
            <w:rPrChange w:id="3912" w:author="..." w:date="2018-06-12T10:10:00Z">
              <w:rPr>
                <w:rFonts w:ascii="Times New Roman" w:hAnsi="Times New Roman" w:cs="Times New Roman" w:hint="eastAsia"/>
              </w:rPr>
            </w:rPrChange>
          </w:rPr>
          <w:t>①</w:t>
        </w:r>
      </w:ins>
      <w:ins w:id="3913" w:author="..." w:date="2018-06-12T09:59:00Z">
        <w:r>
          <w:rPr>
            <w:rFonts w:ascii="Times New Roman" w:eastAsia="宋体" w:hAnsi="Times New Roman" w:cs="Times New Roman" w:hint="eastAsia"/>
            <w:sz w:val="24"/>
            <w:szCs w:val="24"/>
            <w:rPrChange w:id="3914" w:author="..." w:date="2018-06-12T10:10:00Z">
              <w:rPr>
                <w:rFonts w:ascii="Times New Roman" w:hAnsi="Times New Roman" w:cs="Times New Roman" w:hint="eastAsia"/>
              </w:rPr>
            </w:rPrChange>
          </w:rPr>
          <w:t>两个</w:t>
        </w:r>
      </w:ins>
      <w:ins w:id="3915" w:author="..." w:date="2018-06-12T09:58:00Z">
        <w:r>
          <w:rPr>
            <w:rFonts w:ascii="Times New Roman" w:eastAsia="宋体" w:hAnsi="Times New Roman" w:cs="Times New Roman"/>
            <w:sz w:val="24"/>
            <w:szCs w:val="24"/>
            <w:rPrChange w:id="3916" w:author="..." w:date="2018-06-12T10:10:00Z">
              <w:rPr>
                <w:rFonts w:ascii="Times New Roman" w:hAnsi="Times New Roman" w:cs="Times New Roman"/>
              </w:rPr>
            </w:rPrChange>
          </w:rPr>
          <w:t>APP</w:t>
        </w:r>
        <w:r>
          <w:rPr>
            <w:rFonts w:ascii="Times New Roman" w:eastAsia="宋体" w:hAnsi="Times New Roman" w:cs="Times New Roman" w:hint="eastAsia"/>
            <w:sz w:val="24"/>
            <w:szCs w:val="24"/>
            <w:rPrChange w:id="3917" w:author="..." w:date="2018-06-12T10:10:00Z">
              <w:rPr>
                <w:rFonts w:ascii="Times New Roman" w:hAnsi="Times New Roman" w:cs="Times New Roman" w:hint="eastAsia"/>
              </w:rPr>
            </w:rPrChange>
          </w:rPr>
          <w:t>签名不相同</w:t>
        </w:r>
      </w:ins>
      <w:ins w:id="3918" w:author="..." w:date="2018-06-12T09:59:00Z">
        <w:r>
          <w:rPr>
            <w:rFonts w:ascii="Times New Roman" w:eastAsia="宋体" w:hAnsi="Times New Roman" w:cs="Times New Roman" w:hint="eastAsia"/>
            <w:sz w:val="24"/>
            <w:szCs w:val="24"/>
            <w:rPrChange w:id="3919" w:author="..." w:date="2018-06-12T10:10:00Z">
              <w:rPr>
                <w:rFonts w:ascii="Times New Roman" w:hAnsi="Times New Roman" w:cs="Times New Roman" w:hint="eastAsia"/>
              </w:rPr>
            </w:rPrChange>
          </w:rPr>
          <w:t>；</w:t>
        </w:r>
      </w:ins>
    </w:p>
    <w:p w:rsidR="00F76376" w:rsidRPr="00F76376" w:rsidRDefault="00793F6E">
      <w:pPr>
        <w:spacing w:line="400" w:lineRule="exact"/>
        <w:ind w:firstLineChars="200" w:firstLine="480"/>
        <w:rPr>
          <w:ins w:id="3920" w:author="..." w:date="2018-06-12T09:59:00Z"/>
          <w:rFonts w:ascii="Times New Roman" w:eastAsia="宋体" w:hAnsi="Times New Roman" w:cs="Times New Roman"/>
          <w:sz w:val="24"/>
          <w:szCs w:val="24"/>
          <w:rPrChange w:id="3921" w:author="..." w:date="2018-06-12T10:10:00Z">
            <w:rPr>
              <w:ins w:id="3922" w:author="..." w:date="2018-06-12T09:59:00Z"/>
              <w:rFonts w:ascii="Times New Roman" w:hAnsi="Times New Roman" w:cs="Times New Roman"/>
            </w:rPr>
          </w:rPrChange>
        </w:rPr>
        <w:pPrChange w:id="3923" w:author="..." w:date="2018-06-12T10:10:00Z">
          <w:pPr>
            <w:ind w:firstLineChars="200" w:firstLine="420"/>
          </w:pPr>
        </w:pPrChange>
      </w:pPr>
      <w:ins w:id="3924" w:author="..." w:date="2018-06-12T09:58:00Z">
        <w:r>
          <w:rPr>
            <w:rFonts w:ascii="Times New Roman" w:eastAsia="宋体" w:hAnsi="Times New Roman" w:cs="Times New Roman" w:hint="eastAsia"/>
            <w:sz w:val="24"/>
            <w:szCs w:val="24"/>
            <w:rPrChange w:id="3925" w:author="..." w:date="2018-06-12T10:10:00Z">
              <w:rPr>
                <w:rFonts w:ascii="Times New Roman" w:hAnsi="Times New Roman" w:cs="Times New Roman" w:hint="eastAsia"/>
              </w:rPr>
            </w:rPrChange>
          </w:rPr>
          <w:t>②</w:t>
        </w:r>
      </w:ins>
      <w:ins w:id="3926" w:author="..." w:date="2018-06-12T09:59:00Z">
        <w:r>
          <w:rPr>
            <w:rFonts w:ascii="Times New Roman" w:eastAsia="宋体" w:hAnsi="Times New Roman" w:cs="Times New Roman" w:hint="eastAsia"/>
            <w:sz w:val="24"/>
            <w:szCs w:val="24"/>
            <w:rPrChange w:id="3927" w:author="..." w:date="2018-06-12T10:10:00Z">
              <w:rPr>
                <w:rFonts w:ascii="Times New Roman" w:hAnsi="Times New Roman" w:cs="Times New Roman" w:hint="eastAsia"/>
              </w:rPr>
            </w:rPrChange>
          </w:rPr>
          <w:t>两个</w:t>
        </w:r>
        <w:r>
          <w:rPr>
            <w:rFonts w:ascii="Times New Roman" w:eastAsia="宋体" w:hAnsi="Times New Roman" w:cs="Times New Roman"/>
            <w:sz w:val="24"/>
            <w:szCs w:val="24"/>
            <w:rPrChange w:id="3928" w:author="..." w:date="2018-06-12T10:10:00Z">
              <w:rPr>
                <w:rFonts w:ascii="Times New Roman" w:hAnsi="Times New Roman" w:cs="Times New Roman"/>
              </w:rPr>
            </w:rPrChange>
          </w:rPr>
          <w:t>APP</w:t>
        </w:r>
        <w:r>
          <w:rPr>
            <w:rFonts w:ascii="Times New Roman" w:eastAsia="宋体" w:hAnsi="Times New Roman" w:cs="Times New Roman" w:hint="eastAsia"/>
            <w:sz w:val="24"/>
            <w:szCs w:val="24"/>
            <w:rPrChange w:id="3929" w:author="..." w:date="2018-06-12T10:10:00Z">
              <w:rPr>
                <w:rFonts w:ascii="Times New Roman" w:hAnsi="Times New Roman" w:cs="Times New Roman" w:hint="eastAsia"/>
              </w:rPr>
            </w:rPrChange>
          </w:rPr>
          <w:t>签名相同。</w:t>
        </w:r>
      </w:ins>
    </w:p>
    <w:p w:rsidR="00F76376" w:rsidRDefault="00793F6E">
      <w:pPr>
        <w:ind w:firstLineChars="200" w:firstLine="480"/>
        <w:rPr>
          <w:ins w:id="3930" w:author="..." w:date="2018-06-12T09:57:00Z"/>
          <w:rFonts w:ascii="Times New Roman" w:hAnsi="Times New Roman" w:cs="Times New Roman"/>
        </w:rPr>
      </w:pPr>
      <w:ins w:id="3931" w:author="..." w:date="2018-06-12T09:59:00Z">
        <w:r>
          <w:rPr>
            <w:rFonts w:ascii="Times New Roman" w:eastAsia="宋体" w:hAnsi="Times New Roman" w:cs="Times New Roman" w:hint="eastAsia"/>
            <w:sz w:val="24"/>
            <w:szCs w:val="24"/>
            <w:rPrChange w:id="3932" w:author="..." w:date="2018-06-12T10:10:00Z">
              <w:rPr>
                <w:rFonts w:ascii="Times New Roman" w:hAnsi="Times New Roman" w:cs="Times New Roman" w:hint="eastAsia"/>
              </w:rPr>
            </w:rPrChange>
          </w:rPr>
          <w:t>设计两个测试案例，</w:t>
        </w:r>
      </w:ins>
      <w:ins w:id="3933" w:author="..." w:date="2018-06-12T10:00:00Z">
        <w:r>
          <w:rPr>
            <w:rFonts w:ascii="Times New Roman" w:eastAsia="宋体" w:hAnsi="Times New Roman" w:cs="Times New Roman" w:hint="eastAsia"/>
            <w:sz w:val="24"/>
            <w:szCs w:val="24"/>
          </w:rPr>
          <w:t>APP1</w:t>
        </w:r>
        <w:r>
          <w:rPr>
            <w:rFonts w:ascii="Times New Roman" w:eastAsia="宋体" w:hAnsi="Times New Roman" w:cs="Times New Roman" w:hint="eastAsia"/>
            <w:sz w:val="24"/>
            <w:szCs w:val="24"/>
          </w:rPr>
          <w:t>的包名为”</w:t>
        </w:r>
        <w:r>
          <w:rPr>
            <w:rFonts w:ascii="Times New Roman" w:eastAsia="宋体" w:hAnsi="Times New Roman" w:cs="Times New Roman" w:hint="eastAsia"/>
            <w:sz w:val="24"/>
            <w:szCs w:val="24"/>
          </w:rPr>
          <w:t>com.demo.app1</w:t>
        </w:r>
        <w:r>
          <w:rPr>
            <w:rFonts w:ascii="Times New Roman" w:eastAsia="宋体" w:hAnsi="Times New Roman" w:cs="Times New Roman" w:hint="eastAsia"/>
            <w:sz w:val="24"/>
            <w:szCs w:val="24"/>
          </w:rPr>
          <w:t>”</w:t>
        </w:r>
      </w:ins>
      <w:ins w:id="3934" w:author="..." w:date="2018-06-12T09:59:00Z">
        <w:r>
          <w:rPr>
            <w:rFonts w:ascii="Times New Roman" w:eastAsia="宋体" w:hAnsi="Times New Roman" w:cs="Times New Roman" w:hint="eastAsia"/>
            <w:sz w:val="24"/>
            <w:szCs w:val="24"/>
            <w:rPrChange w:id="3935" w:author="..." w:date="2018-06-12T10:10:00Z">
              <w:rPr>
                <w:rFonts w:ascii="Times New Roman" w:hAnsi="Times New Roman" w:cs="Times New Roman" w:hint="eastAsia"/>
              </w:rPr>
            </w:rPrChange>
          </w:rPr>
          <w:t>，将</w:t>
        </w:r>
        <w:r>
          <w:rPr>
            <w:rFonts w:ascii="Times New Roman" w:eastAsia="宋体" w:hAnsi="Times New Roman" w:cs="Times New Roman"/>
            <w:sz w:val="24"/>
            <w:szCs w:val="24"/>
            <w:rPrChange w:id="3936" w:author="..." w:date="2018-06-12T10:10:00Z">
              <w:rPr>
                <w:rFonts w:ascii="Times New Roman" w:hAnsi="Times New Roman" w:cs="Times New Roman"/>
              </w:rPr>
            </w:rPrChange>
          </w:rPr>
          <w:t>App2</w:t>
        </w:r>
        <w:r>
          <w:rPr>
            <w:rFonts w:ascii="Times New Roman" w:eastAsia="宋体" w:hAnsi="Times New Roman" w:cs="Times New Roman" w:hint="eastAsia"/>
            <w:sz w:val="24"/>
            <w:szCs w:val="24"/>
            <w:rPrChange w:id="3937" w:author="..." w:date="2018-06-12T10:10:00Z">
              <w:rPr>
                <w:rFonts w:ascii="Times New Roman" w:hAnsi="Times New Roman" w:cs="Times New Roman" w:hint="eastAsia"/>
              </w:rPr>
            </w:rPrChange>
          </w:rPr>
          <w:t>的</w:t>
        </w:r>
      </w:ins>
      <w:ins w:id="3938" w:author="..." w:date="2018-06-12T10:00:00Z">
        <w:r>
          <w:rPr>
            <w:rFonts w:ascii="Times New Roman" w:eastAsia="宋体" w:hAnsi="Times New Roman" w:cs="Times New Roman" w:hint="eastAsia"/>
            <w:sz w:val="24"/>
            <w:szCs w:val="24"/>
            <w:rPrChange w:id="3939" w:author="..." w:date="2018-06-12T10:10:00Z">
              <w:rPr>
                <w:rFonts w:ascii="Times New Roman" w:hAnsi="Times New Roman" w:cs="Times New Roman" w:hint="eastAsia"/>
              </w:rPr>
            </w:rPrChange>
          </w:rPr>
          <w:t>包名</w:t>
        </w:r>
      </w:ins>
      <w:ins w:id="3940" w:author="..." w:date="2018-06-12T09:59:00Z">
        <w:r>
          <w:rPr>
            <w:rFonts w:ascii="Times New Roman" w:eastAsia="宋体" w:hAnsi="Times New Roman" w:cs="Times New Roman" w:hint="eastAsia"/>
            <w:sz w:val="24"/>
            <w:szCs w:val="24"/>
            <w:rPrChange w:id="3941" w:author="..." w:date="2018-06-12T10:10:00Z">
              <w:rPr>
                <w:rFonts w:ascii="Times New Roman" w:hAnsi="Times New Roman" w:cs="Times New Roman" w:hint="eastAsia"/>
              </w:rPr>
            </w:rPrChange>
          </w:rPr>
          <w:t>也修改为</w:t>
        </w:r>
        <w:r>
          <w:rPr>
            <w:rFonts w:ascii="Times New Roman" w:eastAsia="宋体" w:hAnsi="Times New Roman" w:cs="Times New Roman"/>
            <w:sz w:val="24"/>
            <w:szCs w:val="24"/>
            <w:rPrChange w:id="3942" w:author="..." w:date="2018-06-12T10:10:00Z">
              <w:rPr>
                <w:rFonts w:ascii="Times New Roman" w:hAnsi="Times New Roman" w:cs="Times New Roman"/>
              </w:rPr>
            </w:rPrChange>
          </w:rPr>
          <w:t>”com.demo.app1”</w:t>
        </w:r>
        <w:r>
          <w:rPr>
            <w:rFonts w:ascii="Times New Roman" w:eastAsia="宋体" w:hAnsi="Times New Roman" w:cs="Times New Roman" w:hint="eastAsia"/>
            <w:sz w:val="24"/>
            <w:szCs w:val="24"/>
            <w:rPrChange w:id="3943" w:author="..." w:date="2018-06-12T10:10:00Z">
              <w:rPr>
                <w:rFonts w:ascii="Times New Roman" w:hAnsi="Times New Roman" w:cs="Times New Roman" w:hint="eastAsia"/>
              </w:rPr>
            </w:rPrChange>
          </w:rPr>
          <w:t>。</w:t>
        </w:r>
      </w:ins>
      <w:del w:id="3944" w:author="..." w:date="2018-06-12T09:58:00Z">
        <w:r>
          <w:rPr>
            <w:rFonts w:ascii="Times New Roman" w:hAnsi="Times New Roman" w:cs="Times New Roman" w:hint="eastAsia"/>
          </w:rPr>
          <w:delText>。</w:delText>
        </w:r>
      </w:del>
    </w:p>
    <w:p w:rsidR="00F76376" w:rsidRDefault="00793F6E">
      <w:pPr>
        <w:spacing w:afterLines="50" w:after="156" w:line="400" w:lineRule="exact"/>
        <w:jc w:val="center"/>
        <w:rPr>
          <w:ins w:id="3945" w:author="..." w:date="2018-06-12T10:01:00Z"/>
          <w:rFonts w:ascii="Times New Roman" w:eastAsia="宋体" w:hAnsi="Times New Roman" w:cs="Times New Roman"/>
          <w:b/>
          <w:bCs/>
          <w:szCs w:val="24"/>
        </w:rPr>
      </w:pPr>
      <w:ins w:id="3946" w:author="..." w:date="2018-06-12T10:01:00Z">
        <w:r>
          <w:rPr>
            <w:rFonts w:ascii="Times New Roman" w:eastAsia="宋体" w:hAnsi="Times New Roman" w:cs="Times New Roman" w:hint="eastAsia"/>
            <w:b/>
            <w:bCs/>
            <w:szCs w:val="24"/>
          </w:rPr>
          <w:t>表</w:t>
        </w:r>
        <w:r>
          <w:rPr>
            <w:rFonts w:ascii="Times New Roman" w:eastAsia="宋体" w:hAnsi="Times New Roman" w:cs="Times New Roman" w:hint="eastAsia"/>
            <w:b/>
            <w:bCs/>
            <w:szCs w:val="24"/>
          </w:rPr>
          <w:t xml:space="preserve">3-4 </w:t>
        </w:r>
      </w:ins>
      <w:ins w:id="3947" w:author="..." w:date="2018-06-12T10:09:00Z">
        <w:r>
          <w:rPr>
            <w:rFonts w:ascii="Times New Roman" w:eastAsia="宋体" w:hAnsi="Times New Roman" w:cs="Times New Roman" w:hint="eastAsia"/>
            <w:b/>
            <w:bCs/>
            <w:szCs w:val="24"/>
          </w:rPr>
          <w:t>覆盖安装条件的</w:t>
        </w:r>
      </w:ins>
      <w:ins w:id="3948" w:author="..." w:date="2018-06-12T10:01:00Z">
        <w:r>
          <w:rPr>
            <w:rFonts w:ascii="Times New Roman" w:eastAsia="宋体" w:hAnsi="Times New Roman" w:cs="Times New Roman" w:hint="eastAsia"/>
            <w:b/>
            <w:bCs/>
            <w:szCs w:val="24"/>
          </w:rPr>
          <w:t>测试及结果</w:t>
        </w:r>
      </w:ins>
    </w:p>
    <w:tbl>
      <w:tblPr>
        <w:tblW w:w="9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49" w:author="..." w:date="2018-06-12T10:11:00Z">
          <w:tblPr>
            <w:tblW w:w="9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213"/>
        <w:gridCol w:w="1312"/>
        <w:gridCol w:w="2128"/>
        <w:gridCol w:w="1980"/>
        <w:gridCol w:w="2575"/>
        <w:tblGridChange w:id="3950">
          <w:tblGrid>
            <w:gridCol w:w="1335"/>
            <w:gridCol w:w="1190"/>
            <w:gridCol w:w="3084"/>
            <w:gridCol w:w="1870"/>
            <w:gridCol w:w="1870"/>
          </w:tblGrid>
        </w:tblGridChange>
      </w:tblGrid>
      <w:tr w:rsidR="00F76376" w:rsidTr="00F76376">
        <w:trPr>
          <w:trHeight w:val="462"/>
          <w:jc w:val="center"/>
          <w:ins w:id="3951" w:author="..." w:date="2018-06-12T10:01:00Z"/>
          <w:trPrChange w:id="3952" w:author="..." w:date="2018-06-12T10:11:00Z">
            <w:trPr>
              <w:trHeight w:val="462"/>
              <w:jc w:val="center"/>
            </w:trPr>
          </w:trPrChange>
        </w:trPr>
        <w:tc>
          <w:tcPr>
            <w:tcW w:w="1213" w:type="dxa"/>
            <w:vAlign w:val="center"/>
            <w:tcPrChange w:id="3953" w:author="..." w:date="2018-06-12T10:11:00Z">
              <w:tcPr>
                <w:tcW w:w="1335" w:type="dxa"/>
                <w:vAlign w:val="center"/>
              </w:tcPr>
            </w:tcPrChange>
          </w:tcPr>
          <w:p w:rsidR="00F76376" w:rsidRDefault="00793F6E">
            <w:pPr>
              <w:jc w:val="center"/>
              <w:rPr>
                <w:ins w:id="3954" w:author="..." w:date="2018-06-12T10:01:00Z"/>
                <w:b/>
                <w:szCs w:val="21"/>
              </w:rPr>
            </w:pPr>
            <w:ins w:id="3955" w:author="..." w:date="2018-06-12T10:01:00Z">
              <w:r>
                <w:rPr>
                  <w:rFonts w:hint="eastAsia"/>
                  <w:b/>
                  <w:szCs w:val="21"/>
                </w:rPr>
                <w:t>签名</w:t>
              </w:r>
            </w:ins>
          </w:p>
        </w:tc>
        <w:tc>
          <w:tcPr>
            <w:tcW w:w="1312" w:type="dxa"/>
            <w:vAlign w:val="center"/>
            <w:tcPrChange w:id="3956" w:author="..." w:date="2018-06-12T10:11:00Z">
              <w:tcPr>
                <w:tcW w:w="1190" w:type="dxa"/>
                <w:vAlign w:val="center"/>
              </w:tcPr>
            </w:tcPrChange>
          </w:tcPr>
          <w:p w:rsidR="00F76376" w:rsidRDefault="00793F6E">
            <w:pPr>
              <w:jc w:val="center"/>
              <w:rPr>
                <w:ins w:id="3957" w:author="..." w:date="2018-06-12T10:01:00Z"/>
                <w:b/>
                <w:szCs w:val="21"/>
              </w:rPr>
            </w:pPr>
            <w:ins w:id="3958" w:author="..." w:date="2018-06-12T10:01:00Z">
              <w:r>
                <w:rPr>
                  <w:rFonts w:hint="eastAsia"/>
                  <w:b/>
                  <w:szCs w:val="21"/>
                </w:rPr>
                <w:t>APP</w:t>
              </w:r>
              <w:r>
                <w:rPr>
                  <w:rFonts w:hint="eastAsia"/>
                  <w:b/>
                  <w:szCs w:val="21"/>
                </w:rPr>
                <w:t>编号</w:t>
              </w:r>
            </w:ins>
          </w:p>
        </w:tc>
        <w:tc>
          <w:tcPr>
            <w:tcW w:w="2128" w:type="dxa"/>
            <w:vAlign w:val="center"/>
            <w:tcPrChange w:id="3959" w:author="..." w:date="2018-06-12T10:11:00Z">
              <w:tcPr>
                <w:tcW w:w="3084" w:type="dxa"/>
                <w:vAlign w:val="center"/>
              </w:tcPr>
            </w:tcPrChange>
          </w:tcPr>
          <w:p w:rsidR="00F76376" w:rsidRDefault="00793F6E">
            <w:pPr>
              <w:jc w:val="center"/>
              <w:rPr>
                <w:ins w:id="3960" w:author="..." w:date="2018-06-12T10:01:00Z"/>
                <w:b/>
                <w:szCs w:val="21"/>
              </w:rPr>
            </w:pPr>
            <w:ins w:id="3961" w:author="..." w:date="2018-06-12T10:01:00Z">
              <w:r>
                <w:rPr>
                  <w:rFonts w:hint="eastAsia"/>
                  <w:b/>
                  <w:szCs w:val="21"/>
                </w:rPr>
                <w:t>测试结果</w:t>
              </w:r>
            </w:ins>
          </w:p>
        </w:tc>
        <w:tc>
          <w:tcPr>
            <w:tcW w:w="1980" w:type="dxa"/>
            <w:vAlign w:val="center"/>
            <w:tcPrChange w:id="3962" w:author="..." w:date="2018-06-12T10:11:00Z">
              <w:tcPr>
                <w:tcW w:w="1870" w:type="dxa"/>
                <w:vAlign w:val="center"/>
              </w:tcPr>
            </w:tcPrChange>
          </w:tcPr>
          <w:p w:rsidR="00F76376" w:rsidRDefault="00793F6E">
            <w:pPr>
              <w:jc w:val="center"/>
              <w:rPr>
                <w:ins w:id="3963" w:author="..." w:date="2018-06-12T10:01:00Z"/>
                <w:b/>
                <w:szCs w:val="21"/>
              </w:rPr>
            </w:pPr>
            <w:ins w:id="3964" w:author="..." w:date="2018-06-12T10:05:00Z">
              <w:r>
                <w:rPr>
                  <w:rFonts w:hint="eastAsia"/>
                  <w:b/>
                  <w:szCs w:val="21"/>
                </w:rPr>
                <w:t>UserID</w:t>
              </w:r>
            </w:ins>
          </w:p>
        </w:tc>
        <w:tc>
          <w:tcPr>
            <w:tcW w:w="2575" w:type="dxa"/>
            <w:vAlign w:val="center"/>
            <w:tcPrChange w:id="3965" w:author="..." w:date="2018-06-12T10:11:00Z">
              <w:tcPr>
                <w:tcW w:w="1870" w:type="dxa"/>
                <w:vAlign w:val="center"/>
              </w:tcPr>
            </w:tcPrChange>
          </w:tcPr>
          <w:p w:rsidR="00F76376" w:rsidRDefault="00793F6E">
            <w:pPr>
              <w:jc w:val="center"/>
              <w:rPr>
                <w:ins w:id="3966" w:author="..." w:date="2018-06-12T10:01:00Z"/>
                <w:b/>
                <w:szCs w:val="21"/>
              </w:rPr>
            </w:pPr>
            <w:ins w:id="3967" w:author="..." w:date="2018-06-12T10:01:00Z">
              <w:r>
                <w:rPr>
                  <w:rFonts w:hint="eastAsia"/>
                  <w:b/>
                  <w:szCs w:val="21"/>
                </w:rPr>
                <w:t>说明</w:t>
              </w:r>
            </w:ins>
          </w:p>
        </w:tc>
      </w:tr>
      <w:tr w:rsidR="00F76376" w:rsidTr="00F76376">
        <w:trPr>
          <w:trHeight w:val="563"/>
          <w:jc w:val="center"/>
          <w:ins w:id="3968" w:author="..." w:date="2018-06-12T10:01:00Z"/>
          <w:trPrChange w:id="3969" w:author="..." w:date="2018-06-12T10:11:00Z">
            <w:trPr>
              <w:trHeight w:val="563"/>
              <w:jc w:val="center"/>
            </w:trPr>
          </w:trPrChange>
        </w:trPr>
        <w:tc>
          <w:tcPr>
            <w:tcW w:w="1213" w:type="dxa"/>
            <w:vMerge w:val="restart"/>
            <w:vAlign w:val="center"/>
            <w:tcPrChange w:id="3970" w:author="..." w:date="2018-06-12T10:11:00Z">
              <w:tcPr>
                <w:tcW w:w="1335" w:type="dxa"/>
                <w:vMerge w:val="restart"/>
                <w:vAlign w:val="center"/>
              </w:tcPr>
            </w:tcPrChange>
          </w:tcPr>
          <w:p w:rsidR="00F76376" w:rsidRDefault="00793F6E">
            <w:pPr>
              <w:jc w:val="center"/>
              <w:rPr>
                <w:ins w:id="3971" w:author="..." w:date="2018-06-12T10:01:00Z"/>
                <w:rFonts w:ascii="Times New Roman" w:eastAsia="宋体" w:hAnsi="Times New Roman" w:cs="Times New Roman"/>
                <w:szCs w:val="21"/>
              </w:rPr>
            </w:pPr>
            <w:ins w:id="3972" w:author="..." w:date="2018-06-12T10:01:00Z">
              <w:r>
                <w:rPr>
                  <w:rFonts w:ascii="Times New Roman" w:eastAsia="宋体" w:hAnsi="Times New Roman" w:cs="Times New Roman"/>
                  <w:szCs w:val="21"/>
                </w:rPr>
                <w:t>签名不相同</w:t>
              </w:r>
            </w:ins>
          </w:p>
        </w:tc>
        <w:tc>
          <w:tcPr>
            <w:tcW w:w="1312" w:type="dxa"/>
            <w:vAlign w:val="center"/>
            <w:tcPrChange w:id="3973" w:author="..." w:date="2018-06-12T10:11:00Z">
              <w:tcPr>
                <w:tcW w:w="1190" w:type="dxa"/>
                <w:vAlign w:val="center"/>
              </w:tcPr>
            </w:tcPrChange>
          </w:tcPr>
          <w:p w:rsidR="00F76376" w:rsidRDefault="00793F6E">
            <w:pPr>
              <w:jc w:val="center"/>
              <w:rPr>
                <w:ins w:id="3974" w:author="..." w:date="2018-06-12T10:01:00Z"/>
                <w:rFonts w:ascii="Times New Roman" w:eastAsia="宋体" w:hAnsi="Times New Roman" w:cs="Times New Roman"/>
                <w:szCs w:val="21"/>
              </w:rPr>
            </w:pPr>
            <w:ins w:id="3975" w:author="..." w:date="2018-06-12T10:01:00Z">
              <w:r>
                <w:rPr>
                  <w:rFonts w:ascii="Times New Roman" w:eastAsia="宋体" w:hAnsi="Times New Roman" w:cs="Times New Roman"/>
                  <w:szCs w:val="21"/>
                </w:rPr>
                <w:t>APP1</w:t>
              </w:r>
            </w:ins>
          </w:p>
        </w:tc>
        <w:tc>
          <w:tcPr>
            <w:tcW w:w="2128" w:type="dxa"/>
            <w:vAlign w:val="center"/>
            <w:tcPrChange w:id="3976" w:author="..." w:date="2018-06-12T10:11:00Z">
              <w:tcPr>
                <w:tcW w:w="3084" w:type="dxa"/>
                <w:vAlign w:val="center"/>
              </w:tcPr>
            </w:tcPrChange>
          </w:tcPr>
          <w:p w:rsidR="00F76376" w:rsidRDefault="00793F6E">
            <w:pPr>
              <w:jc w:val="center"/>
              <w:rPr>
                <w:ins w:id="3977" w:author="..." w:date="2018-06-12T10:01:00Z"/>
                <w:rFonts w:ascii="Times New Roman" w:eastAsia="宋体" w:hAnsi="Times New Roman" w:cs="Times New Roman"/>
                <w:szCs w:val="21"/>
              </w:rPr>
            </w:pPr>
            <w:ins w:id="3978" w:author="..." w:date="2018-06-12T10:01:00Z">
              <w:r>
                <w:rPr>
                  <w:rFonts w:ascii="Times New Roman" w:eastAsia="宋体" w:hAnsi="Times New Roman" w:cs="Times New Roman"/>
                  <w:szCs w:val="21"/>
                </w:rPr>
                <w:t>安装成功并运行</w:t>
              </w:r>
            </w:ins>
          </w:p>
        </w:tc>
        <w:tc>
          <w:tcPr>
            <w:tcW w:w="1980" w:type="dxa"/>
            <w:vAlign w:val="center"/>
            <w:tcPrChange w:id="3979" w:author="..." w:date="2018-06-12T10:11:00Z">
              <w:tcPr>
                <w:tcW w:w="1870" w:type="dxa"/>
              </w:tcPr>
            </w:tcPrChange>
          </w:tcPr>
          <w:p w:rsidR="00F76376" w:rsidRDefault="00793F6E">
            <w:pPr>
              <w:jc w:val="center"/>
              <w:rPr>
                <w:ins w:id="3980" w:author="..." w:date="2018-06-12T10:01:00Z"/>
                <w:rFonts w:ascii="Times New Roman" w:eastAsia="宋体" w:hAnsi="Times New Roman" w:cs="Times New Roman"/>
                <w:szCs w:val="21"/>
              </w:rPr>
              <w:pPrChange w:id="3981" w:author="..." w:date="2018-06-12T10:11:00Z">
                <w:pPr>
                  <w:jc w:val="left"/>
                </w:pPr>
              </w:pPrChange>
            </w:pPr>
            <w:ins w:id="3982" w:author="..." w:date="2018-06-12T10:05:00Z">
              <w:r>
                <w:rPr>
                  <w:rFonts w:ascii="Times New Roman" w:eastAsia="宋体" w:hAnsi="Times New Roman" w:cs="Times New Roman" w:hint="eastAsia"/>
                  <w:szCs w:val="21"/>
                </w:rPr>
                <w:t>u0_a138</w:t>
              </w:r>
            </w:ins>
          </w:p>
        </w:tc>
        <w:tc>
          <w:tcPr>
            <w:tcW w:w="2575" w:type="dxa"/>
            <w:vMerge w:val="restart"/>
            <w:tcPrChange w:id="3983" w:author="..." w:date="2018-06-12T10:11:00Z">
              <w:tcPr>
                <w:tcW w:w="1870" w:type="dxa"/>
                <w:vMerge w:val="restart"/>
              </w:tcPr>
            </w:tcPrChange>
          </w:tcPr>
          <w:p w:rsidR="00F76376" w:rsidRDefault="00793F6E">
            <w:pPr>
              <w:jc w:val="left"/>
              <w:rPr>
                <w:ins w:id="3984" w:author="..." w:date="2018-06-12T10:01:00Z"/>
                <w:rFonts w:ascii="Times New Roman" w:eastAsia="宋体" w:hAnsi="Times New Roman" w:cs="Times New Roman"/>
                <w:szCs w:val="21"/>
              </w:rPr>
            </w:pPr>
            <w:ins w:id="3985" w:author="..." w:date="2018-06-12T10:01:00Z">
              <w:r>
                <w:rPr>
                  <w:rFonts w:ascii="Times New Roman" w:eastAsia="宋体" w:hAnsi="Times New Roman" w:cs="Times New Roman"/>
                  <w:szCs w:val="21"/>
                </w:rPr>
                <w:t>安装第</w:t>
              </w:r>
              <w:r>
                <w:rPr>
                  <w:rFonts w:ascii="Times New Roman" w:eastAsia="宋体" w:hAnsi="Times New Roman" w:cs="Times New Roman"/>
                  <w:szCs w:val="21"/>
                </w:rPr>
                <w:t>2</w:t>
              </w:r>
              <w:r>
                <w:rPr>
                  <w:rFonts w:ascii="Times New Roman" w:eastAsia="宋体" w:hAnsi="Times New Roman" w:cs="Times New Roman"/>
                  <w:szCs w:val="21"/>
                </w:rPr>
                <w:t>个</w:t>
              </w:r>
              <w:r>
                <w:rPr>
                  <w:rFonts w:ascii="Times New Roman" w:eastAsia="宋体" w:hAnsi="Times New Roman" w:cs="Times New Roman"/>
                  <w:szCs w:val="21"/>
                </w:rPr>
                <w:t>APP</w:t>
              </w:r>
              <w:r>
                <w:rPr>
                  <w:rFonts w:ascii="Times New Roman" w:eastAsia="宋体" w:hAnsi="Times New Roman" w:cs="Times New Roman"/>
                  <w:szCs w:val="21"/>
                </w:rPr>
                <w:t>会出错，</w:t>
              </w:r>
            </w:ins>
            <w:ins w:id="3986" w:author="..." w:date="2018-06-12T10:02:00Z">
              <w:r>
                <w:rPr>
                  <w:rFonts w:ascii="Times New Roman" w:eastAsia="宋体" w:hAnsi="Times New Roman" w:cs="Times New Roman" w:hint="eastAsia"/>
                  <w:szCs w:val="21"/>
                </w:rPr>
                <w:t>需要卸载第</w:t>
              </w:r>
              <w:r>
                <w:rPr>
                  <w:rFonts w:ascii="Times New Roman" w:eastAsia="宋体" w:hAnsi="Times New Roman" w:cs="Times New Roman" w:hint="eastAsia"/>
                  <w:szCs w:val="21"/>
                </w:rPr>
                <w:t>1</w:t>
              </w:r>
              <w:r>
                <w:rPr>
                  <w:rFonts w:ascii="Times New Roman" w:eastAsia="宋体" w:hAnsi="Times New Roman" w:cs="Times New Roman" w:hint="eastAsia"/>
                  <w:szCs w:val="21"/>
                </w:rPr>
                <w:t>个后方可安装第</w:t>
              </w:r>
              <w:r>
                <w:rPr>
                  <w:rFonts w:ascii="Times New Roman" w:eastAsia="宋体" w:hAnsi="Times New Roman" w:cs="Times New Roman" w:hint="eastAsia"/>
                  <w:szCs w:val="21"/>
                </w:rPr>
                <w:t>2</w:t>
              </w:r>
              <w:r>
                <w:rPr>
                  <w:rFonts w:ascii="Times New Roman" w:eastAsia="宋体" w:hAnsi="Times New Roman" w:cs="Times New Roman" w:hint="eastAsia"/>
                  <w:szCs w:val="21"/>
                </w:rPr>
                <w:t>个</w:t>
              </w:r>
            </w:ins>
          </w:p>
        </w:tc>
      </w:tr>
      <w:tr w:rsidR="00F76376" w:rsidTr="00F76376">
        <w:trPr>
          <w:trHeight w:val="462"/>
          <w:jc w:val="center"/>
          <w:ins w:id="3987" w:author="..." w:date="2018-06-12T10:01:00Z"/>
          <w:trPrChange w:id="3988" w:author="..." w:date="2018-06-12T10:11:00Z">
            <w:trPr>
              <w:trHeight w:val="462"/>
              <w:jc w:val="center"/>
            </w:trPr>
          </w:trPrChange>
        </w:trPr>
        <w:tc>
          <w:tcPr>
            <w:tcW w:w="1213" w:type="dxa"/>
            <w:vMerge/>
            <w:vAlign w:val="center"/>
            <w:tcPrChange w:id="3989" w:author="..." w:date="2018-06-12T10:11:00Z">
              <w:tcPr>
                <w:tcW w:w="1335" w:type="dxa"/>
                <w:vMerge/>
                <w:vAlign w:val="center"/>
              </w:tcPr>
            </w:tcPrChange>
          </w:tcPr>
          <w:p w:rsidR="00F76376" w:rsidRDefault="00F76376">
            <w:pPr>
              <w:jc w:val="center"/>
              <w:rPr>
                <w:ins w:id="3990" w:author="..." w:date="2018-06-12T10:01:00Z"/>
                <w:rFonts w:ascii="Times New Roman" w:eastAsia="宋体" w:hAnsi="Times New Roman" w:cs="Times New Roman"/>
                <w:szCs w:val="21"/>
              </w:rPr>
            </w:pPr>
          </w:p>
        </w:tc>
        <w:tc>
          <w:tcPr>
            <w:tcW w:w="1312" w:type="dxa"/>
            <w:vAlign w:val="center"/>
            <w:tcPrChange w:id="3991" w:author="..." w:date="2018-06-12T10:11:00Z">
              <w:tcPr>
                <w:tcW w:w="1190" w:type="dxa"/>
                <w:vAlign w:val="center"/>
              </w:tcPr>
            </w:tcPrChange>
          </w:tcPr>
          <w:p w:rsidR="00F76376" w:rsidRDefault="00793F6E">
            <w:pPr>
              <w:jc w:val="center"/>
              <w:rPr>
                <w:ins w:id="3992" w:author="..." w:date="2018-06-12T10:01:00Z"/>
                <w:rFonts w:ascii="Times New Roman" w:eastAsia="宋体" w:hAnsi="Times New Roman" w:cs="Times New Roman"/>
                <w:szCs w:val="21"/>
              </w:rPr>
            </w:pPr>
            <w:ins w:id="3993" w:author="..." w:date="2018-06-12T10:01:00Z">
              <w:r>
                <w:rPr>
                  <w:rFonts w:ascii="Times New Roman" w:eastAsia="宋体" w:hAnsi="Times New Roman" w:cs="Times New Roman"/>
                  <w:szCs w:val="21"/>
                </w:rPr>
                <w:t>APP2</w:t>
              </w:r>
            </w:ins>
          </w:p>
        </w:tc>
        <w:tc>
          <w:tcPr>
            <w:tcW w:w="2128" w:type="dxa"/>
            <w:vAlign w:val="center"/>
            <w:tcPrChange w:id="3994" w:author="..." w:date="2018-06-12T10:11:00Z">
              <w:tcPr>
                <w:tcW w:w="3084" w:type="dxa"/>
                <w:vAlign w:val="center"/>
              </w:tcPr>
            </w:tcPrChange>
          </w:tcPr>
          <w:p w:rsidR="00F76376" w:rsidRDefault="00793F6E">
            <w:pPr>
              <w:jc w:val="center"/>
              <w:rPr>
                <w:ins w:id="3995" w:author="..." w:date="2018-06-12T10:01:00Z"/>
                <w:rFonts w:ascii="Times New Roman" w:eastAsia="宋体" w:hAnsi="Times New Roman" w:cs="Times New Roman"/>
                <w:szCs w:val="21"/>
              </w:rPr>
            </w:pPr>
            <w:ins w:id="3996" w:author="..." w:date="2018-06-12T10:01:00Z">
              <w:r>
                <w:rPr>
                  <w:rFonts w:ascii="Times New Roman" w:eastAsia="宋体" w:hAnsi="Times New Roman" w:cs="Times New Roman"/>
                  <w:szCs w:val="21"/>
                </w:rPr>
                <w:t>安装失败</w:t>
              </w:r>
            </w:ins>
            <w:ins w:id="3997" w:author="..." w:date="2018-06-12T10:04:00Z">
              <w:r>
                <w:rPr>
                  <w:rFonts w:ascii="Times New Roman" w:eastAsia="宋体" w:hAnsi="Times New Roman" w:cs="Times New Roman" w:hint="eastAsia"/>
                  <w:szCs w:val="21"/>
                </w:rPr>
                <w:t>，卸载第</w:t>
              </w:r>
              <w:r>
                <w:rPr>
                  <w:rFonts w:ascii="Times New Roman" w:eastAsia="宋体" w:hAnsi="Times New Roman" w:cs="Times New Roman" w:hint="eastAsia"/>
                  <w:szCs w:val="21"/>
                </w:rPr>
                <w:t>1</w:t>
              </w:r>
              <w:r>
                <w:rPr>
                  <w:rFonts w:ascii="Times New Roman" w:eastAsia="宋体" w:hAnsi="Times New Roman" w:cs="Times New Roman" w:hint="eastAsia"/>
                  <w:szCs w:val="21"/>
                </w:rPr>
                <w:t>个后方可安装</w:t>
              </w:r>
            </w:ins>
          </w:p>
        </w:tc>
        <w:tc>
          <w:tcPr>
            <w:tcW w:w="1980" w:type="dxa"/>
            <w:vAlign w:val="center"/>
            <w:tcPrChange w:id="3998" w:author="..." w:date="2018-06-12T10:11:00Z">
              <w:tcPr>
                <w:tcW w:w="1870" w:type="dxa"/>
              </w:tcPr>
            </w:tcPrChange>
          </w:tcPr>
          <w:p w:rsidR="00F76376" w:rsidRDefault="00793F6E">
            <w:pPr>
              <w:jc w:val="center"/>
              <w:rPr>
                <w:ins w:id="3999" w:author="..." w:date="2018-06-12T10:01:00Z"/>
                <w:rFonts w:ascii="Times New Roman" w:eastAsia="宋体" w:hAnsi="Times New Roman" w:cs="Times New Roman"/>
                <w:szCs w:val="21"/>
              </w:rPr>
              <w:pPrChange w:id="4000" w:author="..." w:date="2018-06-12T10:11:00Z">
                <w:pPr>
                  <w:jc w:val="left"/>
                </w:pPr>
              </w:pPrChange>
            </w:pPr>
            <w:ins w:id="4001" w:author="..." w:date="2018-06-12T10:05:00Z">
              <w:r>
                <w:rPr>
                  <w:rFonts w:ascii="Times New Roman" w:eastAsia="宋体" w:hAnsi="Times New Roman" w:cs="Times New Roman" w:hint="eastAsia"/>
                  <w:szCs w:val="21"/>
                </w:rPr>
                <w:t>u0_a140</w:t>
              </w:r>
            </w:ins>
          </w:p>
        </w:tc>
        <w:tc>
          <w:tcPr>
            <w:tcW w:w="2575" w:type="dxa"/>
            <w:vMerge/>
            <w:tcPrChange w:id="4002" w:author="..." w:date="2018-06-12T10:11:00Z">
              <w:tcPr>
                <w:tcW w:w="1870" w:type="dxa"/>
                <w:vMerge/>
              </w:tcPr>
            </w:tcPrChange>
          </w:tcPr>
          <w:p w:rsidR="00F76376" w:rsidRDefault="00F76376">
            <w:pPr>
              <w:jc w:val="left"/>
              <w:rPr>
                <w:ins w:id="4003" w:author="..." w:date="2018-06-12T10:01:00Z"/>
                <w:rFonts w:ascii="Times New Roman" w:eastAsia="宋体" w:hAnsi="Times New Roman" w:cs="Times New Roman"/>
                <w:szCs w:val="21"/>
              </w:rPr>
            </w:pPr>
          </w:p>
        </w:tc>
      </w:tr>
      <w:tr w:rsidR="00F76376" w:rsidTr="00F76376">
        <w:trPr>
          <w:trHeight w:val="462"/>
          <w:jc w:val="center"/>
          <w:ins w:id="4004" w:author="..." w:date="2018-06-12T10:01:00Z"/>
          <w:trPrChange w:id="4005" w:author="..." w:date="2018-06-12T10:11:00Z">
            <w:trPr>
              <w:trHeight w:val="462"/>
              <w:jc w:val="center"/>
            </w:trPr>
          </w:trPrChange>
        </w:trPr>
        <w:tc>
          <w:tcPr>
            <w:tcW w:w="1213" w:type="dxa"/>
            <w:vMerge w:val="restart"/>
            <w:vAlign w:val="center"/>
            <w:tcPrChange w:id="4006" w:author="..." w:date="2018-06-12T10:11:00Z">
              <w:tcPr>
                <w:tcW w:w="1335" w:type="dxa"/>
                <w:vMerge w:val="restart"/>
                <w:vAlign w:val="center"/>
              </w:tcPr>
            </w:tcPrChange>
          </w:tcPr>
          <w:p w:rsidR="00F76376" w:rsidRDefault="00793F6E">
            <w:pPr>
              <w:jc w:val="center"/>
              <w:rPr>
                <w:ins w:id="4007" w:author="..." w:date="2018-06-12T10:01:00Z"/>
                <w:rFonts w:ascii="Times New Roman" w:eastAsia="宋体" w:hAnsi="Times New Roman" w:cs="Times New Roman"/>
                <w:szCs w:val="21"/>
              </w:rPr>
            </w:pPr>
            <w:ins w:id="4008" w:author="..." w:date="2018-06-12T10:01:00Z">
              <w:r>
                <w:rPr>
                  <w:rFonts w:ascii="Times New Roman" w:eastAsia="宋体" w:hAnsi="Times New Roman" w:cs="Times New Roman"/>
                  <w:szCs w:val="21"/>
                </w:rPr>
                <w:t>签名相同</w:t>
              </w:r>
            </w:ins>
          </w:p>
        </w:tc>
        <w:tc>
          <w:tcPr>
            <w:tcW w:w="1312" w:type="dxa"/>
            <w:vAlign w:val="center"/>
            <w:tcPrChange w:id="4009" w:author="..." w:date="2018-06-12T10:11:00Z">
              <w:tcPr>
                <w:tcW w:w="1190" w:type="dxa"/>
                <w:vAlign w:val="center"/>
              </w:tcPr>
            </w:tcPrChange>
          </w:tcPr>
          <w:p w:rsidR="00F76376" w:rsidRDefault="00793F6E">
            <w:pPr>
              <w:jc w:val="center"/>
              <w:rPr>
                <w:ins w:id="4010" w:author="..." w:date="2018-06-12T10:01:00Z"/>
                <w:rFonts w:ascii="Times New Roman" w:eastAsia="宋体" w:hAnsi="Times New Roman" w:cs="Times New Roman"/>
                <w:szCs w:val="21"/>
              </w:rPr>
            </w:pPr>
            <w:ins w:id="4011" w:author="..." w:date="2018-06-12T10:01:00Z">
              <w:r>
                <w:rPr>
                  <w:rFonts w:ascii="Times New Roman" w:eastAsia="宋体" w:hAnsi="Times New Roman" w:cs="Times New Roman"/>
                  <w:szCs w:val="21"/>
                </w:rPr>
                <w:t>APP1</w:t>
              </w:r>
            </w:ins>
          </w:p>
        </w:tc>
        <w:tc>
          <w:tcPr>
            <w:tcW w:w="2128" w:type="dxa"/>
            <w:vAlign w:val="center"/>
            <w:tcPrChange w:id="4012" w:author="..." w:date="2018-06-12T10:11:00Z">
              <w:tcPr>
                <w:tcW w:w="3084" w:type="dxa"/>
                <w:vAlign w:val="center"/>
              </w:tcPr>
            </w:tcPrChange>
          </w:tcPr>
          <w:p w:rsidR="00F76376" w:rsidRDefault="00793F6E">
            <w:pPr>
              <w:jc w:val="center"/>
              <w:rPr>
                <w:ins w:id="4013" w:author="..." w:date="2018-06-12T10:01:00Z"/>
                <w:rFonts w:ascii="Times New Roman" w:eastAsia="宋体" w:hAnsi="Times New Roman" w:cs="Times New Roman"/>
                <w:szCs w:val="21"/>
              </w:rPr>
            </w:pPr>
            <w:ins w:id="4014" w:author="..." w:date="2018-06-12T10:01:00Z">
              <w:r>
                <w:rPr>
                  <w:rFonts w:ascii="Times New Roman" w:eastAsia="宋体" w:hAnsi="Times New Roman" w:cs="Times New Roman"/>
                  <w:szCs w:val="21"/>
                </w:rPr>
                <w:t>安装成功并运行</w:t>
              </w:r>
            </w:ins>
          </w:p>
        </w:tc>
        <w:tc>
          <w:tcPr>
            <w:tcW w:w="1980" w:type="dxa"/>
            <w:vAlign w:val="center"/>
            <w:tcPrChange w:id="4015" w:author="..." w:date="2018-06-12T10:11:00Z">
              <w:tcPr>
                <w:tcW w:w="1870" w:type="dxa"/>
              </w:tcPr>
            </w:tcPrChange>
          </w:tcPr>
          <w:p w:rsidR="00F76376" w:rsidRDefault="00793F6E">
            <w:pPr>
              <w:jc w:val="center"/>
              <w:rPr>
                <w:ins w:id="4016" w:author="..." w:date="2018-06-12T10:01:00Z"/>
                <w:rFonts w:ascii="Times New Roman" w:eastAsia="宋体" w:hAnsi="Times New Roman" w:cs="Times New Roman"/>
                <w:szCs w:val="21"/>
              </w:rPr>
              <w:pPrChange w:id="4017" w:author="..." w:date="2018-06-12T10:11:00Z">
                <w:pPr>
                  <w:jc w:val="left"/>
                </w:pPr>
              </w:pPrChange>
            </w:pPr>
            <w:ins w:id="4018" w:author="..." w:date="2018-06-12T10:05:00Z">
              <w:r>
                <w:rPr>
                  <w:rFonts w:ascii="Times New Roman" w:eastAsia="宋体" w:hAnsi="Times New Roman" w:cs="Times New Roman" w:hint="eastAsia"/>
                  <w:szCs w:val="21"/>
                </w:rPr>
                <w:t>u0_a143</w:t>
              </w:r>
            </w:ins>
          </w:p>
        </w:tc>
        <w:tc>
          <w:tcPr>
            <w:tcW w:w="2575" w:type="dxa"/>
            <w:vMerge w:val="restart"/>
            <w:vAlign w:val="center"/>
            <w:tcPrChange w:id="4019" w:author="..." w:date="2018-06-12T10:11:00Z">
              <w:tcPr>
                <w:tcW w:w="1870" w:type="dxa"/>
                <w:vMerge w:val="restart"/>
              </w:tcPr>
            </w:tcPrChange>
          </w:tcPr>
          <w:p w:rsidR="00F76376" w:rsidRDefault="00793F6E">
            <w:pPr>
              <w:rPr>
                <w:ins w:id="4020" w:author="..." w:date="2018-06-12T10:01:00Z"/>
                <w:rFonts w:ascii="Times New Roman" w:eastAsia="宋体" w:hAnsi="Times New Roman" w:cs="Times New Roman"/>
                <w:szCs w:val="21"/>
              </w:rPr>
              <w:pPrChange w:id="4021" w:author="..." w:date="2018-06-12T10:09:00Z">
                <w:pPr>
                  <w:jc w:val="left"/>
                </w:pPr>
              </w:pPrChange>
            </w:pPr>
            <w:ins w:id="4022" w:author="..." w:date="2018-06-12T10:07:00Z">
              <w:r>
                <w:rPr>
                  <w:rFonts w:ascii="Times New Roman" w:eastAsia="宋体" w:hAnsi="Times New Roman" w:cs="Times New Roman" w:hint="eastAsia"/>
                  <w:szCs w:val="21"/>
                </w:rPr>
                <w:t>APP2</w:t>
              </w:r>
              <w:r>
                <w:rPr>
                  <w:rFonts w:ascii="Times New Roman" w:eastAsia="宋体" w:hAnsi="Times New Roman" w:cs="Times New Roman" w:hint="eastAsia"/>
                  <w:szCs w:val="21"/>
                </w:rPr>
                <w:t>对</w:t>
              </w:r>
              <w:r>
                <w:rPr>
                  <w:rFonts w:ascii="Times New Roman" w:eastAsia="宋体" w:hAnsi="Times New Roman" w:cs="Times New Roman" w:hint="eastAsia"/>
                  <w:szCs w:val="21"/>
                </w:rPr>
                <w:t>APP1</w:t>
              </w:r>
              <w:r>
                <w:rPr>
                  <w:rFonts w:ascii="Times New Roman" w:eastAsia="宋体" w:hAnsi="Times New Roman" w:cs="Times New Roman" w:hint="eastAsia"/>
                  <w:szCs w:val="21"/>
                </w:rPr>
                <w:t>进行了覆盖</w:t>
              </w:r>
            </w:ins>
          </w:p>
        </w:tc>
      </w:tr>
      <w:tr w:rsidR="00F76376" w:rsidTr="00F76376">
        <w:trPr>
          <w:trHeight w:val="473"/>
          <w:jc w:val="center"/>
          <w:ins w:id="4023" w:author="..." w:date="2018-06-12T10:01:00Z"/>
          <w:trPrChange w:id="4024" w:author="..." w:date="2018-06-12T10:11:00Z">
            <w:trPr>
              <w:trHeight w:val="473"/>
              <w:jc w:val="center"/>
            </w:trPr>
          </w:trPrChange>
        </w:trPr>
        <w:tc>
          <w:tcPr>
            <w:tcW w:w="1213" w:type="dxa"/>
            <w:vMerge/>
            <w:vAlign w:val="center"/>
            <w:tcPrChange w:id="4025" w:author="..." w:date="2018-06-12T10:11:00Z">
              <w:tcPr>
                <w:tcW w:w="1335" w:type="dxa"/>
                <w:vMerge/>
                <w:vAlign w:val="center"/>
              </w:tcPr>
            </w:tcPrChange>
          </w:tcPr>
          <w:p w:rsidR="00F76376" w:rsidRDefault="00F76376">
            <w:pPr>
              <w:spacing w:line="400" w:lineRule="exact"/>
              <w:jc w:val="center"/>
              <w:rPr>
                <w:ins w:id="4026" w:author="..." w:date="2018-06-12T10:01:00Z"/>
                <w:rFonts w:ascii="Times New Roman" w:eastAsia="宋体" w:hAnsi="Times New Roman" w:cs="Times New Roman"/>
                <w:sz w:val="24"/>
                <w:szCs w:val="24"/>
              </w:rPr>
            </w:pPr>
          </w:p>
        </w:tc>
        <w:tc>
          <w:tcPr>
            <w:tcW w:w="1312" w:type="dxa"/>
            <w:vAlign w:val="center"/>
            <w:tcPrChange w:id="4027" w:author="..." w:date="2018-06-12T10:11:00Z">
              <w:tcPr>
                <w:tcW w:w="1190" w:type="dxa"/>
                <w:vAlign w:val="center"/>
              </w:tcPr>
            </w:tcPrChange>
          </w:tcPr>
          <w:p w:rsidR="00F76376" w:rsidRDefault="00793F6E">
            <w:pPr>
              <w:jc w:val="center"/>
              <w:rPr>
                <w:ins w:id="4028" w:author="..." w:date="2018-06-12T10:01:00Z"/>
                <w:rFonts w:ascii="Times New Roman" w:eastAsia="宋体" w:hAnsi="Times New Roman" w:cs="Times New Roman"/>
                <w:szCs w:val="21"/>
              </w:rPr>
            </w:pPr>
            <w:ins w:id="4029" w:author="..." w:date="2018-06-12T10:01:00Z">
              <w:r>
                <w:rPr>
                  <w:rFonts w:ascii="Times New Roman" w:eastAsia="宋体" w:hAnsi="Times New Roman" w:cs="Times New Roman"/>
                  <w:szCs w:val="21"/>
                </w:rPr>
                <w:t>APP2</w:t>
              </w:r>
            </w:ins>
          </w:p>
        </w:tc>
        <w:tc>
          <w:tcPr>
            <w:tcW w:w="2128" w:type="dxa"/>
            <w:vAlign w:val="center"/>
            <w:tcPrChange w:id="4030" w:author="..." w:date="2018-06-12T10:11:00Z">
              <w:tcPr>
                <w:tcW w:w="3084" w:type="dxa"/>
                <w:vAlign w:val="center"/>
              </w:tcPr>
            </w:tcPrChange>
          </w:tcPr>
          <w:p w:rsidR="00F76376" w:rsidRDefault="00793F6E">
            <w:pPr>
              <w:jc w:val="center"/>
              <w:rPr>
                <w:ins w:id="4031" w:author="..." w:date="2018-06-12T10:01:00Z"/>
                <w:rFonts w:ascii="Times New Roman" w:eastAsia="宋体" w:hAnsi="Times New Roman" w:cs="Times New Roman"/>
                <w:szCs w:val="21"/>
              </w:rPr>
            </w:pPr>
            <w:ins w:id="4032" w:author="..." w:date="2018-06-12T10:01:00Z">
              <w:r>
                <w:rPr>
                  <w:rFonts w:ascii="Times New Roman" w:eastAsia="宋体" w:hAnsi="Times New Roman" w:cs="Times New Roman"/>
                  <w:szCs w:val="21"/>
                </w:rPr>
                <w:t>安装成功并运行</w:t>
              </w:r>
            </w:ins>
          </w:p>
        </w:tc>
        <w:tc>
          <w:tcPr>
            <w:tcW w:w="1980" w:type="dxa"/>
            <w:tcPrChange w:id="4033" w:author="..." w:date="2018-06-12T10:11:00Z">
              <w:tcPr>
                <w:tcW w:w="1870" w:type="dxa"/>
              </w:tcPr>
            </w:tcPrChange>
          </w:tcPr>
          <w:p w:rsidR="00F76376" w:rsidRDefault="00793F6E">
            <w:pPr>
              <w:spacing w:line="400" w:lineRule="exact"/>
              <w:rPr>
                <w:ins w:id="4034" w:author="..." w:date="2018-06-12T10:01:00Z"/>
                <w:rFonts w:ascii="Times New Roman" w:eastAsia="宋体" w:hAnsi="Times New Roman" w:cs="Times New Roman"/>
                <w:sz w:val="24"/>
                <w:szCs w:val="24"/>
              </w:rPr>
            </w:pPr>
            <w:ins w:id="4035" w:author="..." w:date="2018-06-12T10:05:00Z">
              <w:r>
                <w:rPr>
                  <w:rFonts w:ascii="Times New Roman" w:eastAsia="宋体" w:hAnsi="Times New Roman" w:cs="Times New Roman" w:hint="eastAsia"/>
                  <w:szCs w:val="21"/>
                </w:rPr>
                <w:t>u0_a143</w:t>
              </w:r>
            </w:ins>
            <w:ins w:id="4036" w:author="..." w:date="2018-06-12T10:06:00Z">
              <w:r>
                <w:rPr>
                  <w:rFonts w:ascii="Times New Roman" w:eastAsia="宋体" w:hAnsi="Times New Roman" w:cs="Times New Roman" w:hint="eastAsia"/>
                  <w:szCs w:val="21"/>
                </w:rPr>
                <w:t>，安装后，只有</w:t>
              </w:r>
              <w:r>
                <w:rPr>
                  <w:rFonts w:ascii="Times New Roman" w:eastAsia="宋体" w:hAnsi="Times New Roman" w:cs="Times New Roman" w:hint="eastAsia"/>
                  <w:szCs w:val="21"/>
                </w:rPr>
                <w:t>1</w:t>
              </w:r>
              <w:r>
                <w:rPr>
                  <w:rFonts w:ascii="Times New Roman" w:eastAsia="宋体" w:hAnsi="Times New Roman" w:cs="Times New Roman" w:hint="eastAsia"/>
                  <w:szCs w:val="21"/>
                </w:rPr>
                <w:t>个进程项</w:t>
              </w:r>
            </w:ins>
          </w:p>
        </w:tc>
        <w:tc>
          <w:tcPr>
            <w:tcW w:w="2575" w:type="dxa"/>
            <w:vMerge/>
            <w:tcPrChange w:id="4037" w:author="..." w:date="2018-06-12T10:11:00Z">
              <w:tcPr>
                <w:tcW w:w="1870" w:type="dxa"/>
                <w:vMerge/>
              </w:tcPr>
            </w:tcPrChange>
          </w:tcPr>
          <w:p w:rsidR="00F76376" w:rsidRDefault="00F76376">
            <w:pPr>
              <w:spacing w:line="400" w:lineRule="exact"/>
              <w:rPr>
                <w:ins w:id="4038" w:author="..." w:date="2018-06-12T10:01:00Z"/>
                <w:rFonts w:ascii="Times New Roman" w:eastAsia="宋体" w:hAnsi="Times New Roman" w:cs="Times New Roman"/>
                <w:sz w:val="24"/>
                <w:szCs w:val="24"/>
              </w:rPr>
            </w:pPr>
          </w:p>
        </w:tc>
      </w:tr>
    </w:tbl>
    <w:p w:rsidR="00F76376" w:rsidRDefault="00793F6E">
      <w:pPr>
        <w:spacing w:line="400" w:lineRule="exact"/>
        <w:ind w:firstLineChars="200" w:firstLine="480"/>
        <w:rPr>
          <w:ins w:id="4039" w:author="Windows 用户" w:date="2018-06-12T19:39:00Z"/>
          <w:rFonts w:ascii="Times New Roman" w:eastAsia="宋体" w:hAnsi="Times New Roman" w:cs="Times New Roman"/>
          <w:sz w:val="24"/>
          <w:szCs w:val="24"/>
        </w:rPr>
      </w:pPr>
      <w:ins w:id="4040" w:author="..." w:date="2018-06-12T10:01:00Z">
        <w:r>
          <w:rPr>
            <w:rFonts w:ascii="Times New Roman" w:eastAsia="宋体" w:hAnsi="Times New Roman" w:cs="Times New Roman" w:hint="eastAsia"/>
            <w:sz w:val="24"/>
            <w:szCs w:val="24"/>
          </w:rPr>
          <w:t>从该组测试用例中，可以总结如下规则：</w:t>
        </w:r>
      </w:ins>
    </w:p>
    <w:p w:rsidR="00D00E09" w:rsidRPr="00D00E09" w:rsidRDefault="00D00E09">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4041" w:author="..." w:date="2018-06-12T10:01:00Z"/>
          <w:rFonts w:ascii="Times New Roman" w:eastAsia="宋体" w:hAnsi="Times New Roman" w:cs="Times New Roman"/>
          <w:szCs w:val="21"/>
          <w:rPrChange w:id="4042" w:author="Windows 用户" w:date="2018-06-12T19:39:00Z">
            <w:rPr>
              <w:ins w:id="4043" w:author="..." w:date="2018-06-12T10:01:00Z"/>
              <w:rFonts w:ascii="Times New Roman" w:eastAsia="宋体" w:hAnsi="Times New Roman" w:cs="Times New Roman"/>
              <w:sz w:val="24"/>
              <w:szCs w:val="24"/>
            </w:rPr>
          </w:rPrChange>
        </w:rPr>
        <w:pPrChange w:id="4044" w:author="Windows 用户" w:date="2018-06-12T19:39:00Z">
          <w:pPr>
            <w:spacing w:line="400" w:lineRule="exact"/>
            <w:ind w:firstLineChars="200" w:firstLine="420"/>
          </w:pPr>
        </w:pPrChange>
      </w:pPr>
      <w:ins w:id="4045" w:author="Windows 用户" w:date="2018-06-12T19:39: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：包名相同，签名不同时，后续</w:t>
        </w:r>
        <w:r w:rsidRPr="00193A8D">
          <w:rPr>
            <w:rFonts w:ascii="Times New Roman" w:eastAsia="宋体" w:hAnsi="Times New Roman" w:cs="Times New Roman"/>
            <w:szCs w:val="21"/>
          </w:rPr>
          <w:t>APP</w:t>
        </w:r>
        <w:r w:rsidRPr="00193A8D">
          <w:rPr>
            <w:rFonts w:ascii="Times New Roman" w:eastAsia="宋体" w:hAnsi="Times New Roman" w:cs="Times New Roman" w:hint="eastAsia"/>
            <w:szCs w:val="21"/>
          </w:rPr>
          <w:t>在安装中会出错；当包名、签名均相同的时候，后续</w:t>
        </w:r>
        <w:r w:rsidRPr="00193A8D">
          <w:rPr>
            <w:rFonts w:ascii="Times New Roman" w:eastAsia="宋体" w:hAnsi="Times New Roman" w:cs="Times New Roman"/>
            <w:szCs w:val="21"/>
          </w:rPr>
          <w:t>APP</w:t>
        </w:r>
        <w:r w:rsidRPr="00193A8D">
          <w:rPr>
            <w:rFonts w:ascii="Times New Roman" w:eastAsia="宋体" w:hAnsi="Times New Roman" w:cs="Times New Roman" w:hint="eastAsia"/>
            <w:szCs w:val="21"/>
          </w:rPr>
          <w:t>在安装过程中会覆盖先前的</w:t>
        </w:r>
        <w:r w:rsidRPr="00193A8D">
          <w:rPr>
            <w:rFonts w:ascii="Times New Roman" w:eastAsia="宋体" w:hAnsi="Times New Roman" w:cs="Times New Roman"/>
            <w:szCs w:val="21"/>
          </w:rPr>
          <w:t>APP</w:t>
        </w:r>
        <w:r w:rsidRPr="00193A8D">
          <w:rPr>
            <w:rFonts w:ascii="Times New Roman" w:eastAsia="宋体" w:hAnsi="Times New Roman" w:cs="Times New Roman" w:hint="eastAsia"/>
            <w:szCs w:val="21"/>
          </w:rPr>
          <w:t>。</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D00E09">
        <w:trPr>
          <w:jc w:val="center"/>
          <w:ins w:id="4046" w:author="..." w:date="2018-06-12T10:01:00Z"/>
          <w:del w:id="4047" w:author="Windows 用户" w:date="2018-06-12T19:39:00Z"/>
        </w:trPr>
        <w:tc>
          <w:tcPr>
            <w:tcW w:w="8522" w:type="dxa"/>
          </w:tcPr>
          <w:p w:rsidR="00F76376" w:rsidDel="00D00E09" w:rsidRDefault="00793F6E">
            <w:pPr>
              <w:jc w:val="left"/>
              <w:rPr>
                <w:ins w:id="4048" w:author="..." w:date="2018-06-12T10:01:00Z"/>
                <w:del w:id="4049" w:author="Windows 用户" w:date="2018-06-12T19:39:00Z"/>
                <w:rFonts w:ascii="Times New Roman" w:eastAsia="宋体" w:hAnsi="Times New Roman" w:cs="Times New Roman"/>
                <w:sz w:val="24"/>
                <w:szCs w:val="24"/>
              </w:rPr>
              <w:pPrChange w:id="4050" w:author="Windows 用户" w:date="2018-06-12T19:26:00Z">
                <w:pPr>
                  <w:spacing w:line="400" w:lineRule="exact"/>
                  <w:ind w:firstLineChars="200" w:firstLine="480"/>
                </w:pPr>
              </w:pPrChange>
            </w:pPr>
            <w:ins w:id="4051" w:author="..." w:date="2018-06-12T10:01:00Z">
              <w:del w:id="4052" w:author="Windows 用户" w:date="2018-06-12T19:39:00Z">
                <w:r w:rsidRPr="00793254" w:rsidDel="00D00E09">
                  <w:rPr>
                    <w:rFonts w:ascii="Times New Roman" w:eastAsia="宋体" w:hAnsi="Times New Roman" w:cs="Times New Roman" w:hint="eastAsia"/>
                    <w:szCs w:val="21"/>
                    <w:rPrChange w:id="4053" w:author="Windows 用户" w:date="2018-06-12T19:26:00Z">
                      <w:rPr>
                        <w:rFonts w:ascii="Times New Roman" w:eastAsia="宋体" w:hAnsi="Times New Roman" w:cs="Times New Roman" w:hint="eastAsia"/>
                        <w:sz w:val="24"/>
                        <w:szCs w:val="24"/>
                      </w:rPr>
                    </w:rPrChange>
                  </w:rPr>
                  <w:delText>规则</w:delText>
                </w:r>
                <w:r w:rsidRPr="00793254" w:rsidDel="00D00E09">
                  <w:rPr>
                    <w:rFonts w:ascii="Times New Roman" w:eastAsia="宋体" w:hAnsi="Times New Roman" w:cs="Times New Roman"/>
                    <w:szCs w:val="21"/>
                    <w:rPrChange w:id="4054" w:author="Windows 用户" w:date="2018-06-12T19:26:00Z">
                      <w:rPr>
                        <w:rFonts w:ascii="Times New Roman" w:eastAsia="宋体" w:hAnsi="Times New Roman" w:cs="Times New Roman"/>
                        <w:sz w:val="24"/>
                        <w:szCs w:val="24"/>
                      </w:rPr>
                    </w:rPrChange>
                  </w:rPr>
                  <w:delText>1</w:delText>
                </w:r>
                <w:r w:rsidRPr="00793254" w:rsidDel="00D00E09">
                  <w:rPr>
                    <w:rFonts w:ascii="Times New Roman" w:eastAsia="宋体" w:hAnsi="Times New Roman" w:cs="Times New Roman" w:hint="eastAsia"/>
                    <w:szCs w:val="21"/>
                    <w:rPrChange w:id="4055" w:author="Windows 用户" w:date="2018-06-12T19:26:00Z">
                      <w:rPr>
                        <w:rFonts w:ascii="Times New Roman" w:eastAsia="宋体" w:hAnsi="Times New Roman" w:cs="Times New Roman" w:hint="eastAsia"/>
                        <w:sz w:val="24"/>
                        <w:szCs w:val="24"/>
                      </w:rPr>
                    </w:rPrChange>
                  </w:rPr>
                  <w:delText>：</w:delText>
                </w:r>
              </w:del>
            </w:ins>
            <w:ins w:id="4056" w:author="..." w:date="2018-06-12T10:08:00Z">
              <w:del w:id="4057" w:author="Windows 用户" w:date="2018-06-12T19:39:00Z">
                <w:r w:rsidRPr="00793254" w:rsidDel="00D00E09">
                  <w:rPr>
                    <w:rFonts w:ascii="Times New Roman" w:eastAsia="宋体" w:hAnsi="Times New Roman" w:cs="Times New Roman" w:hint="eastAsia"/>
                    <w:szCs w:val="21"/>
                    <w:rPrChange w:id="4058" w:author="Windows 用户" w:date="2018-06-12T19:26:00Z">
                      <w:rPr>
                        <w:rFonts w:hint="eastAsia"/>
                      </w:rPr>
                    </w:rPrChange>
                  </w:rPr>
                  <w:delText>包名相同，签名不同时，后续</w:delText>
                </w:r>
                <w:r w:rsidRPr="00793254" w:rsidDel="00D00E09">
                  <w:rPr>
                    <w:rFonts w:ascii="Times New Roman" w:eastAsia="宋体" w:hAnsi="Times New Roman" w:cs="Times New Roman"/>
                    <w:szCs w:val="21"/>
                    <w:rPrChange w:id="4059" w:author="Windows 用户" w:date="2018-06-12T19:26:00Z">
                      <w:rPr/>
                    </w:rPrChange>
                  </w:rPr>
                  <w:delText>APP</w:delText>
                </w:r>
                <w:r w:rsidRPr="00793254" w:rsidDel="00D00E09">
                  <w:rPr>
                    <w:rFonts w:ascii="Times New Roman" w:eastAsia="宋体" w:hAnsi="Times New Roman" w:cs="Times New Roman" w:hint="eastAsia"/>
                    <w:szCs w:val="21"/>
                    <w:rPrChange w:id="4060" w:author="Windows 用户" w:date="2018-06-12T19:26:00Z">
                      <w:rPr>
                        <w:rFonts w:hint="eastAsia"/>
                      </w:rPr>
                    </w:rPrChange>
                  </w:rPr>
                  <w:delText>在安装中会出错；当包名、签名均相同的时候，后续</w:delText>
                </w:r>
                <w:r w:rsidRPr="00793254" w:rsidDel="00D00E09">
                  <w:rPr>
                    <w:rFonts w:ascii="Times New Roman" w:eastAsia="宋体" w:hAnsi="Times New Roman" w:cs="Times New Roman"/>
                    <w:szCs w:val="21"/>
                    <w:rPrChange w:id="4061" w:author="Windows 用户" w:date="2018-06-12T19:26:00Z">
                      <w:rPr/>
                    </w:rPrChange>
                  </w:rPr>
                  <w:delText>APP</w:delText>
                </w:r>
                <w:r w:rsidRPr="00793254" w:rsidDel="00D00E09">
                  <w:rPr>
                    <w:rFonts w:ascii="Times New Roman" w:eastAsia="宋体" w:hAnsi="Times New Roman" w:cs="Times New Roman" w:hint="eastAsia"/>
                    <w:szCs w:val="21"/>
                    <w:rPrChange w:id="4062" w:author="Windows 用户" w:date="2018-06-12T19:26:00Z">
                      <w:rPr>
                        <w:rFonts w:hint="eastAsia"/>
                      </w:rPr>
                    </w:rPrChange>
                  </w:rPr>
                  <w:delText>在安装过程中会覆盖先前的</w:delText>
                </w:r>
                <w:r w:rsidRPr="00793254" w:rsidDel="00D00E09">
                  <w:rPr>
                    <w:rFonts w:ascii="Times New Roman" w:eastAsia="宋体" w:hAnsi="Times New Roman" w:cs="Times New Roman"/>
                    <w:szCs w:val="21"/>
                    <w:rPrChange w:id="4063" w:author="Windows 用户" w:date="2018-06-12T19:26:00Z">
                      <w:rPr/>
                    </w:rPrChange>
                  </w:rPr>
                  <w:delText>APP</w:delText>
                </w:r>
                <w:r w:rsidRPr="00793254" w:rsidDel="00D00E09">
                  <w:rPr>
                    <w:rFonts w:ascii="Times New Roman" w:eastAsia="宋体" w:hAnsi="Times New Roman" w:cs="Times New Roman" w:hint="eastAsia"/>
                    <w:szCs w:val="21"/>
                    <w:rPrChange w:id="4064" w:author="Windows 用户" w:date="2018-06-12T19:26:00Z">
                      <w:rPr>
                        <w:rFonts w:hint="eastAsia"/>
                      </w:rPr>
                    </w:rPrChange>
                  </w:rPr>
                  <w:delText>。</w:delText>
                </w:r>
              </w:del>
            </w:ins>
          </w:p>
        </w:tc>
      </w:tr>
    </w:tbl>
    <w:p w:rsidR="00F76376" w:rsidRPr="00D5095C" w:rsidRDefault="00F76376">
      <w:pPr>
        <w:spacing w:beforeLines="100" w:before="313" w:afterLines="50" w:after="156" w:line="360" w:lineRule="auto"/>
        <w:jc w:val="center"/>
        <w:outlineLvl w:val="1"/>
        <w:rPr>
          <w:del w:id="4065" w:author="..." w:date="2018-06-12T10:10:00Z"/>
          <w:rFonts w:ascii="Times New Roman" w:eastAsia="宋体" w:hAnsi="Times New Roman" w:cs="Times New Roman"/>
          <w:b/>
          <w:bCs/>
          <w:color w:val="000000"/>
          <w:sz w:val="28"/>
          <w:szCs w:val="28"/>
          <w:rPrChange w:id="4066" w:author="Windows 用户" w:date="2018-06-12T19:05:00Z">
            <w:rPr>
              <w:del w:id="4067" w:author="..." w:date="2018-06-12T10:10:00Z"/>
              <w:rFonts w:ascii="Times New Roman" w:hAnsi="Times New Roman" w:cs="Times New Roman"/>
            </w:rPr>
          </w:rPrChange>
        </w:rPr>
        <w:pPrChange w:id="4068" w:author="Windows 用户" w:date="2018-06-12T19:05:00Z">
          <w:pPr>
            <w:ind w:firstLineChars="200" w:firstLine="420"/>
          </w:pPr>
        </w:pPrChange>
      </w:pPr>
    </w:p>
    <w:p w:rsidR="00F76376" w:rsidRPr="00D5095C" w:rsidRDefault="00793F6E">
      <w:pPr>
        <w:spacing w:beforeLines="100" w:before="313" w:afterLines="50" w:after="156" w:line="360" w:lineRule="auto"/>
        <w:jc w:val="center"/>
        <w:outlineLvl w:val="1"/>
        <w:rPr>
          <w:del w:id="4069" w:author="..." w:date="2018-06-12T10:10:00Z"/>
          <w:rFonts w:ascii="Times New Roman" w:eastAsia="宋体" w:hAnsi="Times New Roman" w:cs="Times New Roman"/>
          <w:color w:val="000000"/>
          <w:sz w:val="28"/>
          <w:szCs w:val="28"/>
          <w:rPrChange w:id="4070" w:author="Windows 用户" w:date="2018-06-12T19:05:00Z">
            <w:rPr>
              <w:del w:id="4071" w:author="..." w:date="2018-06-12T10:10:00Z"/>
            </w:rPr>
          </w:rPrChange>
        </w:rPr>
        <w:pPrChange w:id="4072" w:author="Windows 用户" w:date="2018-06-12T19:05:00Z">
          <w:pPr>
            <w:pStyle w:val="3"/>
          </w:pPr>
        </w:pPrChange>
      </w:pPr>
      <w:bookmarkStart w:id="4073" w:name="_Toc516102718"/>
      <w:del w:id="4074" w:author="..." w:date="2018-06-12T10:10:00Z">
        <w:r w:rsidRPr="00D5095C">
          <w:rPr>
            <w:rFonts w:ascii="Times New Roman" w:eastAsia="宋体" w:hAnsi="Times New Roman" w:cs="Times New Roman"/>
            <w:b/>
            <w:bCs/>
            <w:color w:val="000000"/>
            <w:sz w:val="28"/>
            <w:szCs w:val="28"/>
            <w:rPrChange w:id="4075" w:author="Windows 用户" w:date="2018-06-12T19:05:00Z">
              <w:rPr/>
            </w:rPrChange>
          </w:rPr>
          <w:delText xml:space="preserve">3.2.1 </w:delText>
        </w:r>
        <w:r w:rsidRPr="00D5095C">
          <w:rPr>
            <w:rFonts w:ascii="Times New Roman" w:eastAsia="宋体" w:hAnsi="Times New Roman" w:cs="Times New Roman" w:hint="eastAsia"/>
            <w:b/>
            <w:bCs/>
            <w:color w:val="000000"/>
            <w:sz w:val="28"/>
            <w:szCs w:val="28"/>
            <w:rPrChange w:id="4076" w:author="Windows 用户" w:date="2018-06-12T19:05:00Z">
              <w:rPr>
                <w:rFonts w:hint="eastAsia"/>
              </w:rPr>
            </w:rPrChange>
          </w:rPr>
          <w:delText>包名相同，签名不同</w:delText>
        </w:r>
        <w:bookmarkEnd w:id="4073"/>
      </w:del>
    </w:p>
    <w:p w:rsidR="00F76376" w:rsidRPr="00D5095C" w:rsidRDefault="00793F6E">
      <w:pPr>
        <w:spacing w:beforeLines="100" w:before="313" w:afterLines="50" w:after="156" w:line="360" w:lineRule="auto"/>
        <w:jc w:val="center"/>
        <w:outlineLvl w:val="1"/>
        <w:rPr>
          <w:del w:id="4077" w:author="..." w:date="2018-06-12T10:10:00Z"/>
          <w:rFonts w:ascii="Times New Roman" w:eastAsia="宋体" w:hAnsi="Times New Roman" w:cs="Times New Roman"/>
          <w:b/>
          <w:bCs/>
          <w:color w:val="000000"/>
          <w:sz w:val="28"/>
          <w:szCs w:val="28"/>
          <w:rPrChange w:id="4078" w:author="Windows 用户" w:date="2018-06-12T19:05:00Z">
            <w:rPr>
              <w:del w:id="4079" w:author="..." w:date="2018-06-12T10:10:00Z"/>
            </w:rPr>
          </w:rPrChange>
        </w:rPr>
        <w:pPrChange w:id="4080" w:author="Windows 用户" w:date="2018-06-12T19:05:00Z">
          <w:pPr>
            <w:ind w:firstLineChars="200" w:firstLine="420"/>
          </w:pPr>
        </w:pPrChange>
      </w:pPr>
      <w:del w:id="4081" w:author="..." w:date="2018-06-12T10:10:00Z">
        <w:r w:rsidRPr="00D5095C">
          <w:rPr>
            <w:rFonts w:ascii="Times New Roman" w:eastAsia="宋体" w:hAnsi="Times New Roman" w:cs="Times New Roman"/>
            <w:b/>
            <w:bCs/>
            <w:color w:val="000000"/>
            <w:sz w:val="28"/>
            <w:szCs w:val="28"/>
            <w:rPrChange w:id="4082" w:author="Windows 用户" w:date="2018-06-12T19:05:00Z">
              <w:rPr>
                <w:rFonts w:ascii="Times New Roman" w:hAnsi="Times New Roman" w:cs="Times New Roman"/>
              </w:rPr>
            </w:rPrChange>
          </w:rPr>
          <w:delText>App1.package=”com.demo.app1”</w:delText>
        </w:r>
        <w:r w:rsidRPr="00D5095C">
          <w:rPr>
            <w:rFonts w:ascii="Times New Roman" w:eastAsia="宋体" w:hAnsi="Times New Roman" w:cs="Times New Roman" w:hint="eastAsia"/>
            <w:b/>
            <w:bCs/>
            <w:color w:val="000000"/>
            <w:sz w:val="28"/>
            <w:szCs w:val="28"/>
            <w:rPrChange w:id="4083" w:author="Windows 用户" w:date="2018-06-12T19:05:00Z">
              <w:rPr>
                <w:rFonts w:ascii="Times New Roman" w:hAnsi="Times New Roman" w:cs="Times New Roman" w:hint="eastAsia"/>
              </w:rPr>
            </w:rPrChange>
          </w:rPr>
          <w:delText>，将</w:delText>
        </w:r>
        <w:r w:rsidRPr="00D5095C">
          <w:rPr>
            <w:rFonts w:ascii="Times New Roman" w:eastAsia="宋体" w:hAnsi="Times New Roman" w:cs="Times New Roman"/>
            <w:b/>
            <w:bCs/>
            <w:color w:val="000000"/>
            <w:sz w:val="28"/>
            <w:szCs w:val="28"/>
            <w:rPrChange w:id="4084"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085"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4086" w:author="Windows 用户" w:date="2018-06-12T19:05:00Z">
              <w:rPr>
                <w:rFonts w:ascii="Times New Roman" w:hAnsi="Times New Roman" w:cs="Times New Roman"/>
              </w:rPr>
            </w:rPrChange>
          </w:rPr>
          <w:delText>package</w:delText>
        </w:r>
        <w:r w:rsidRPr="00D5095C">
          <w:rPr>
            <w:rFonts w:ascii="Times New Roman" w:eastAsia="宋体" w:hAnsi="Times New Roman" w:cs="Times New Roman" w:hint="eastAsia"/>
            <w:b/>
            <w:bCs/>
            <w:color w:val="000000"/>
            <w:sz w:val="28"/>
            <w:szCs w:val="28"/>
            <w:rPrChange w:id="4087" w:author="Windows 用户" w:date="2018-06-12T19:05:00Z">
              <w:rPr>
                <w:rFonts w:ascii="Times New Roman" w:hAnsi="Times New Roman" w:cs="Times New Roman" w:hint="eastAsia"/>
              </w:rPr>
            </w:rPrChange>
          </w:rPr>
          <w:delText>也修改为</w:delText>
        </w:r>
        <w:r w:rsidRPr="00D5095C">
          <w:rPr>
            <w:rFonts w:ascii="Times New Roman" w:eastAsia="宋体" w:hAnsi="Times New Roman" w:cs="Times New Roman"/>
            <w:b/>
            <w:bCs/>
            <w:color w:val="000000"/>
            <w:sz w:val="28"/>
            <w:szCs w:val="28"/>
            <w:rPrChange w:id="4088" w:author="Windows 用户" w:date="2018-06-12T19:05:00Z">
              <w:rPr>
                <w:rFonts w:ascii="Times New Roman" w:hAnsi="Times New Roman" w:cs="Times New Roman"/>
              </w:rPr>
            </w:rPrChange>
          </w:rPr>
          <w:delText>”com.demo.app1”</w:delText>
        </w:r>
        <w:r w:rsidRPr="00D5095C">
          <w:rPr>
            <w:rFonts w:ascii="Times New Roman" w:eastAsia="宋体" w:hAnsi="Times New Roman" w:cs="Times New Roman" w:hint="eastAsia"/>
            <w:b/>
            <w:bCs/>
            <w:color w:val="000000"/>
            <w:sz w:val="28"/>
            <w:szCs w:val="28"/>
            <w:rPrChange w:id="4089"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090" w:author="..." w:date="2018-06-12T10:10:00Z"/>
          <w:rFonts w:ascii="Times New Roman" w:eastAsia="宋体" w:hAnsi="Times New Roman" w:cs="Times New Roman"/>
          <w:b/>
          <w:bCs/>
          <w:color w:val="000000"/>
          <w:sz w:val="28"/>
          <w:szCs w:val="28"/>
          <w:rPrChange w:id="4091" w:author="Windows 用户" w:date="2018-06-12T19:05:00Z">
            <w:rPr>
              <w:del w:id="4092" w:author="..." w:date="2018-06-12T10:10:00Z"/>
              <w:rFonts w:ascii="Times New Roman" w:hAnsi="Times New Roman" w:cs="Times New Roman"/>
            </w:rPr>
          </w:rPrChange>
        </w:rPr>
        <w:pPrChange w:id="4093" w:author="Windows 用户" w:date="2018-06-12T19:05:00Z">
          <w:pPr>
            <w:pStyle w:val="aa"/>
          </w:pPr>
        </w:pPrChange>
      </w:pPr>
      <w:del w:id="4094" w:author="..." w:date="2018-06-12T10:10:00Z">
        <w:r w:rsidRPr="00D5095C">
          <w:rPr>
            <w:rFonts w:ascii="Times New Roman" w:eastAsia="宋体" w:hAnsi="Times New Roman" w:cs="Times New Roman" w:hint="eastAsia"/>
            <w:b/>
            <w:bCs/>
            <w:color w:val="000000"/>
            <w:sz w:val="28"/>
            <w:szCs w:val="28"/>
            <w:rPrChange w:id="4095" w:author="Windows 用户" w:date="2018-06-12T19:05:00Z">
              <w:rPr>
                <w:rFonts w:ascii="Times New Roman" w:hAnsi="Times New Roman" w:cs="Times New Roman" w:hint="eastAsia"/>
              </w:rPr>
            </w:rPrChange>
          </w:rPr>
          <w:delText>安装并运行</w:delText>
        </w:r>
        <w:r w:rsidRPr="00D5095C">
          <w:rPr>
            <w:rFonts w:ascii="Times New Roman" w:eastAsia="宋体" w:hAnsi="Times New Roman" w:cs="Times New Roman"/>
            <w:b/>
            <w:bCs/>
            <w:color w:val="000000"/>
            <w:sz w:val="28"/>
            <w:szCs w:val="28"/>
            <w:rPrChange w:id="4096"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097"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098" w:author="..." w:date="2018-06-12T10:10:00Z"/>
          <w:rFonts w:ascii="Times New Roman" w:eastAsia="宋体" w:hAnsi="Times New Roman" w:cs="Times New Roman"/>
          <w:b/>
          <w:bCs/>
          <w:color w:val="000000"/>
          <w:sz w:val="28"/>
          <w:szCs w:val="28"/>
          <w:rPrChange w:id="4099" w:author="Windows 用户" w:date="2018-06-12T19:05:00Z">
            <w:rPr>
              <w:del w:id="4100" w:author="..." w:date="2018-06-12T10:10:00Z"/>
              <w:rFonts w:ascii="Times New Roman" w:hAnsi="Times New Roman" w:cs="Times New Roman"/>
            </w:rPr>
          </w:rPrChange>
        </w:rPr>
        <w:pPrChange w:id="4101" w:author="Windows 用户" w:date="2018-06-12T19:05:00Z">
          <w:pPr>
            <w:pStyle w:val="aa"/>
          </w:pPr>
        </w:pPrChange>
      </w:pPr>
      <w:del w:id="4102" w:author="..." w:date="2018-06-12T10:10:00Z">
        <w:r w:rsidRPr="00D5095C">
          <w:rPr>
            <w:rFonts w:ascii="Times New Roman" w:eastAsia="宋体" w:hAnsi="Times New Roman" w:cs="Times New Roman"/>
            <w:b/>
            <w:bCs/>
            <w:noProof/>
            <w:color w:val="000000"/>
            <w:sz w:val="28"/>
            <w:szCs w:val="28"/>
            <w:rPrChange w:id="4103" w:author="Windows 用户" w:date="2018-06-12T19:05:00Z">
              <w:rPr>
                <w:noProof/>
              </w:rPr>
            </w:rPrChange>
          </w:rPr>
          <w:drawing>
            <wp:inline distT="0" distB="0" distL="0" distR="0" wp14:anchorId="7C493329" wp14:editId="1F3C9998">
              <wp:extent cx="3818890" cy="1513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819048" cy="1514286"/>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104" w:author="..." w:date="2018-06-12T10:10:00Z"/>
          <w:rFonts w:ascii="Times New Roman" w:eastAsia="宋体" w:hAnsi="Times New Roman" w:cs="Times New Roman"/>
          <w:b/>
          <w:bCs/>
          <w:color w:val="000000"/>
          <w:sz w:val="28"/>
          <w:szCs w:val="28"/>
          <w:rPrChange w:id="4105" w:author="Windows 用户" w:date="2018-06-12T19:05:00Z">
            <w:rPr>
              <w:del w:id="4106" w:author="..." w:date="2018-06-12T10:10:00Z"/>
              <w:rFonts w:ascii="Times New Roman" w:hAnsi="Times New Roman" w:cs="Times New Roman"/>
            </w:rPr>
          </w:rPrChange>
        </w:rPr>
        <w:pPrChange w:id="4107" w:author="Windows 用户" w:date="2018-06-12T19:05:00Z">
          <w:pPr>
            <w:pStyle w:val="aa"/>
          </w:pPr>
        </w:pPrChange>
      </w:pPr>
      <w:del w:id="4108" w:author="..." w:date="2018-06-12T10:10:00Z">
        <w:r w:rsidRPr="00D5095C">
          <w:rPr>
            <w:rFonts w:ascii="Times New Roman" w:eastAsia="宋体" w:hAnsi="Times New Roman" w:cs="Times New Roman" w:hint="eastAsia"/>
            <w:b/>
            <w:bCs/>
            <w:color w:val="000000"/>
            <w:sz w:val="28"/>
            <w:szCs w:val="28"/>
            <w:rPrChange w:id="4109" w:author="Windows 用户" w:date="2018-06-12T19:05:00Z">
              <w:rPr>
                <w:rFonts w:ascii="Times New Roman" w:hAnsi="Times New Roman" w:cs="Times New Roman" w:hint="eastAsia"/>
              </w:rPr>
            </w:rPrChange>
          </w:rPr>
          <w:delText>查看</w:delText>
        </w:r>
        <w:r w:rsidRPr="00D5095C">
          <w:rPr>
            <w:rFonts w:ascii="Times New Roman" w:eastAsia="宋体" w:hAnsi="Times New Roman" w:cs="Times New Roman"/>
            <w:b/>
            <w:bCs/>
            <w:color w:val="000000"/>
            <w:sz w:val="28"/>
            <w:szCs w:val="28"/>
            <w:rPrChange w:id="4110" w:author="Windows 用户" w:date="2018-06-12T19:05:00Z">
              <w:rPr>
                <w:rFonts w:ascii="Times New Roman" w:hAnsi="Times New Roman" w:cs="Times New Roman"/>
              </w:rPr>
            </w:rPrChange>
          </w:rPr>
          <w:delText>packages.xml</w:delText>
        </w:r>
        <w:r w:rsidRPr="00D5095C">
          <w:rPr>
            <w:rFonts w:ascii="Times New Roman" w:eastAsia="宋体" w:hAnsi="Times New Roman" w:cs="Times New Roman" w:hint="eastAsia"/>
            <w:b/>
            <w:bCs/>
            <w:color w:val="000000"/>
            <w:sz w:val="28"/>
            <w:szCs w:val="28"/>
            <w:rPrChange w:id="4111" w:author="Windows 用户" w:date="2018-06-12T19:05:00Z">
              <w:rPr>
                <w:rFonts w:ascii="Times New Roman" w:hAnsi="Times New Roman" w:cs="Times New Roman" w:hint="eastAsia"/>
              </w:rPr>
            </w:rPrChange>
          </w:rPr>
          <w:delText>文件中</w:delText>
        </w:r>
        <w:r w:rsidRPr="00D5095C">
          <w:rPr>
            <w:rFonts w:ascii="Times New Roman" w:eastAsia="宋体" w:hAnsi="Times New Roman" w:cs="Times New Roman"/>
            <w:b/>
            <w:bCs/>
            <w:color w:val="000000"/>
            <w:sz w:val="28"/>
            <w:szCs w:val="28"/>
            <w:rPrChange w:id="4112"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113"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4114" w:author="Windows 用户" w:date="2018-06-12T19:05:00Z">
              <w:rPr>
                <w:rFonts w:ascii="Times New Roman" w:hAnsi="Times New Roman" w:cs="Times New Roman"/>
              </w:rPr>
            </w:rPrChange>
          </w:rPr>
          <w:delText>package</w:delText>
        </w:r>
        <w:r w:rsidRPr="00D5095C">
          <w:rPr>
            <w:rFonts w:ascii="Times New Roman" w:eastAsia="宋体" w:hAnsi="Times New Roman" w:cs="Times New Roman" w:hint="eastAsia"/>
            <w:b/>
            <w:bCs/>
            <w:color w:val="000000"/>
            <w:sz w:val="28"/>
            <w:szCs w:val="28"/>
            <w:rPrChange w:id="4115" w:author="Windows 用户" w:date="2018-06-12T19:05:00Z">
              <w:rPr>
                <w:rFonts w:ascii="Times New Roman" w:hAnsi="Times New Roman" w:cs="Times New Roman" w:hint="eastAsia"/>
              </w:rPr>
            </w:rPrChange>
          </w:rPr>
          <w:delText>信息：</w:delText>
        </w:r>
      </w:del>
    </w:p>
    <w:p w:rsidR="00F76376" w:rsidRPr="00D5095C" w:rsidRDefault="00793F6E">
      <w:pPr>
        <w:spacing w:beforeLines="100" w:before="313" w:afterLines="50" w:after="156" w:line="360" w:lineRule="auto"/>
        <w:jc w:val="center"/>
        <w:outlineLvl w:val="1"/>
        <w:rPr>
          <w:del w:id="4116" w:author="..." w:date="2018-06-12T10:10:00Z"/>
          <w:rFonts w:ascii="Times New Roman" w:eastAsia="宋体" w:hAnsi="Times New Roman" w:cs="Times New Roman"/>
          <w:b/>
          <w:bCs/>
          <w:color w:val="000000"/>
          <w:sz w:val="28"/>
          <w:szCs w:val="28"/>
          <w:rPrChange w:id="4117" w:author="Windows 用户" w:date="2018-06-12T19:05:00Z">
            <w:rPr>
              <w:del w:id="4118" w:author="..." w:date="2018-06-12T10:10:00Z"/>
              <w:rFonts w:ascii="Times New Roman" w:hAnsi="Times New Roman" w:cs="Times New Roman"/>
            </w:rPr>
          </w:rPrChange>
        </w:rPr>
        <w:pPrChange w:id="4119" w:author="Windows 用户" w:date="2018-06-12T19:05:00Z">
          <w:pPr/>
        </w:pPrChange>
      </w:pPr>
      <w:del w:id="4120" w:author="..." w:date="2018-06-12T10:10:00Z">
        <w:r w:rsidRPr="00D5095C">
          <w:rPr>
            <w:rFonts w:ascii="Times New Roman" w:eastAsia="宋体" w:hAnsi="Times New Roman" w:cs="Times New Roman"/>
            <w:b/>
            <w:bCs/>
            <w:noProof/>
            <w:color w:val="000000"/>
            <w:sz w:val="28"/>
            <w:szCs w:val="28"/>
            <w:rPrChange w:id="4121" w:author="Windows 用户" w:date="2018-06-12T19:05:00Z">
              <w:rPr>
                <w:noProof/>
              </w:rPr>
            </w:rPrChange>
          </w:rPr>
          <w:drawing>
            <wp:inline distT="0" distB="0" distL="0" distR="0" wp14:anchorId="72DD0CB2" wp14:editId="253CF683">
              <wp:extent cx="5274310" cy="18789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274310" cy="1878965"/>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122" w:author="..." w:date="2018-06-12T10:10:00Z"/>
          <w:rFonts w:ascii="Times New Roman" w:eastAsia="宋体" w:hAnsi="Times New Roman" w:cs="Times New Roman"/>
          <w:b/>
          <w:bCs/>
          <w:color w:val="000000"/>
          <w:sz w:val="28"/>
          <w:szCs w:val="28"/>
          <w:rPrChange w:id="4123" w:author="Windows 用户" w:date="2018-06-12T19:05:00Z">
            <w:rPr>
              <w:del w:id="4124" w:author="..." w:date="2018-06-12T10:10:00Z"/>
              <w:rFonts w:ascii="Times New Roman" w:hAnsi="Times New Roman" w:cs="Times New Roman"/>
            </w:rPr>
          </w:rPrChange>
        </w:rPr>
        <w:pPrChange w:id="4125" w:author="Windows 用户" w:date="2018-06-12T19:05:00Z">
          <w:pPr>
            <w:pStyle w:val="aa"/>
          </w:pPr>
        </w:pPrChange>
      </w:pPr>
      <w:del w:id="4126" w:author="..." w:date="2018-06-12T10:10:00Z">
        <w:r w:rsidRPr="00D5095C">
          <w:rPr>
            <w:rFonts w:ascii="Times New Roman" w:eastAsia="宋体" w:hAnsi="Times New Roman" w:cs="Times New Roman" w:hint="eastAsia"/>
            <w:b/>
            <w:bCs/>
            <w:color w:val="000000"/>
            <w:sz w:val="28"/>
            <w:szCs w:val="28"/>
            <w:rPrChange w:id="4127" w:author="Windows 用户" w:date="2018-06-12T19:05:00Z">
              <w:rPr>
                <w:rFonts w:ascii="Times New Roman" w:hAnsi="Times New Roman" w:cs="Times New Roman" w:hint="eastAsia"/>
              </w:rPr>
            </w:rPrChange>
          </w:rPr>
          <w:delText>安装并运行</w:delText>
        </w:r>
        <w:r w:rsidRPr="00D5095C">
          <w:rPr>
            <w:rFonts w:ascii="Times New Roman" w:eastAsia="宋体" w:hAnsi="Times New Roman" w:cs="Times New Roman"/>
            <w:b/>
            <w:bCs/>
            <w:color w:val="000000"/>
            <w:sz w:val="28"/>
            <w:szCs w:val="28"/>
            <w:rPrChange w:id="4128"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129"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130" w:author="..." w:date="2018-06-12T10:10:00Z"/>
          <w:rFonts w:ascii="Times New Roman" w:eastAsia="宋体" w:hAnsi="Times New Roman" w:cs="Times New Roman"/>
          <w:b/>
          <w:bCs/>
          <w:color w:val="000000"/>
          <w:sz w:val="28"/>
          <w:szCs w:val="28"/>
          <w:rPrChange w:id="4131" w:author="Windows 用户" w:date="2018-06-12T19:05:00Z">
            <w:rPr>
              <w:del w:id="4132" w:author="..." w:date="2018-06-12T10:10:00Z"/>
              <w:rFonts w:ascii="Times New Roman" w:hAnsi="Times New Roman" w:cs="Times New Roman"/>
            </w:rPr>
          </w:rPrChange>
        </w:rPr>
        <w:pPrChange w:id="4133" w:author="Windows 用户" w:date="2018-06-12T19:05:00Z">
          <w:pPr/>
        </w:pPrChange>
      </w:pPr>
      <w:del w:id="4134" w:author="..." w:date="2018-06-12T10:10:00Z">
        <w:r w:rsidRPr="00D5095C">
          <w:rPr>
            <w:rFonts w:ascii="Times New Roman" w:eastAsia="宋体" w:hAnsi="Times New Roman" w:cs="Times New Roman"/>
            <w:b/>
            <w:bCs/>
            <w:noProof/>
            <w:color w:val="000000"/>
            <w:sz w:val="28"/>
            <w:szCs w:val="28"/>
            <w:rPrChange w:id="4135" w:author="Windows 用户" w:date="2018-06-12T19:05:00Z">
              <w:rPr>
                <w:noProof/>
              </w:rPr>
            </w:rPrChange>
          </w:rPr>
          <w:drawing>
            <wp:inline distT="0" distB="0" distL="0" distR="0" wp14:anchorId="2EC9BE28" wp14:editId="0C90D1B6">
              <wp:extent cx="5274310" cy="793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5"/>
                      <a:stretch>
                        <a:fillRect/>
                      </a:stretch>
                    </pic:blipFill>
                    <pic:spPr>
                      <a:xfrm>
                        <a:off x="0" y="0"/>
                        <a:ext cx="5274310" cy="79375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136" w:author="..." w:date="2018-06-12T10:10:00Z"/>
          <w:rFonts w:ascii="Times New Roman" w:eastAsia="宋体" w:hAnsi="Times New Roman" w:cs="Times New Roman"/>
          <w:b/>
          <w:bCs/>
          <w:color w:val="000000"/>
          <w:sz w:val="28"/>
          <w:szCs w:val="28"/>
          <w:rPrChange w:id="4137" w:author="Windows 用户" w:date="2018-06-12T19:05:00Z">
            <w:rPr>
              <w:del w:id="4138" w:author="..." w:date="2018-06-12T10:10:00Z"/>
              <w:rFonts w:ascii="Times New Roman" w:hAnsi="Times New Roman" w:cs="Times New Roman"/>
            </w:rPr>
          </w:rPrChange>
        </w:rPr>
        <w:pPrChange w:id="4139" w:author="Windows 用户" w:date="2018-06-12T19:05:00Z">
          <w:pPr/>
        </w:pPrChange>
      </w:pPr>
      <w:del w:id="4140" w:author="..." w:date="2018-06-12T10:10:00Z">
        <w:r w:rsidRPr="00D5095C">
          <w:rPr>
            <w:rFonts w:ascii="Times New Roman" w:eastAsia="宋体" w:hAnsi="Times New Roman" w:cs="Times New Roman"/>
            <w:b/>
            <w:bCs/>
            <w:color w:val="000000"/>
            <w:sz w:val="28"/>
            <w:szCs w:val="28"/>
            <w:rPrChange w:id="4141" w:author="Windows 用户" w:date="2018-06-12T19:05:00Z">
              <w:rPr>
                <w:rFonts w:ascii="Times New Roman" w:hAnsi="Times New Roman" w:cs="Times New Roman"/>
              </w:rPr>
            </w:rPrChange>
          </w:rPr>
          <w:tab/>
        </w:r>
        <w:r w:rsidRPr="00D5095C">
          <w:rPr>
            <w:rFonts w:ascii="Times New Roman" w:eastAsia="宋体" w:hAnsi="Times New Roman" w:cs="Times New Roman" w:hint="eastAsia"/>
            <w:b/>
            <w:bCs/>
            <w:color w:val="000000"/>
            <w:sz w:val="28"/>
            <w:szCs w:val="28"/>
            <w:rPrChange w:id="4142" w:author="Windows 用户" w:date="2018-06-12T19:05:00Z">
              <w:rPr>
                <w:rFonts w:ascii="Times New Roman" w:hAnsi="Times New Roman" w:cs="Times New Roman" w:hint="eastAsia"/>
              </w:rPr>
            </w:rPrChange>
          </w:rPr>
          <w:delText>卸载</w:delText>
        </w:r>
        <w:r w:rsidRPr="00D5095C">
          <w:rPr>
            <w:rFonts w:ascii="Times New Roman" w:eastAsia="宋体" w:hAnsi="Times New Roman" w:cs="Times New Roman"/>
            <w:b/>
            <w:bCs/>
            <w:color w:val="000000"/>
            <w:sz w:val="28"/>
            <w:szCs w:val="28"/>
            <w:rPrChange w:id="4143"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144" w:author="Windows 用户" w:date="2018-06-12T19:05:00Z">
              <w:rPr>
                <w:rFonts w:ascii="Times New Roman" w:hAnsi="Times New Roman" w:cs="Times New Roman" w:hint="eastAsia"/>
              </w:rPr>
            </w:rPrChange>
          </w:rPr>
          <w:delText>并重新安装</w:delText>
        </w:r>
        <w:r w:rsidRPr="00D5095C">
          <w:rPr>
            <w:rFonts w:ascii="Times New Roman" w:eastAsia="宋体" w:hAnsi="Times New Roman" w:cs="Times New Roman"/>
            <w:b/>
            <w:bCs/>
            <w:color w:val="000000"/>
            <w:sz w:val="28"/>
            <w:szCs w:val="28"/>
            <w:rPrChange w:id="4145"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146"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147" w:author="..." w:date="2018-06-12T10:10:00Z"/>
          <w:rFonts w:ascii="Times New Roman" w:eastAsia="宋体" w:hAnsi="Times New Roman" w:cs="Times New Roman"/>
          <w:b/>
          <w:bCs/>
          <w:color w:val="000000"/>
          <w:sz w:val="28"/>
          <w:szCs w:val="28"/>
          <w:rPrChange w:id="4148" w:author="Windows 用户" w:date="2018-06-12T19:05:00Z">
            <w:rPr>
              <w:del w:id="4149" w:author="..." w:date="2018-06-12T10:10:00Z"/>
            </w:rPr>
          </w:rPrChange>
        </w:rPr>
        <w:pPrChange w:id="4150" w:author="Windows 用户" w:date="2018-06-12T19:05:00Z">
          <w:pPr/>
        </w:pPrChange>
      </w:pPr>
      <w:del w:id="4151" w:author="..." w:date="2018-06-12T10:10:00Z">
        <w:r w:rsidRPr="00D5095C">
          <w:rPr>
            <w:rFonts w:ascii="Times New Roman" w:eastAsia="宋体" w:hAnsi="Times New Roman" w:cs="Times New Roman"/>
            <w:b/>
            <w:bCs/>
            <w:noProof/>
            <w:color w:val="000000"/>
            <w:sz w:val="28"/>
            <w:szCs w:val="28"/>
            <w:rPrChange w:id="4152" w:author="Windows 用户" w:date="2018-06-12T19:05:00Z">
              <w:rPr>
                <w:noProof/>
              </w:rPr>
            </w:rPrChange>
          </w:rPr>
          <w:drawing>
            <wp:inline distT="0" distB="0" distL="0" distR="0" wp14:anchorId="2AC9EA0B" wp14:editId="1F2460F2">
              <wp:extent cx="3780790" cy="15138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3780952" cy="1514286"/>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153" w:author="..." w:date="2018-06-12T10:10:00Z"/>
          <w:rFonts w:ascii="Times New Roman" w:eastAsia="宋体" w:hAnsi="Times New Roman" w:cs="Times New Roman"/>
          <w:b/>
          <w:bCs/>
          <w:color w:val="000000"/>
          <w:sz w:val="28"/>
          <w:szCs w:val="28"/>
          <w:rPrChange w:id="4154" w:author="Windows 用户" w:date="2018-06-12T19:05:00Z">
            <w:rPr>
              <w:del w:id="4155" w:author="..." w:date="2018-06-12T10:10:00Z"/>
            </w:rPr>
          </w:rPrChange>
        </w:rPr>
        <w:pPrChange w:id="4156" w:author="Windows 用户" w:date="2018-06-12T19:05:00Z">
          <w:pPr>
            <w:ind w:firstLine="420"/>
          </w:pPr>
        </w:pPrChange>
      </w:pPr>
      <w:del w:id="4157" w:author="..." w:date="2018-06-12T10:10:00Z">
        <w:r w:rsidRPr="00D5095C">
          <w:rPr>
            <w:rFonts w:ascii="Times New Roman" w:eastAsia="宋体" w:hAnsi="Times New Roman" w:cs="Times New Roman" w:hint="eastAsia"/>
            <w:b/>
            <w:bCs/>
            <w:color w:val="000000"/>
            <w:sz w:val="28"/>
            <w:szCs w:val="28"/>
            <w:rPrChange w:id="4158" w:author="Windows 用户" w:date="2018-06-12T19:05:00Z">
              <w:rPr>
                <w:rFonts w:hint="eastAsia"/>
              </w:rPr>
            </w:rPrChange>
          </w:rPr>
          <w:delText>安装成功。</w:delText>
        </w:r>
      </w:del>
    </w:p>
    <w:p w:rsidR="00F76376" w:rsidRPr="00D5095C" w:rsidRDefault="00793F6E">
      <w:pPr>
        <w:spacing w:beforeLines="100" w:before="313" w:afterLines="50" w:after="156" w:line="360" w:lineRule="auto"/>
        <w:jc w:val="center"/>
        <w:outlineLvl w:val="1"/>
        <w:rPr>
          <w:del w:id="4159" w:author="..." w:date="2018-06-12T10:10:00Z"/>
          <w:rFonts w:ascii="Times New Roman" w:eastAsia="宋体" w:hAnsi="Times New Roman" w:cs="Times New Roman"/>
          <w:b/>
          <w:bCs/>
          <w:color w:val="000000"/>
          <w:sz w:val="28"/>
          <w:szCs w:val="28"/>
          <w:rPrChange w:id="4160" w:author="Windows 用户" w:date="2018-06-12T19:05:00Z">
            <w:rPr>
              <w:del w:id="4161" w:author="..." w:date="2018-06-12T10:10:00Z"/>
              <w:rFonts w:ascii="Times New Roman" w:hAnsi="Times New Roman" w:cs="Times New Roman"/>
            </w:rPr>
          </w:rPrChange>
        </w:rPr>
        <w:pPrChange w:id="4162" w:author="Windows 用户" w:date="2018-06-12T19:05:00Z">
          <w:pPr/>
        </w:pPrChange>
      </w:pPr>
      <w:del w:id="4163" w:author="..." w:date="2018-06-12T10:10:00Z">
        <w:r w:rsidRPr="00D5095C">
          <w:rPr>
            <w:rFonts w:ascii="Times New Roman" w:eastAsia="宋体" w:hAnsi="Times New Roman" w:cs="Times New Roman"/>
            <w:b/>
            <w:bCs/>
            <w:color w:val="000000"/>
            <w:sz w:val="28"/>
            <w:szCs w:val="28"/>
            <w:rPrChange w:id="4164" w:author="Windows 用户" w:date="2018-06-12T19:05:00Z">
              <w:rPr>
                <w:rFonts w:ascii="Times New Roman" w:hAnsi="Times New Roman" w:cs="Times New Roman"/>
              </w:rPr>
            </w:rPrChange>
          </w:rPr>
          <w:tab/>
        </w:r>
        <w:r w:rsidRPr="00D5095C">
          <w:rPr>
            <w:rFonts w:ascii="Times New Roman" w:eastAsia="宋体" w:hAnsi="Times New Roman" w:cs="Times New Roman" w:hint="eastAsia"/>
            <w:b/>
            <w:bCs/>
            <w:color w:val="000000"/>
            <w:sz w:val="28"/>
            <w:szCs w:val="28"/>
            <w:rPrChange w:id="4165" w:author="Windows 用户" w:date="2018-06-12T19:05:00Z">
              <w:rPr>
                <w:rFonts w:ascii="Times New Roman" w:hAnsi="Times New Roman" w:cs="Times New Roman" w:hint="eastAsia"/>
              </w:rPr>
            </w:rPrChange>
          </w:rPr>
          <w:delText>查看</w:delText>
        </w:r>
        <w:r w:rsidRPr="00D5095C">
          <w:rPr>
            <w:rFonts w:ascii="Times New Roman" w:eastAsia="宋体" w:hAnsi="Times New Roman" w:cs="Times New Roman"/>
            <w:b/>
            <w:bCs/>
            <w:color w:val="000000"/>
            <w:sz w:val="28"/>
            <w:szCs w:val="28"/>
            <w:rPrChange w:id="4166" w:author="Windows 用户" w:date="2018-06-12T19:05:00Z">
              <w:rPr>
                <w:rFonts w:ascii="Times New Roman" w:hAnsi="Times New Roman" w:cs="Times New Roman"/>
              </w:rPr>
            </w:rPrChange>
          </w:rPr>
          <w:delText>packages.xml</w:delText>
        </w:r>
        <w:r w:rsidRPr="00D5095C">
          <w:rPr>
            <w:rFonts w:ascii="Times New Roman" w:eastAsia="宋体" w:hAnsi="Times New Roman" w:cs="Times New Roman" w:hint="eastAsia"/>
            <w:b/>
            <w:bCs/>
            <w:color w:val="000000"/>
            <w:sz w:val="28"/>
            <w:szCs w:val="28"/>
            <w:rPrChange w:id="4167" w:author="Windows 用户" w:date="2018-06-12T19:05:00Z">
              <w:rPr>
                <w:rFonts w:ascii="Times New Roman" w:hAnsi="Times New Roman" w:cs="Times New Roman" w:hint="eastAsia"/>
              </w:rPr>
            </w:rPrChange>
          </w:rPr>
          <w:delText>文件中</w:delText>
        </w:r>
        <w:r w:rsidRPr="00D5095C">
          <w:rPr>
            <w:rFonts w:ascii="Times New Roman" w:eastAsia="宋体" w:hAnsi="Times New Roman" w:cs="Times New Roman"/>
            <w:b/>
            <w:bCs/>
            <w:color w:val="000000"/>
            <w:sz w:val="28"/>
            <w:szCs w:val="28"/>
            <w:rPrChange w:id="4168"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169"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4170" w:author="Windows 用户" w:date="2018-06-12T19:05:00Z">
              <w:rPr>
                <w:rFonts w:ascii="Times New Roman" w:hAnsi="Times New Roman" w:cs="Times New Roman"/>
              </w:rPr>
            </w:rPrChange>
          </w:rPr>
          <w:delText>package</w:delText>
        </w:r>
        <w:r w:rsidRPr="00D5095C">
          <w:rPr>
            <w:rFonts w:ascii="Times New Roman" w:eastAsia="宋体" w:hAnsi="Times New Roman" w:cs="Times New Roman" w:hint="eastAsia"/>
            <w:b/>
            <w:bCs/>
            <w:color w:val="000000"/>
            <w:sz w:val="28"/>
            <w:szCs w:val="28"/>
            <w:rPrChange w:id="4171" w:author="Windows 用户" w:date="2018-06-12T19:05:00Z">
              <w:rPr>
                <w:rFonts w:ascii="Times New Roman" w:hAnsi="Times New Roman" w:cs="Times New Roman" w:hint="eastAsia"/>
              </w:rPr>
            </w:rPrChange>
          </w:rPr>
          <w:delText>信息：</w:delText>
        </w:r>
      </w:del>
    </w:p>
    <w:p w:rsidR="00F76376" w:rsidRPr="00D5095C" w:rsidRDefault="00793F6E">
      <w:pPr>
        <w:spacing w:beforeLines="100" w:before="313" w:afterLines="50" w:after="156" w:line="360" w:lineRule="auto"/>
        <w:jc w:val="center"/>
        <w:outlineLvl w:val="1"/>
        <w:rPr>
          <w:del w:id="4172" w:author="..." w:date="2018-06-12T10:10:00Z"/>
          <w:rFonts w:ascii="Times New Roman" w:eastAsia="宋体" w:hAnsi="Times New Roman" w:cs="Times New Roman"/>
          <w:b/>
          <w:bCs/>
          <w:color w:val="000000"/>
          <w:sz w:val="28"/>
          <w:szCs w:val="28"/>
          <w:rPrChange w:id="4173" w:author="Windows 用户" w:date="2018-06-12T19:05:00Z">
            <w:rPr>
              <w:del w:id="4174" w:author="..." w:date="2018-06-12T10:10:00Z"/>
              <w:rFonts w:ascii="Times New Roman" w:hAnsi="Times New Roman" w:cs="Times New Roman"/>
            </w:rPr>
          </w:rPrChange>
        </w:rPr>
        <w:pPrChange w:id="4175" w:author="Windows 用户" w:date="2018-06-12T19:05:00Z">
          <w:pPr/>
        </w:pPrChange>
      </w:pPr>
      <w:del w:id="4176" w:author="..." w:date="2018-06-12T10:10:00Z">
        <w:r w:rsidRPr="00D5095C">
          <w:rPr>
            <w:rFonts w:ascii="Times New Roman" w:eastAsia="宋体" w:hAnsi="Times New Roman" w:cs="Times New Roman"/>
            <w:b/>
            <w:bCs/>
            <w:noProof/>
            <w:color w:val="000000"/>
            <w:sz w:val="28"/>
            <w:szCs w:val="28"/>
            <w:rPrChange w:id="4177" w:author="Windows 用户" w:date="2018-06-12T19:05:00Z">
              <w:rPr>
                <w:noProof/>
              </w:rPr>
            </w:rPrChange>
          </w:rPr>
          <w:drawing>
            <wp:inline distT="0" distB="0" distL="0" distR="0" wp14:anchorId="51A7D930" wp14:editId="2F43E5E6">
              <wp:extent cx="5274310" cy="18694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stretch>
                        <a:fillRect/>
                      </a:stretch>
                    </pic:blipFill>
                    <pic:spPr>
                      <a:xfrm>
                        <a:off x="0" y="0"/>
                        <a:ext cx="5274310" cy="186944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178" w:author="..." w:date="2018-06-12T10:10:00Z"/>
          <w:rFonts w:ascii="Times New Roman" w:eastAsia="宋体" w:hAnsi="Times New Roman" w:cs="Times New Roman"/>
          <w:b/>
          <w:bCs/>
          <w:color w:val="000000"/>
          <w:sz w:val="28"/>
          <w:szCs w:val="28"/>
          <w:rPrChange w:id="4179" w:author="Windows 用户" w:date="2018-06-12T19:05:00Z">
            <w:rPr>
              <w:del w:id="4180" w:author="..." w:date="2018-06-12T10:10:00Z"/>
            </w:rPr>
          </w:rPrChange>
        </w:rPr>
        <w:pPrChange w:id="4181" w:author="Windows 用户" w:date="2018-06-12T19:05:00Z">
          <w:pPr/>
        </w:pPrChange>
      </w:pPr>
      <w:del w:id="4182" w:author="..." w:date="2018-06-12T10:10:00Z">
        <w:r w:rsidRPr="00D5095C">
          <w:rPr>
            <w:rFonts w:ascii="Times New Roman" w:eastAsia="宋体" w:hAnsi="Times New Roman" w:cs="Times New Roman" w:hint="eastAsia"/>
            <w:b/>
            <w:bCs/>
            <w:color w:val="000000"/>
            <w:sz w:val="28"/>
            <w:szCs w:val="28"/>
            <w:rPrChange w:id="4183" w:author="Windows 用户" w:date="2018-06-12T19:05:00Z">
              <w:rPr>
                <w:rFonts w:hint="eastAsia"/>
              </w:rPr>
            </w:rPrChange>
          </w:rPr>
          <w:delText>可以看到，第</w:delText>
        </w:r>
        <w:r w:rsidRPr="00D5095C">
          <w:rPr>
            <w:rFonts w:ascii="Times New Roman" w:eastAsia="宋体" w:hAnsi="Times New Roman" w:cs="Times New Roman"/>
            <w:b/>
            <w:bCs/>
            <w:color w:val="000000"/>
            <w:sz w:val="28"/>
            <w:szCs w:val="28"/>
            <w:rPrChange w:id="4184" w:author="Windows 用户" w:date="2018-06-12T19:05:00Z">
              <w:rPr/>
            </w:rPrChange>
          </w:rPr>
          <w:delText>2</w:delText>
        </w:r>
        <w:r w:rsidRPr="00D5095C">
          <w:rPr>
            <w:rFonts w:ascii="Times New Roman" w:eastAsia="宋体" w:hAnsi="Times New Roman" w:cs="Times New Roman" w:hint="eastAsia"/>
            <w:b/>
            <w:bCs/>
            <w:color w:val="000000"/>
            <w:sz w:val="28"/>
            <w:szCs w:val="28"/>
            <w:rPrChange w:id="4185" w:author="Windows 用户" w:date="2018-06-12T19:05:00Z">
              <w:rPr>
                <w:rFonts w:hint="eastAsia"/>
              </w:rPr>
            </w:rPrChange>
          </w:rPr>
          <w:delText>个</w:delText>
        </w:r>
        <w:r w:rsidRPr="00D5095C">
          <w:rPr>
            <w:rFonts w:ascii="Times New Roman" w:eastAsia="宋体" w:hAnsi="Times New Roman" w:cs="Times New Roman"/>
            <w:b/>
            <w:bCs/>
            <w:color w:val="000000"/>
            <w:sz w:val="28"/>
            <w:szCs w:val="28"/>
            <w:rPrChange w:id="4186" w:author="Windows 用户" w:date="2018-06-12T19:05:00Z">
              <w:rPr/>
            </w:rPrChange>
          </w:rPr>
          <w:delText>App</w:delText>
        </w:r>
        <w:r w:rsidRPr="00D5095C">
          <w:rPr>
            <w:rFonts w:ascii="Times New Roman" w:eastAsia="宋体" w:hAnsi="Times New Roman" w:cs="Times New Roman" w:hint="eastAsia"/>
            <w:b/>
            <w:bCs/>
            <w:color w:val="000000"/>
            <w:sz w:val="28"/>
            <w:szCs w:val="28"/>
            <w:rPrChange w:id="4187" w:author="Windows 用户" w:date="2018-06-12T19:05:00Z">
              <w:rPr>
                <w:rFonts w:hint="eastAsia"/>
              </w:rPr>
            </w:rPrChange>
          </w:rPr>
          <w:delText>安装失败，提示</w:delText>
        </w:r>
        <w:r w:rsidRPr="00D5095C">
          <w:rPr>
            <w:rFonts w:ascii="Times New Roman" w:eastAsia="宋体" w:hAnsi="Times New Roman" w:cs="Times New Roman"/>
            <w:b/>
            <w:bCs/>
            <w:color w:val="000000"/>
            <w:sz w:val="28"/>
            <w:szCs w:val="28"/>
            <w:rPrChange w:id="4188" w:author="Windows 用户" w:date="2018-06-12T19:05:00Z">
              <w:rPr>
                <w:rFonts w:ascii="Times New Roman" w:hAnsi="Times New Roman" w:cs="Times New Roman"/>
              </w:rPr>
            </w:rPrChange>
          </w:rPr>
          <w:delText>INSTALL_FAILED_UPDATE_INCOMPATIBLE</w:delText>
        </w:r>
        <w:r w:rsidRPr="00D5095C">
          <w:rPr>
            <w:rFonts w:ascii="Times New Roman" w:eastAsia="宋体" w:hAnsi="Times New Roman" w:cs="Times New Roman" w:hint="eastAsia"/>
            <w:b/>
            <w:bCs/>
            <w:color w:val="000000"/>
            <w:sz w:val="28"/>
            <w:szCs w:val="28"/>
            <w:rPrChange w:id="4189" w:author="Windows 用户" w:date="2018-06-12T19:05:00Z">
              <w:rPr>
                <w:rFonts w:ascii="Times New Roman" w:hAnsi="Times New Roman" w:cs="Times New Roman" w:hint="eastAsia"/>
              </w:rPr>
            </w:rPrChange>
          </w:rPr>
          <w:delText>错误。</w:delText>
        </w:r>
      </w:del>
    </w:p>
    <w:p w:rsidR="00F76376" w:rsidRPr="00D5095C" w:rsidRDefault="00793F6E">
      <w:pPr>
        <w:spacing w:beforeLines="100" w:before="313" w:afterLines="50" w:after="156" w:line="360" w:lineRule="auto"/>
        <w:jc w:val="center"/>
        <w:outlineLvl w:val="1"/>
        <w:rPr>
          <w:del w:id="4190" w:author="..." w:date="2018-06-12T10:10:00Z"/>
          <w:rFonts w:ascii="Times New Roman" w:eastAsia="宋体" w:hAnsi="Times New Roman" w:cs="Times New Roman"/>
          <w:color w:val="000000"/>
          <w:sz w:val="28"/>
          <w:szCs w:val="28"/>
          <w:rPrChange w:id="4191" w:author="Windows 用户" w:date="2018-06-12T19:05:00Z">
            <w:rPr>
              <w:del w:id="4192" w:author="..." w:date="2018-06-12T10:10:00Z"/>
            </w:rPr>
          </w:rPrChange>
        </w:rPr>
        <w:pPrChange w:id="4193" w:author="Windows 用户" w:date="2018-06-12T19:05:00Z">
          <w:pPr>
            <w:pStyle w:val="3"/>
          </w:pPr>
        </w:pPrChange>
      </w:pPr>
      <w:del w:id="4194" w:author="..." w:date="2018-06-12T10:10:00Z">
        <w:r w:rsidRPr="00D5095C">
          <w:rPr>
            <w:rFonts w:ascii="Times New Roman" w:eastAsia="宋体" w:hAnsi="Times New Roman" w:cs="Times New Roman"/>
            <w:b/>
            <w:bCs/>
            <w:color w:val="000000"/>
            <w:sz w:val="28"/>
            <w:szCs w:val="28"/>
            <w:rPrChange w:id="4195" w:author="Windows 用户" w:date="2018-06-12T19:05:00Z">
              <w:rPr/>
            </w:rPrChange>
          </w:rPr>
          <w:delText>3.2.2</w:delText>
        </w:r>
        <w:r w:rsidRPr="00D5095C">
          <w:rPr>
            <w:rFonts w:ascii="Times New Roman" w:eastAsia="宋体" w:hAnsi="Times New Roman" w:cs="Times New Roman" w:hint="eastAsia"/>
            <w:b/>
            <w:bCs/>
            <w:color w:val="000000"/>
            <w:sz w:val="28"/>
            <w:szCs w:val="28"/>
            <w:rPrChange w:id="4196" w:author="Windows 用户" w:date="2018-06-12T19:05:00Z">
              <w:rPr>
                <w:rFonts w:hint="eastAsia"/>
              </w:rPr>
            </w:rPrChange>
          </w:rPr>
          <w:delText>包名、签名均相同</w:delText>
        </w:r>
      </w:del>
    </w:p>
    <w:p w:rsidR="00F76376" w:rsidRPr="00D5095C" w:rsidRDefault="00793F6E">
      <w:pPr>
        <w:spacing w:beforeLines="100" w:before="313" w:afterLines="50" w:after="156" w:line="360" w:lineRule="auto"/>
        <w:jc w:val="center"/>
        <w:outlineLvl w:val="1"/>
        <w:rPr>
          <w:del w:id="4197" w:author="..." w:date="2018-06-12T10:10:00Z"/>
          <w:rFonts w:ascii="Times New Roman" w:eastAsia="宋体" w:hAnsi="Times New Roman" w:cs="Times New Roman"/>
          <w:b/>
          <w:bCs/>
          <w:color w:val="000000"/>
          <w:sz w:val="28"/>
          <w:szCs w:val="28"/>
          <w:rPrChange w:id="4198" w:author="Windows 用户" w:date="2018-06-12T19:05:00Z">
            <w:rPr>
              <w:del w:id="4199" w:author="..." w:date="2018-06-12T10:10:00Z"/>
              <w:rFonts w:ascii="Times New Roman" w:hAnsi="Times New Roman" w:cs="Times New Roman"/>
            </w:rPr>
          </w:rPrChange>
        </w:rPr>
        <w:pPrChange w:id="4200" w:author="Windows 用户" w:date="2018-06-12T19:05:00Z">
          <w:pPr>
            <w:ind w:left="300" w:firstLine="420"/>
          </w:pPr>
        </w:pPrChange>
      </w:pPr>
      <w:del w:id="4201" w:author="..." w:date="2018-06-12T10:10:00Z">
        <w:r w:rsidRPr="00D5095C">
          <w:rPr>
            <w:rFonts w:ascii="Times New Roman" w:eastAsia="宋体" w:hAnsi="Times New Roman" w:cs="Times New Roman" w:hint="eastAsia"/>
            <w:b/>
            <w:bCs/>
            <w:color w:val="000000"/>
            <w:sz w:val="28"/>
            <w:szCs w:val="28"/>
            <w:rPrChange w:id="4202" w:author="Windows 用户" w:date="2018-06-12T19:05:00Z">
              <w:rPr>
                <w:rFonts w:ascii="Times New Roman" w:hAnsi="Times New Roman" w:cs="Times New Roman" w:hint="eastAsia"/>
              </w:rPr>
            </w:rPrChange>
          </w:rPr>
          <w:delText>安装并运行</w:delText>
        </w:r>
        <w:r w:rsidRPr="00D5095C">
          <w:rPr>
            <w:rFonts w:ascii="Times New Roman" w:eastAsia="宋体" w:hAnsi="Times New Roman" w:cs="Times New Roman"/>
            <w:b/>
            <w:bCs/>
            <w:color w:val="000000"/>
            <w:sz w:val="28"/>
            <w:szCs w:val="28"/>
            <w:rPrChange w:id="4203"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204"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205" w:author="..." w:date="2018-06-12T10:10:00Z"/>
          <w:rFonts w:ascii="Times New Roman" w:eastAsia="宋体" w:hAnsi="Times New Roman" w:cs="Times New Roman"/>
          <w:b/>
          <w:bCs/>
          <w:color w:val="000000"/>
          <w:sz w:val="28"/>
          <w:szCs w:val="28"/>
          <w:rPrChange w:id="4206" w:author="Windows 用户" w:date="2018-06-12T19:05:00Z">
            <w:rPr>
              <w:del w:id="4207" w:author="..." w:date="2018-06-12T10:10:00Z"/>
              <w:rFonts w:ascii="Times New Roman" w:hAnsi="Times New Roman" w:cs="Times New Roman"/>
            </w:rPr>
          </w:rPrChange>
        </w:rPr>
        <w:pPrChange w:id="4208" w:author="Windows 用户" w:date="2018-06-12T19:05:00Z">
          <w:pPr>
            <w:ind w:left="300" w:firstLine="420"/>
          </w:pPr>
        </w:pPrChange>
      </w:pPr>
      <w:del w:id="4209" w:author="..." w:date="2018-06-12T10:10:00Z">
        <w:r w:rsidRPr="00D5095C">
          <w:rPr>
            <w:rFonts w:ascii="Times New Roman" w:eastAsia="宋体" w:hAnsi="Times New Roman" w:cs="Times New Roman"/>
            <w:b/>
            <w:bCs/>
            <w:noProof/>
            <w:color w:val="000000"/>
            <w:sz w:val="28"/>
            <w:szCs w:val="28"/>
            <w:rPrChange w:id="4210" w:author="Windows 用户" w:date="2018-06-12T19:05:00Z">
              <w:rPr>
                <w:noProof/>
              </w:rPr>
            </w:rPrChange>
          </w:rPr>
          <w:drawing>
            <wp:inline distT="0" distB="0" distL="0" distR="0" wp14:anchorId="5AD76BC4" wp14:editId="154E156C">
              <wp:extent cx="3733165" cy="1504315"/>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8"/>
                      <a:stretch>
                        <a:fillRect/>
                      </a:stretch>
                    </pic:blipFill>
                    <pic:spPr>
                      <a:xfrm>
                        <a:off x="0" y="0"/>
                        <a:ext cx="3733333" cy="1504762"/>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211" w:author="..." w:date="2018-06-12T10:10:00Z"/>
          <w:rFonts w:ascii="Times New Roman" w:eastAsia="宋体" w:hAnsi="Times New Roman" w:cs="Times New Roman"/>
          <w:b/>
          <w:bCs/>
          <w:color w:val="000000"/>
          <w:sz w:val="28"/>
          <w:szCs w:val="28"/>
          <w:rPrChange w:id="4212" w:author="Windows 用户" w:date="2018-06-12T19:05:00Z">
            <w:rPr>
              <w:del w:id="4213" w:author="..." w:date="2018-06-12T10:10:00Z"/>
              <w:rFonts w:ascii="Times New Roman" w:hAnsi="Times New Roman" w:cs="Times New Roman"/>
            </w:rPr>
          </w:rPrChange>
        </w:rPr>
        <w:pPrChange w:id="4214" w:author="Windows 用户" w:date="2018-06-12T19:05:00Z">
          <w:pPr>
            <w:ind w:left="300" w:firstLine="420"/>
          </w:pPr>
        </w:pPrChange>
      </w:pPr>
      <w:del w:id="4215" w:author="..." w:date="2018-06-12T10:10:00Z">
        <w:r w:rsidRPr="00D5095C">
          <w:rPr>
            <w:rFonts w:ascii="Times New Roman" w:eastAsia="宋体" w:hAnsi="Times New Roman" w:cs="Times New Roman" w:hint="eastAsia"/>
            <w:b/>
            <w:bCs/>
            <w:color w:val="000000"/>
            <w:sz w:val="28"/>
            <w:szCs w:val="28"/>
            <w:rPrChange w:id="4216" w:author="Windows 用户" w:date="2018-06-12T19:05:00Z">
              <w:rPr>
                <w:rFonts w:ascii="Times New Roman" w:hAnsi="Times New Roman" w:cs="Times New Roman" w:hint="eastAsia"/>
              </w:rPr>
            </w:rPrChange>
          </w:rPr>
          <w:delText>查看</w:delText>
        </w:r>
        <w:r w:rsidRPr="00D5095C">
          <w:rPr>
            <w:rFonts w:ascii="Times New Roman" w:eastAsia="宋体" w:hAnsi="Times New Roman" w:cs="Times New Roman"/>
            <w:b/>
            <w:bCs/>
            <w:color w:val="000000"/>
            <w:sz w:val="28"/>
            <w:szCs w:val="28"/>
            <w:rPrChange w:id="4217" w:author="Windows 用户" w:date="2018-06-12T19:05:00Z">
              <w:rPr>
                <w:rFonts w:ascii="Times New Roman" w:hAnsi="Times New Roman" w:cs="Times New Roman"/>
              </w:rPr>
            </w:rPrChange>
          </w:rPr>
          <w:delText>packages.xml</w:delText>
        </w:r>
        <w:r w:rsidRPr="00D5095C">
          <w:rPr>
            <w:rFonts w:ascii="Times New Roman" w:eastAsia="宋体" w:hAnsi="Times New Roman" w:cs="Times New Roman" w:hint="eastAsia"/>
            <w:b/>
            <w:bCs/>
            <w:color w:val="000000"/>
            <w:sz w:val="28"/>
            <w:szCs w:val="28"/>
            <w:rPrChange w:id="4218" w:author="Windows 用户" w:date="2018-06-12T19:05:00Z">
              <w:rPr>
                <w:rFonts w:ascii="Times New Roman" w:hAnsi="Times New Roman" w:cs="Times New Roman" w:hint="eastAsia"/>
              </w:rPr>
            </w:rPrChange>
          </w:rPr>
          <w:delText>文件中</w:delText>
        </w:r>
        <w:r w:rsidRPr="00D5095C">
          <w:rPr>
            <w:rFonts w:ascii="Times New Roman" w:eastAsia="宋体" w:hAnsi="Times New Roman" w:cs="Times New Roman"/>
            <w:b/>
            <w:bCs/>
            <w:color w:val="000000"/>
            <w:sz w:val="28"/>
            <w:szCs w:val="28"/>
            <w:rPrChange w:id="4219"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220"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4221" w:author="Windows 用户" w:date="2018-06-12T19:05:00Z">
              <w:rPr>
                <w:rFonts w:ascii="Times New Roman" w:hAnsi="Times New Roman" w:cs="Times New Roman"/>
              </w:rPr>
            </w:rPrChange>
          </w:rPr>
          <w:delText>package</w:delText>
        </w:r>
        <w:r w:rsidRPr="00D5095C">
          <w:rPr>
            <w:rFonts w:ascii="Times New Roman" w:eastAsia="宋体" w:hAnsi="Times New Roman" w:cs="Times New Roman" w:hint="eastAsia"/>
            <w:b/>
            <w:bCs/>
            <w:color w:val="000000"/>
            <w:sz w:val="28"/>
            <w:szCs w:val="28"/>
            <w:rPrChange w:id="4222" w:author="Windows 用户" w:date="2018-06-12T19:05:00Z">
              <w:rPr>
                <w:rFonts w:ascii="Times New Roman" w:hAnsi="Times New Roman" w:cs="Times New Roman" w:hint="eastAsia"/>
              </w:rPr>
            </w:rPrChange>
          </w:rPr>
          <w:delText>信息：</w:delText>
        </w:r>
      </w:del>
    </w:p>
    <w:p w:rsidR="00F76376" w:rsidRPr="00D5095C" w:rsidRDefault="00793F6E">
      <w:pPr>
        <w:spacing w:beforeLines="100" w:before="313" w:afterLines="50" w:after="156" w:line="360" w:lineRule="auto"/>
        <w:jc w:val="center"/>
        <w:outlineLvl w:val="1"/>
        <w:rPr>
          <w:del w:id="4223" w:author="..." w:date="2018-06-12T10:10:00Z"/>
          <w:rFonts w:ascii="Times New Roman" w:eastAsia="宋体" w:hAnsi="Times New Roman" w:cs="Times New Roman"/>
          <w:b/>
          <w:bCs/>
          <w:color w:val="000000"/>
          <w:sz w:val="28"/>
          <w:szCs w:val="28"/>
          <w:rPrChange w:id="4224" w:author="Windows 用户" w:date="2018-06-12T19:05:00Z">
            <w:rPr>
              <w:del w:id="4225" w:author="..." w:date="2018-06-12T10:10:00Z"/>
              <w:rFonts w:ascii="Times New Roman" w:hAnsi="Times New Roman" w:cs="Times New Roman"/>
            </w:rPr>
          </w:rPrChange>
        </w:rPr>
        <w:pPrChange w:id="4226" w:author="Windows 用户" w:date="2018-06-12T19:05:00Z">
          <w:pPr/>
        </w:pPrChange>
      </w:pPr>
      <w:del w:id="4227" w:author="..." w:date="2018-06-12T10:10:00Z">
        <w:r w:rsidRPr="00D5095C">
          <w:rPr>
            <w:rFonts w:ascii="Times New Roman" w:eastAsia="宋体" w:hAnsi="Times New Roman" w:cs="Times New Roman"/>
            <w:b/>
            <w:bCs/>
            <w:noProof/>
            <w:color w:val="000000"/>
            <w:sz w:val="28"/>
            <w:szCs w:val="28"/>
            <w:rPrChange w:id="4228" w:author="Windows 用户" w:date="2018-06-12T19:05:00Z">
              <w:rPr>
                <w:noProof/>
              </w:rPr>
            </w:rPrChange>
          </w:rPr>
          <w:drawing>
            <wp:inline distT="0" distB="0" distL="0" distR="0" wp14:anchorId="6F989431" wp14:editId="4B7A1256">
              <wp:extent cx="5274310" cy="1868170"/>
              <wp:effectExtent l="0" t="0" r="254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
                      <a:stretch>
                        <a:fillRect/>
                      </a:stretch>
                    </pic:blipFill>
                    <pic:spPr>
                      <a:xfrm>
                        <a:off x="0" y="0"/>
                        <a:ext cx="5274310" cy="186817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229" w:author="..." w:date="2018-06-12T10:10:00Z"/>
          <w:rFonts w:ascii="Times New Roman" w:eastAsia="宋体" w:hAnsi="Times New Roman" w:cs="Times New Roman"/>
          <w:b/>
          <w:bCs/>
          <w:color w:val="000000"/>
          <w:sz w:val="28"/>
          <w:szCs w:val="28"/>
          <w:rPrChange w:id="4230" w:author="Windows 用户" w:date="2018-06-12T19:05:00Z">
            <w:rPr>
              <w:del w:id="4231" w:author="..." w:date="2018-06-12T10:10:00Z"/>
              <w:rFonts w:ascii="Times New Roman" w:hAnsi="Times New Roman" w:cs="Times New Roman"/>
            </w:rPr>
          </w:rPrChange>
        </w:rPr>
        <w:pPrChange w:id="4232" w:author="Windows 用户" w:date="2018-06-12T19:05:00Z">
          <w:pPr>
            <w:ind w:left="300" w:firstLine="420"/>
          </w:pPr>
        </w:pPrChange>
      </w:pPr>
      <w:del w:id="4233" w:author="..." w:date="2018-06-12T10:10:00Z">
        <w:r w:rsidRPr="00D5095C">
          <w:rPr>
            <w:rFonts w:ascii="Times New Roman" w:eastAsia="宋体" w:hAnsi="Times New Roman" w:cs="Times New Roman" w:hint="eastAsia"/>
            <w:b/>
            <w:bCs/>
            <w:color w:val="000000"/>
            <w:sz w:val="28"/>
            <w:szCs w:val="28"/>
            <w:rPrChange w:id="4234" w:author="Windows 用户" w:date="2018-06-12T19:05:00Z">
              <w:rPr>
                <w:rFonts w:ascii="Times New Roman" w:hAnsi="Times New Roman" w:cs="Times New Roman" w:hint="eastAsia"/>
              </w:rPr>
            </w:rPrChange>
          </w:rPr>
          <w:delText>安装并运行</w:delText>
        </w:r>
        <w:r w:rsidRPr="00D5095C">
          <w:rPr>
            <w:rFonts w:ascii="Times New Roman" w:eastAsia="宋体" w:hAnsi="Times New Roman" w:cs="Times New Roman"/>
            <w:b/>
            <w:bCs/>
            <w:color w:val="000000"/>
            <w:sz w:val="28"/>
            <w:szCs w:val="28"/>
            <w:rPrChange w:id="4235"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236" w:author="Windows 用户" w:date="2018-06-12T19:05:00Z">
              <w:rPr>
                <w:rFonts w:ascii="Times New Roman" w:hAnsi="Times New Roman" w:cs="Times New Roman" w:hint="eastAsia"/>
              </w:rPr>
            </w:rPrChange>
          </w:rPr>
          <w:delText>：</w:delText>
        </w:r>
      </w:del>
    </w:p>
    <w:p w:rsidR="00F76376" w:rsidRPr="00D5095C" w:rsidRDefault="00793F6E">
      <w:pPr>
        <w:spacing w:beforeLines="100" w:before="313" w:afterLines="50" w:after="156" w:line="360" w:lineRule="auto"/>
        <w:jc w:val="center"/>
        <w:outlineLvl w:val="1"/>
        <w:rPr>
          <w:del w:id="4237" w:author="..." w:date="2018-06-12T10:10:00Z"/>
          <w:rFonts w:ascii="Times New Roman" w:eastAsia="宋体" w:hAnsi="Times New Roman" w:cs="Times New Roman"/>
          <w:b/>
          <w:bCs/>
          <w:color w:val="000000"/>
          <w:sz w:val="28"/>
          <w:szCs w:val="28"/>
          <w:rPrChange w:id="4238" w:author="Windows 用户" w:date="2018-06-12T19:05:00Z">
            <w:rPr>
              <w:del w:id="4239" w:author="..." w:date="2018-06-12T10:10:00Z"/>
              <w:rFonts w:ascii="Times New Roman" w:hAnsi="Times New Roman" w:cs="Times New Roman"/>
            </w:rPr>
          </w:rPrChange>
        </w:rPr>
        <w:pPrChange w:id="4240" w:author="Windows 用户" w:date="2018-06-12T19:05:00Z">
          <w:pPr>
            <w:ind w:left="300" w:firstLine="420"/>
          </w:pPr>
        </w:pPrChange>
      </w:pPr>
      <w:del w:id="4241" w:author="..." w:date="2018-06-12T10:10:00Z">
        <w:r w:rsidRPr="00D5095C">
          <w:rPr>
            <w:rFonts w:ascii="Times New Roman" w:eastAsia="宋体" w:hAnsi="Times New Roman" w:cs="Times New Roman"/>
            <w:b/>
            <w:bCs/>
            <w:noProof/>
            <w:color w:val="000000"/>
            <w:sz w:val="28"/>
            <w:szCs w:val="28"/>
            <w:rPrChange w:id="4242" w:author="Windows 用户" w:date="2018-06-12T19:05:00Z">
              <w:rPr>
                <w:noProof/>
              </w:rPr>
            </w:rPrChange>
          </w:rPr>
          <w:drawing>
            <wp:inline distT="0" distB="0" distL="0" distR="0" wp14:anchorId="251E54DF" wp14:editId="17AAAA82">
              <wp:extent cx="3799840" cy="151384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3800000" cy="1514286"/>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243" w:author="..." w:date="2018-06-12T10:10:00Z"/>
          <w:rFonts w:ascii="Times New Roman" w:eastAsia="宋体" w:hAnsi="Times New Roman" w:cs="Times New Roman"/>
          <w:b/>
          <w:bCs/>
          <w:color w:val="000000"/>
          <w:sz w:val="28"/>
          <w:szCs w:val="28"/>
          <w:rPrChange w:id="4244" w:author="Windows 用户" w:date="2018-06-12T19:05:00Z">
            <w:rPr>
              <w:del w:id="4245" w:author="..." w:date="2018-06-12T10:10:00Z"/>
              <w:rFonts w:ascii="Times New Roman" w:hAnsi="Times New Roman" w:cs="Times New Roman"/>
            </w:rPr>
          </w:rPrChange>
        </w:rPr>
        <w:pPrChange w:id="4246" w:author="Windows 用户" w:date="2018-06-12T19:05:00Z">
          <w:pPr>
            <w:ind w:left="300" w:firstLine="420"/>
          </w:pPr>
        </w:pPrChange>
      </w:pPr>
      <w:del w:id="4247" w:author="..." w:date="2018-06-12T10:10:00Z">
        <w:r w:rsidRPr="00D5095C">
          <w:rPr>
            <w:rFonts w:ascii="Times New Roman" w:eastAsia="宋体" w:hAnsi="Times New Roman" w:cs="Times New Roman" w:hint="eastAsia"/>
            <w:b/>
            <w:bCs/>
            <w:color w:val="000000"/>
            <w:sz w:val="28"/>
            <w:szCs w:val="28"/>
            <w:rPrChange w:id="4248" w:author="Windows 用户" w:date="2018-06-12T19:05:00Z">
              <w:rPr>
                <w:rFonts w:ascii="Times New Roman" w:hAnsi="Times New Roman" w:cs="Times New Roman" w:hint="eastAsia"/>
              </w:rPr>
            </w:rPrChange>
          </w:rPr>
          <w:delText>查看</w:delText>
        </w:r>
        <w:r w:rsidRPr="00D5095C">
          <w:rPr>
            <w:rFonts w:ascii="Times New Roman" w:eastAsia="宋体" w:hAnsi="Times New Roman" w:cs="Times New Roman"/>
            <w:b/>
            <w:bCs/>
            <w:color w:val="000000"/>
            <w:sz w:val="28"/>
            <w:szCs w:val="28"/>
            <w:rPrChange w:id="4249" w:author="Windows 用户" w:date="2018-06-12T19:05:00Z">
              <w:rPr>
                <w:rFonts w:ascii="Times New Roman" w:hAnsi="Times New Roman" w:cs="Times New Roman"/>
              </w:rPr>
            </w:rPrChange>
          </w:rPr>
          <w:delText>packages.xml</w:delText>
        </w:r>
        <w:r w:rsidRPr="00D5095C">
          <w:rPr>
            <w:rFonts w:ascii="Times New Roman" w:eastAsia="宋体" w:hAnsi="Times New Roman" w:cs="Times New Roman" w:hint="eastAsia"/>
            <w:b/>
            <w:bCs/>
            <w:color w:val="000000"/>
            <w:sz w:val="28"/>
            <w:szCs w:val="28"/>
            <w:rPrChange w:id="4250" w:author="Windows 用户" w:date="2018-06-12T19:05:00Z">
              <w:rPr>
                <w:rFonts w:ascii="Times New Roman" w:hAnsi="Times New Roman" w:cs="Times New Roman" w:hint="eastAsia"/>
              </w:rPr>
            </w:rPrChange>
          </w:rPr>
          <w:delText>文件中</w:delText>
        </w:r>
        <w:r w:rsidRPr="00D5095C">
          <w:rPr>
            <w:rFonts w:ascii="Times New Roman" w:eastAsia="宋体" w:hAnsi="Times New Roman" w:cs="Times New Roman"/>
            <w:b/>
            <w:bCs/>
            <w:color w:val="000000"/>
            <w:sz w:val="28"/>
            <w:szCs w:val="28"/>
            <w:rPrChange w:id="4251"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252" w:author="Windows 用户" w:date="2018-06-12T19:05:00Z">
              <w:rPr>
                <w:rFonts w:ascii="Times New Roman" w:hAnsi="Times New Roman" w:cs="Times New Roman" w:hint="eastAsia"/>
              </w:rPr>
            </w:rPrChange>
          </w:rPr>
          <w:delText>的</w:delText>
        </w:r>
        <w:r w:rsidRPr="00D5095C">
          <w:rPr>
            <w:rFonts w:ascii="Times New Roman" w:eastAsia="宋体" w:hAnsi="Times New Roman" w:cs="Times New Roman"/>
            <w:b/>
            <w:bCs/>
            <w:color w:val="000000"/>
            <w:sz w:val="28"/>
            <w:szCs w:val="28"/>
            <w:rPrChange w:id="4253" w:author="Windows 用户" w:date="2018-06-12T19:05:00Z">
              <w:rPr>
                <w:rFonts w:ascii="Times New Roman" w:hAnsi="Times New Roman" w:cs="Times New Roman"/>
              </w:rPr>
            </w:rPrChange>
          </w:rPr>
          <w:delText>package</w:delText>
        </w:r>
        <w:r w:rsidRPr="00D5095C">
          <w:rPr>
            <w:rFonts w:ascii="Times New Roman" w:eastAsia="宋体" w:hAnsi="Times New Roman" w:cs="Times New Roman" w:hint="eastAsia"/>
            <w:b/>
            <w:bCs/>
            <w:color w:val="000000"/>
            <w:sz w:val="28"/>
            <w:szCs w:val="28"/>
            <w:rPrChange w:id="4254" w:author="Windows 用户" w:date="2018-06-12T19:05:00Z">
              <w:rPr>
                <w:rFonts w:ascii="Times New Roman" w:hAnsi="Times New Roman" w:cs="Times New Roman" w:hint="eastAsia"/>
              </w:rPr>
            </w:rPrChange>
          </w:rPr>
          <w:delText>信息：</w:delText>
        </w:r>
      </w:del>
    </w:p>
    <w:p w:rsidR="00F76376" w:rsidRPr="00D5095C" w:rsidRDefault="00793F6E">
      <w:pPr>
        <w:spacing w:beforeLines="100" w:before="313" w:afterLines="50" w:after="156" w:line="360" w:lineRule="auto"/>
        <w:jc w:val="center"/>
        <w:outlineLvl w:val="1"/>
        <w:rPr>
          <w:del w:id="4255" w:author="..." w:date="2018-06-12T10:10:00Z"/>
          <w:rFonts w:ascii="Times New Roman" w:eastAsia="宋体" w:hAnsi="Times New Roman" w:cs="Times New Roman"/>
          <w:b/>
          <w:bCs/>
          <w:color w:val="000000"/>
          <w:sz w:val="28"/>
          <w:szCs w:val="28"/>
          <w:rPrChange w:id="4256" w:author="Windows 用户" w:date="2018-06-12T19:05:00Z">
            <w:rPr>
              <w:del w:id="4257" w:author="..." w:date="2018-06-12T10:10:00Z"/>
              <w:rFonts w:ascii="Times New Roman" w:hAnsi="Times New Roman" w:cs="Times New Roman"/>
            </w:rPr>
          </w:rPrChange>
        </w:rPr>
        <w:pPrChange w:id="4258" w:author="Windows 用户" w:date="2018-06-12T19:05:00Z">
          <w:pPr/>
        </w:pPrChange>
      </w:pPr>
      <w:del w:id="4259" w:author="..." w:date="2018-06-12T10:10:00Z">
        <w:r w:rsidRPr="00D5095C">
          <w:rPr>
            <w:rFonts w:ascii="Times New Roman" w:eastAsia="宋体" w:hAnsi="Times New Roman" w:cs="Times New Roman"/>
            <w:b/>
            <w:bCs/>
            <w:noProof/>
            <w:color w:val="000000"/>
            <w:sz w:val="28"/>
            <w:szCs w:val="28"/>
            <w:rPrChange w:id="4260" w:author="Windows 用户" w:date="2018-06-12T19:05:00Z">
              <w:rPr>
                <w:noProof/>
              </w:rPr>
            </w:rPrChange>
          </w:rPr>
          <w:drawing>
            <wp:inline distT="0" distB="0" distL="0" distR="0" wp14:anchorId="095BF93F" wp14:editId="2875AC52">
              <wp:extent cx="5274310" cy="1869440"/>
              <wp:effectExtent l="0" t="0" r="2540"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1"/>
                      <a:stretch>
                        <a:fillRect/>
                      </a:stretch>
                    </pic:blipFill>
                    <pic:spPr>
                      <a:xfrm>
                        <a:off x="0" y="0"/>
                        <a:ext cx="5274310" cy="1869440"/>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261" w:author="..." w:date="2018-06-12T10:10:00Z"/>
          <w:rFonts w:ascii="Times New Roman" w:eastAsia="宋体" w:hAnsi="Times New Roman" w:cs="Times New Roman"/>
          <w:b/>
          <w:bCs/>
          <w:color w:val="000000"/>
          <w:sz w:val="28"/>
          <w:szCs w:val="28"/>
          <w:rPrChange w:id="4262" w:author="Windows 用户" w:date="2018-06-12T19:05:00Z">
            <w:rPr>
              <w:del w:id="4263" w:author="..." w:date="2018-06-12T10:10:00Z"/>
              <w:rFonts w:ascii="Times New Roman" w:hAnsi="Times New Roman" w:cs="Times New Roman"/>
            </w:rPr>
          </w:rPrChange>
        </w:rPr>
        <w:pPrChange w:id="4264" w:author="Windows 用户" w:date="2018-06-12T19:05:00Z">
          <w:pPr>
            <w:ind w:left="300" w:firstLine="420"/>
          </w:pPr>
        </w:pPrChange>
      </w:pPr>
      <w:del w:id="4265" w:author="..." w:date="2018-06-12T10:10:00Z">
        <w:r w:rsidRPr="00D5095C">
          <w:rPr>
            <w:rFonts w:ascii="Times New Roman" w:eastAsia="宋体" w:hAnsi="Times New Roman" w:cs="Times New Roman"/>
            <w:b/>
            <w:bCs/>
            <w:color w:val="000000"/>
            <w:sz w:val="28"/>
            <w:szCs w:val="28"/>
            <w:rPrChange w:id="4266" w:author="Windows 用户" w:date="2018-06-12T19:05:00Z">
              <w:rPr>
                <w:rFonts w:ascii="Times New Roman" w:hAnsi="Times New Roman" w:cs="Times New Roman"/>
              </w:rPr>
            </w:rPrChange>
          </w:rPr>
          <w:delText>adb shell</w:delText>
        </w:r>
        <w:r w:rsidRPr="00D5095C">
          <w:rPr>
            <w:rFonts w:ascii="Times New Roman" w:eastAsia="宋体" w:hAnsi="Times New Roman" w:cs="Times New Roman" w:hint="eastAsia"/>
            <w:b/>
            <w:bCs/>
            <w:color w:val="000000"/>
            <w:sz w:val="28"/>
            <w:szCs w:val="28"/>
            <w:rPrChange w:id="4267" w:author="Windows 用户" w:date="2018-06-12T19:05:00Z">
              <w:rPr>
                <w:rFonts w:ascii="Times New Roman" w:hAnsi="Times New Roman" w:cs="Times New Roman" w:hint="eastAsia"/>
              </w:rPr>
            </w:rPrChange>
          </w:rPr>
          <w:delText>下查看进程列表：</w:delText>
        </w:r>
      </w:del>
    </w:p>
    <w:p w:rsidR="00F76376" w:rsidRPr="00D5095C" w:rsidRDefault="00793F6E">
      <w:pPr>
        <w:spacing w:beforeLines="100" w:before="313" w:afterLines="50" w:after="156" w:line="360" w:lineRule="auto"/>
        <w:jc w:val="center"/>
        <w:outlineLvl w:val="1"/>
        <w:rPr>
          <w:del w:id="4268" w:author="..." w:date="2018-06-12T10:10:00Z"/>
          <w:rFonts w:ascii="Times New Roman" w:eastAsia="宋体" w:hAnsi="Times New Roman" w:cs="Times New Roman"/>
          <w:b/>
          <w:bCs/>
          <w:color w:val="000000"/>
          <w:sz w:val="28"/>
          <w:szCs w:val="28"/>
          <w:rPrChange w:id="4269" w:author="Windows 用户" w:date="2018-06-12T19:05:00Z">
            <w:rPr>
              <w:del w:id="4270" w:author="..." w:date="2018-06-12T10:10:00Z"/>
              <w:rFonts w:ascii="Times New Roman" w:hAnsi="Times New Roman" w:cs="Times New Roman"/>
            </w:rPr>
          </w:rPrChange>
        </w:rPr>
        <w:pPrChange w:id="4271" w:author="Windows 用户" w:date="2018-06-12T19:05:00Z">
          <w:pPr/>
        </w:pPrChange>
      </w:pPr>
      <w:del w:id="4272" w:author="..." w:date="2018-06-12T10:10:00Z">
        <w:r w:rsidRPr="00D5095C">
          <w:rPr>
            <w:rFonts w:ascii="Times New Roman" w:eastAsia="宋体" w:hAnsi="Times New Roman" w:cs="Times New Roman"/>
            <w:b/>
            <w:bCs/>
            <w:noProof/>
            <w:color w:val="000000"/>
            <w:sz w:val="28"/>
            <w:szCs w:val="28"/>
            <w:rPrChange w:id="4273" w:author="Windows 用户" w:date="2018-06-12T19:05:00Z">
              <w:rPr>
                <w:noProof/>
              </w:rPr>
            </w:rPrChange>
          </w:rPr>
          <w:drawing>
            <wp:inline distT="0" distB="0" distL="0" distR="0" wp14:anchorId="456095BD" wp14:editId="255D463C">
              <wp:extent cx="5274310" cy="3371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2"/>
                      <a:stretch>
                        <a:fillRect/>
                      </a:stretch>
                    </pic:blipFill>
                    <pic:spPr>
                      <a:xfrm>
                        <a:off x="0" y="0"/>
                        <a:ext cx="5274310" cy="337185"/>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274" w:author="..." w:date="2018-06-12T10:10:00Z"/>
          <w:rFonts w:ascii="Times New Roman" w:eastAsia="宋体" w:hAnsi="Times New Roman" w:cs="Times New Roman"/>
          <w:b/>
          <w:bCs/>
          <w:color w:val="000000"/>
          <w:sz w:val="28"/>
          <w:szCs w:val="28"/>
          <w:rPrChange w:id="4275" w:author="Windows 用户" w:date="2018-06-12T19:05:00Z">
            <w:rPr>
              <w:del w:id="4276" w:author="..." w:date="2018-06-12T10:10:00Z"/>
            </w:rPr>
          </w:rPrChange>
        </w:rPr>
        <w:pPrChange w:id="4277" w:author="Windows 用户" w:date="2018-06-12T19:05:00Z">
          <w:pPr/>
        </w:pPrChange>
      </w:pPr>
      <w:del w:id="4278" w:author="..." w:date="2018-06-12T10:10:00Z">
        <w:r w:rsidRPr="00D5095C">
          <w:rPr>
            <w:rFonts w:ascii="Times New Roman" w:eastAsia="宋体" w:hAnsi="Times New Roman" w:cs="Times New Roman"/>
            <w:b/>
            <w:bCs/>
            <w:color w:val="000000"/>
            <w:sz w:val="28"/>
            <w:szCs w:val="28"/>
            <w:rPrChange w:id="4279" w:author="Windows 用户" w:date="2018-06-12T19:05:00Z">
              <w:rPr>
                <w:rFonts w:ascii="Times New Roman" w:hAnsi="Times New Roman" w:cs="Times New Roman"/>
              </w:rPr>
            </w:rPrChange>
          </w:rPr>
          <w:tab/>
        </w:r>
        <w:r w:rsidRPr="00D5095C">
          <w:rPr>
            <w:rFonts w:ascii="Times New Roman" w:eastAsia="宋体" w:hAnsi="Times New Roman" w:cs="Times New Roman" w:hint="eastAsia"/>
            <w:b/>
            <w:bCs/>
            <w:color w:val="000000"/>
            <w:sz w:val="28"/>
            <w:szCs w:val="28"/>
            <w:rPrChange w:id="4280" w:author="Windows 用户" w:date="2018-06-12T19:05:00Z">
              <w:rPr>
                <w:rFonts w:ascii="Times New Roman" w:hAnsi="Times New Roman" w:cs="Times New Roman" w:hint="eastAsia"/>
              </w:rPr>
            </w:rPrChange>
          </w:rPr>
          <w:delText>只有</w:delText>
        </w:r>
        <w:r w:rsidRPr="00D5095C">
          <w:rPr>
            <w:rFonts w:ascii="Times New Roman" w:eastAsia="宋体" w:hAnsi="Times New Roman" w:cs="Times New Roman"/>
            <w:b/>
            <w:bCs/>
            <w:color w:val="000000"/>
            <w:sz w:val="28"/>
            <w:szCs w:val="28"/>
            <w:rPrChange w:id="4281" w:author="Windows 用户" w:date="2018-06-12T19:05:00Z">
              <w:rPr>
                <w:rFonts w:ascii="Times New Roman" w:hAnsi="Times New Roman" w:cs="Times New Roman"/>
              </w:rPr>
            </w:rPrChange>
          </w:rPr>
          <w:delText>1</w:delText>
        </w:r>
        <w:r w:rsidRPr="00D5095C">
          <w:rPr>
            <w:rFonts w:ascii="Times New Roman" w:eastAsia="宋体" w:hAnsi="Times New Roman" w:cs="Times New Roman" w:hint="eastAsia"/>
            <w:b/>
            <w:bCs/>
            <w:color w:val="000000"/>
            <w:sz w:val="28"/>
            <w:szCs w:val="28"/>
            <w:rPrChange w:id="4282" w:author="Windows 用户" w:date="2018-06-12T19:05:00Z">
              <w:rPr>
                <w:rFonts w:ascii="Times New Roman" w:hAnsi="Times New Roman" w:cs="Times New Roman" w:hint="eastAsia"/>
              </w:rPr>
            </w:rPrChange>
          </w:rPr>
          <w:delText>个进程，除此之外，</w:delText>
        </w:r>
        <w:r w:rsidRPr="00D5095C">
          <w:rPr>
            <w:rFonts w:ascii="Times New Roman" w:eastAsia="宋体" w:hAnsi="Times New Roman" w:cs="Times New Roman"/>
            <w:b/>
            <w:bCs/>
            <w:color w:val="000000"/>
            <w:sz w:val="28"/>
            <w:szCs w:val="28"/>
            <w:rPrChange w:id="4283" w:author="Windows 用户" w:date="2018-06-12T19:05:00Z">
              <w:rPr>
                <w:rFonts w:ascii="Times New Roman" w:hAnsi="Times New Roman" w:cs="Times New Roman"/>
              </w:rPr>
            </w:rPrChange>
          </w:rPr>
          <w:delText>packages.xml</w:delText>
        </w:r>
        <w:r w:rsidRPr="00D5095C">
          <w:rPr>
            <w:rFonts w:ascii="Times New Roman" w:eastAsia="宋体" w:hAnsi="Times New Roman" w:cs="Times New Roman" w:hint="eastAsia"/>
            <w:b/>
            <w:bCs/>
            <w:color w:val="000000"/>
            <w:sz w:val="28"/>
            <w:szCs w:val="28"/>
            <w:rPrChange w:id="4284" w:author="Windows 用户" w:date="2018-06-12T19:05:00Z">
              <w:rPr>
                <w:rFonts w:ascii="Times New Roman" w:hAnsi="Times New Roman" w:cs="Times New Roman" w:hint="eastAsia"/>
              </w:rPr>
            </w:rPrChange>
          </w:rPr>
          <w:delText>前后“</w:delText>
        </w:r>
        <w:r w:rsidRPr="00D5095C">
          <w:rPr>
            <w:rFonts w:ascii="Times New Roman" w:eastAsia="宋体" w:hAnsi="Times New Roman" w:cs="Times New Roman"/>
            <w:b/>
            <w:bCs/>
            <w:color w:val="000000"/>
            <w:sz w:val="28"/>
            <w:szCs w:val="28"/>
            <w:rPrChange w:id="4285" w:author="Windows 用户" w:date="2018-06-12T19:05:00Z">
              <w:rPr>
                <w:rFonts w:ascii="Times New Roman" w:hAnsi="Times New Roman" w:cs="Times New Roman"/>
              </w:rPr>
            </w:rPrChange>
          </w:rPr>
          <w:delText>codePath</w:delText>
        </w:r>
        <w:r w:rsidRPr="00D5095C">
          <w:rPr>
            <w:rFonts w:ascii="Times New Roman" w:eastAsia="宋体" w:hAnsi="Times New Roman" w:cs="Times New Roman" w:hint="eastAsia"/>
            <w:b/>
            <w:bCs/>
            <w:color w:val="000000"/>
            <w:sz w:val="28"/>
            <w:szCs w:val="28"/>
            <w:rPrChange w:id="4286" w:author="Windows 用户" w:date="2018-06-12T19:05:00Z">
              <w:rPr>
                <w:rFonts w:ascii="Times New Roman" w:hAnsi="Times New Roman" w:cs="Times New Roman" w:hint="eastAsia"/>
              </w:rPr>
            </w:rPrChange>
          </w:rPr>
          <w:delText>”也发生了变化，进入</w:delText>
        </w:r>
        <w:r w:rsidRPr="00D5095C">
          <w:rPr>
            <w:rFonts w:ascii="Times New Roman" w:eastAsia="宋体" w:hAnsi="Times New Roman" w:cs="Times New Roman"/>
            <w:b/>
            <w:bCs/>
            <w:color w:val="000000"/>
            <w:sz w:val="28"/>
            <w:szCs w:val="28"/>
            <w:rPrChange w:id="4287" w:author="Windows 用户" w:date="2018-06-12T19:05:00Z">
              <w:rPr>
                <w:rFonts w:ascii="Times New Roman" w:hAnsi="Times New Roman" w:cs="Times New Roman"/>
              </w:rPr>
            </w:rPrChange>
          </w:rPr>
          <w:delText>Android</w:delText>
        </w:r>
        <w:r w:rsidRPr="00D5095C">
          <w:rPr>
            <w:rFonts w:ascii="Times New Roman" w:eastAsia="宋体" w:hAnsi="Times New Roman" w:cs="Times New Roman" w:hint="eastAsia"/>
            <w:b/>
            <w:bCs/>
            <w:color w:val="000000"/>
            <w:sz w:val="28"/>
            <w:szCs w:val="28"/>
            <w:rPrChange w:id="4288" w:author="Windows 用户" w:date="2018-06-12T19:05:00Z">
              <w:rPr>
                <w:rFonts w:ascii="Times New Roman" w:hAnsi="Times New Roman" w:cs="Times New Roman" w:hint="eastAsia"/>
              </w:rPr>
            </w:rPrChange>
          </w:rPr>
          <w:delText>查看</w:delText>
        </w:r>
        <w:r w:rsidRPr="00D5095C">
          <w:rPr>
            <w:rFonts w:ascii="Times New Roman" w:eastAsia="宋体" w:hAnsi="Times New Roman" w:cs="Times New Roman"/>
            <w:b/>
            <w:bCs/>
            <w:color w:val="000000"/>
            <w:sz w:val="28"/>
            <w:szCs w:val="28"/>
            <w:rPrChange w:id="4289" w:author="Windows 用户" w:date="2018-06-12T19:05:00Z">
              <w:rPr>
                <w:rFonts w:ascii="Times New Roman" w:hAnsi="Times New Roman" w:cs="Times New Roman"/>
              </w:rPr>
            </w:rPrChange>
          </w:rPr>
          <w:delText>app</w:delText>
        </w:r>
        <w:r w:rsidRPr="00D5095C">
          <w:rPr>
            <w:rFonts w:ascii="Times New Roman" w:eastAsia="宋体" w:hAnsi="Times New Roman" w:cs="Times New Roman" w:hint="eastAsia"/>
            <w:b/>
            <w:bCs/>
            <w:color w:val="000000"/>
            <w:sz w:val="28"/>
            <w:szCs w:val="28"/>
            <w:rPrChange w:id="4290" w:author="Windows 用户" w:date="2018-06-12T19:05:00Z">
              <w:rPr>
                <w:rFonts w:ascii="Times New Roman" w:hAnsi="Times New Roman" w:cs="Times New Roman" w:hint="eastAsia"/>
              </w:rPr>
            </w:rPrChange>
          </w:rPr>
          <w:delText>，没有发现</w:delText>
        </w:r>
        <w:r w:rsidRPr="00D5095C">
          <w:rPr>
            <w:rFonts w:ascii="Times New Roman" w:eastAsia="宋体" w:hAnsi="Times New Roman" w:cs="Times New Roman"/>
            <w:b/>
            <w:bCs/>
            <w:color w:val="000000"/>
            <w:sz w:val="28"/>
            <w:szCs w:val="28"/>
            <w:rPrChange w:id="4291"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292" w:author="Windows 用户" w:date="2018-06-12T19:05:00Z">
              <w:rPr>
                <w:rFonts w:ascii="Times New Roman" w:hAnsi="Times New Roman" w:cs="Times New Roman" w:hint="eastAsia"/>
              </w:rPr>
            </w:rPrChange>
          </w:rPr>
          <w:delText>，只有</w:delText>
        </w:r>
        <w:r w:rsidRPr="00D5095C">
          <w:rPr>
            <w:rFonts w:ascii="Times New Roman" w:eastAsia="宋体" w:hAnsi="Times New Roman" w:cs="Times New Roman"/>
            <w:b/>
            <w:bCs/>
            <w:color w:val="000000"/>
            <w:sz w:val="28"/>
            <w:szCs w:val="28"/>
            <w:rPrChange w:id="4293"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294" w:author="Windows 用户" w:date="2018-06-12T19:05:00Z">
              <w:rPr>
                <w:rFonts w:ascii="Times New Roman" w:hAnsi="Times New Roman" w:cs="Times New Roman" w:hint="eastAsia"/>
              </w:rPr>
            </w:rPrChange>
          </w:rPr>
          <w:delText>，说明</w:delText>
        </w:r>
        <w:r w:rsidRPr="00D5095C">
          <w:rPr>
            <w:rFonts w:ascii="Times New Roman" w:eastAsia="宋体" w:hAnsi="Times New Roman" w:cs="Times New Roman"/>
            <w:b/>
            <w:bCs/>
            <w:color w:val="000000"/>
            <w:sz w:val="28"/>
            <w:szCs w:val="28"/>
            <w:rPrChange w:id="4295" w:author="Windows 用户" w:date="2018-06-12T19:05:00Z">
              <w:rPr>
                <w:rFonts w:ascii="Times New Roman" w:hAnsi="Times New Roman" w:cs="Times New Roman"/>
              </w:rPr>
            </w:rPrChange>
          </w:rPr>
          <w:delText>app2</w:delText>
        </w:r>
        <w:r w:rsidRPr="00D5095C">
          <w:rPr>
            <w:rFonts w:ascii="Times New Roman" w:eastAsia="宋体" w:hAnsi="Times New Roman" w:cs="Times New Roman" w:hint="eastAsia"/>
            <w:b/>
            <w:bCs/>
            <w:color w:val="000000"/>
            <w:sz w:val="28"/>
            <w:szCs w:val="28"/>
            <w:rPrChange w:id="4296" w:author="Windows 用户" w:date="2018-06-12T19:05:00Z">
              <w:rPr>
                <w:rFonts w:ascii="Times New Roman" w:hAnsi="Times New Roman" w:cs="Times New Roman" w:hint="eastAsia"/>
              </w:rPr>
            </w:rPrChange>
          </w:rPr>
          <w:delText>将</w:delText>
        </w:r>
        <w:r w:rsidRPr="00D5095C">
          <w:rPr>
            <w:rFonts w:ascii="Times New Roman" w:eastAsia="宋体" w:hAnsi="Times New Roman" w:cs="Times New Roman"/>
            <w:b/>
            <w:bCs/>
            <w:color w:val="000000"/>
            <w:sz w:val="28"/>
            <w:szCs w:val="28"/>
            <w:rPrChange w:id="4297" w:author="Windows 用户" w:date="2018-06-12T19:05:00Z">
              <w:rPr>
                <w:rFonts w:ascii="Times New Roman" w:hAnsi="Times New Roman" w:cs="Times New Roman"/>
              </w:rPr>
            </w:rPrChange>
          </w:rPr>
          <w:delText>app1</w:delText>
        </w:r>
        <w:r w:rsidRPr="00D5095C">
          <w:rPr>
            <w:rFonts w:ascii="Times New Roman" w:eastAsia="宋体" w:hAnsi="Times New Roman" w:cs="Times New Roman" w:hint="eastAsia"/>
            <w:b/>
            <w:bCs/>
            <w:color w:val="000000"/>
            <w:sz w:val="28"/>
            <w:szCs w:val="28"/>
            <w:rPrChange w:id="4298" w:author="Windows 用户" w:date="2018-06-12T19:05:00Z">
              <w:rPr>
                <w:rFonts w:ascii="Times New Roman" w:hAnsi="Times New Roman" w:cs="Times New Roman" w:hint="eastAsia"/>
              </w:rPr>
            </w:rPrChange>
          </w:rPr>
          <w:delText>覆盖了。</w:delText>
        </w:r>
      </w:del>
    </w:p>
    <w:p w:rsidR="00F76376" w:rsidRPr="00D5095C" w:rsidRDefault="00793F6E">
      <w:pPr>
        <w:spacing w:beforeLines="100" w:before="313" w:afterLines="50" w:after="156" w:line="360" w:lineRule="auto"/>
        <w:jc w:val="center"/>
        <w:outlineLvl w:val="1"/>
        <w:rPr>
          <w:del w:id="4299" w:author="..." w:date="2018-06-12T10:10:00Z"/>
          <w:rFonts w:ascii="Times New Roman" w:eastAsia="宋体" w:hAnsi="Times New Roman" w:cs="Times New Roman"/>
          <w:color w:val="000000"/>
          <w:sz w:val="28"/>
          <w:szCs w:val="28"/>
          <w:rPrChange w:id="4300" w:author="Windows 用户" w:date="2018-06-12T19:05:00Z">
            <w:rPr>
              <w:del w:id="4301" w:author="..." w:date="2018-06-12T10:10:00Z"/>
            </w:rPr>
          </w:rPrChange>
        </w:rPr>
        <w:pPrChange w:id="4302" w:author="Windows 用户" w:date="2018-06-12T19:05:00Z">
          <w:pPr>
            <w:pStyle w:val="3"/>
          </w:pPr>
        </w:pPrChange>
      </w:pPr>
      <w:bookmarkStart w:id="4303" w:name="_Toc516102719"/>
      <w:del w:id="4304" w:author="..." w:date="2018-06-12T10:10:00Z">
        <w:r w:rsidRPr="00D5095C">
          <w:rPr>
            <w:rFonts w:ascii="Times New Roman" w:eastAsia="宋体" w:hAnsi="Times New Roman" w:cs="Times New Roman"/>
            <w:b/>
            <w:bCs/>
            <w:color w:val="000000"/>
            <w:sz w:val="28"/>
            <w:szCs w:val="28"/>
            <w:rPrChange w:id="4305" w:author="Windows 用户" w:date="2018-06-12T19:05:00Z">
              <w:rPr/>
            </w:rPrChange>
          </w:rPr>
          <w:delText xml:space="preserve">3.2.3 </w:delText>
        </w:r>
        <w:r w:rsidRPr="00D5095C">
          <w:rPr>
            <w:rFonts w:ascii="Times New Roman" w:eastAsia="宋体" w:hAnsi="Times New Roman" w:cs="Times New Roman" w:hint="eastAsia"/>
            <w:b/>
            <w:bCs/>
            <w:color w:val="000000"/>
            <w:sz w:val="28"/>
            <w:szCs w:val="28"/>
            <w:rPrChange w:id="4306" w:author="Windows 用户" w:date="2018-06-12T19:05:00Z">
              <w:rPr>
                <w:rFonts w:hint="eastAsia"/>
              </w:rPr>
            </w:rPrChange>
          </w:rPr>
          <w:delText>本节小结</w:delText>
        </w:r>
        <w:bookmarkEnd w:id="4303"/>
      </w:del>
    </w:p>
    <w:p w:rsidR="00F76376" w:rsidRPr="00D5095C" w:rsidRDefault="00793F6E">
      <w:pPr>
        <w:spacing w:beforeLines="100" w:before="313" w:afterLines="50" w:after="156" w:line="360" w:lineRule="auto"/>
        <w:jc w:val="center"/>
        <w:outlineLvl w:val="1"/>
        <w:rPr>
          <w:del w:id="4307" w:author="..." w:date="2018-06-12T10:10:00Z"/>
          <w:rFonts w:ascii="Times New Roman" w:eastAsia="宋体" w:hAnsi="Times New Roman" w:cs="Times New Roman"/>
          <w:b/>
          <w:bCs/>
          <w:color w:val="000000"/>
          <w:sz w:val="28"/>
          <w:szCs w:val="28"/>
          <w:rPrChange w:id="4308" w:author="Windows 用户" w:date="2018-06-12T19:05:00Z">
            <w:rPr>
              <w:del w:id="4309" w:author="..." w:date="2018-06-12T10:10:00Z"/>
            </w:rPr>
          </w:rPrChange>
        </w:rPr>
        <w:pPrChange w:id="4310" w:author="Windows 用户" w:date="2018-06-12T19:05:00Z">
          <w:pPr>
            <w:ind w:firstLineChars="200" w:firstLine="420"/>
          </w:pPr>
        </w:pPrChange>
      </w:pPr>
      <w:del w:id="4311" w:author="..." w:date="2018-06-12T10:10:00Z">
        <w:r w:rsidRPr="00D5095C">
          <w:rPr>
            <w:rFonts w:ascii="Times New Roman" w:eastAsia="宋体" w:hAnsi="Times New Roman" w:cs="Times New Roman" w:hint="eastAsia"/>
            <w:b/>
            <w:bCs/>
            <w:color w:val="000000"/>
            <w:sz w:val="28"/>
            <w:szCs w:val="28"/>
            <w:rPrChange w:id="4312" w:author="Windows 用户" w:date="2018-06-12T19:05:00Z">
              <w:rPr>
                <w:rFonts w:hint="eastAsia"/>
              </w:rPr>
            </w:rPrChange>
          </w:rPr>
          <w:delText>包名相同，签名不同时，后续</w:delText>
        </w:r>
        <w:r w:rsidRPr="00D5095C">
          <w:rPr>
            <w:rFonts w:ascii="Times New Roman" w:eastAsia="宋体" w:hAnsi="Times New Roman" w:cs="Times New Roman"/>
            <w:b/>
            <w:bCs/>
            <w:color w:val="000000"/>
            <w:sz w:val="28"/>
            <w:szCs w:val="28"/>
            <w:rPrChange w:id="4313" w:author="Windows 用户" w:date="2018-06-12T19:05:00Z">
              <w:rPr/>
            </w:rPrChange>
          </w:rPr>
          <w:delText>App</w:delText>
        </w:r>
        <w:r w:rsidRPr="00D5095C">
          <w:rPr>
            <w:rFonts w:ascii="Times New Roman" w:eastAsia="宋体" w:hAnsi="Times New Roman" w:cs="Times New Roman" w:hint="eastAsia"/>
            <w:b/>
            <w:bCs/>
            <w:color w:val="000000"/>
            <w:sz w:val="28"/>
            <w:szCs w:val="28"/>
            <w:rPrChange w:id="4314" w:author="Windows 用户" w:date="2018-06-12T19:05:00Z">
              <w:rPr>
                <w:rFonts w:hint="eastAsia"/>
              </w:rPr>
            </w:rPrChange>
          </w:rPr>
          <w:delText>在安装中会出错；当包名、签名均相同的时候，后续</w:delText>
        </w:r>
        <w:r w:rsidRPr="00D5095C">
          <w:rPr>
            <w:rFonts w:ascii="Times New Roman" w:eastAsia="宋体" w:hAnsi="Times New Roman" w:cs="Times New Roman"/>
            <w:b/>
            <w:bCs/>
            <w:color w:val="000000"/>
            <w:sz w:val="28"/>
            <w:szCs w:val="28"/>
            <w:rPrChange w:id="4315" w:author="Windows 用户" w:date="2018-06-12T19:05:00Z">
              <w:rPr/>
            </w:rPrChange>
          </w:rPr>
          <w:delText>App</w:delText>
        </w:r>
        <w:r w:rsidRPr="00D5095C">
          <w:rPr>
            <w:rFonts w:ascii="Times New Roman" w:eastAsia="宋体" w:hAnsi="Times New Roman" w:cs="Times New Roman" w:hint="eastAsia"/>
            <w:b/>
            <w:bCs/>
            <w:color w:val="000000"/>
            <w:sz w:val="28"/>
            <w:szCs w:val="28"/>
            <w:rPrChange w:id="4316" w:author="Windows 用户" w:date="2018-06-12T19:05:00Z">
              <w:rPr>
                <w:rFonts w:hint="eastAsia"/>
              </w:rPr>
            </w:rPrChange>
          </w:rPr>
          <w:delText>在安装过程中会覆盖先前的</w:delText>
        </w:r>
        <w:r w:rsidRPr="00D5095C">
          <w:rPr>
            <w:rFonts w:ascii="Times New Roman" w:eastAsia="宋体" w:hAnsi="Times New Roman" w:cs="Times New Roman"/>
            <w:b/>
            <w:bCs/>
            <w:color w:val="000000"/>
            <w:sz w:val="28"/>
            <w:szCs w:val="28"/>
            <w:rPrChange w:id="4317" w:author="Windows 用户" w:date="2018-06-12T19:05:00Z">
              <w:rPr/>
            </w:rPrChange>
          </w:rPr>
          <w:delText>App</w:delText>
        </w:r>
        <w:r w:rsidRPr="00D5095C">
          <w:rPr>
            <w:rFonts w:ascii="Times New Roman" w:eastAsia="宋体" w:hAnsi="Times New Roman" w:cs="Times New Roman" w:hint="eastAsia"/>
            <w:b/>
            <w:bCs/>
            <w:color w:val="000000"/>
            <w:sz w:val="28"/>
            <w:szCs w:val="28"/>
            <w:rPrChange w:id="4318" w:author="Windows 用户" w:date="2018-06-12T19:05:00Z">
              <w:rPr>
                <w:rFonts w:hint="eastAsia"/>
              </w:rPr>
            </w:rPrChange>
          </w:rPr>
          <w:delText>。</w:delText>
        </w:r>
      </w:del>
    </w:p>
    <w:p w:rsidR="00F76376" w:rsidRPr="00D5095C"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4319" w:author="Windows 用户" w:date="2018-06-12T19:05:00Z">
            <w:rPr/>
          </w:rPrChange>
        </w:rPr>
        <w:pPrChange w:id="4320" w:author="Windows 用户" w:date="2018-06-12T19:05:00Z">
          <w:pPr>
            <w:pStyle w:val="2"/>
          </w:pPr>
        </w:pPrChange>
      </w:pPr>
      <w:bookmarkStart w:id="4321" w:name="_Toc516593060"/>
      <w:r w:rsidRPr="00D5095C">
        <w:rPr>
          <w:rFonts w:ascii="Times New Roman" w:eastAsia="宋体" w:hAnsi="Times New Roman" w:cs="Times New Roman"/>
          <w:b/>
          <w:bCs/>
          <w:color w:val="000000"/>
          <w:sz w:val="28"/>
          <w:szCs w:val="28"/>
          <w:rPrChange w:id="4322" w:author="Windows 用户" w:date="2018-06-12T19:05:00Z">
            <w:rPr/>
          </w:rPrChange>
        </w:rPr>
        <w:t xml:space="preserve">3.3 </w:t>
      </w:r>
      <w:r w:rsidRPr="00D5095C">
        <w:rPr>
          <w:rFonts w:ascii="Times New Roman" w:eastAsia="宋体" w:hAnsi="Times New Roman" w:cs="Times New Roman" w:hint="eastAsia"/>
          <w:b/>
          <w:bCs/>
          <w:color w:val="000000"/>
          <w:sz w:val="28"/>
          <w:szCs w:val="28"/>
          <w:rPrChange w:id="4323" w:author="Windows 用户" w:date="2018-06-12T19:05:00Z">
            <w:rPr>
              <w:rFonts w:hint="eastAsia"/>
            </w:rPr>
          </w:rPrChange>
        </w:rPr>
        <w:t>定义但不注册组件</w:t>
      </w:r>
      <w:bookmarkEnd w:id="4321"/>
      <w:del w:id="4324" w:author="..." w:date="2018-06-12T07:50:00Z">
        <w:r w:rsidRPr="00D5095C">
          <w:rPr>
            <w:rFonts w:ascii="Times New Roman" w:eastAsia="宋体" w:hAnsi="Times New Roman" w:cs="Times New Roman" w:hint="eastAsia"/>
            <w:b/>
            <w:bCs/>
            <w:color w:val="000000"/>
            <w:sz w:val="28"/>
            <w:szCs w:val="28"/>
            <w:rPrChange w:id="4325" w:author="Windows 用户" w:date="2018-06-12T19:05:00Z">
              <w:rPr>
                <w:rFonts w:hint="eastAsia"/>
              </w:rPr>
            </w:rPrChange>
          </w:rPr>
          <w:delText>（实验六：）</w:delText>
        </w:r>
      </w:del>
    </w:p>
    <w:p w:rsidR="00F76376" w:rsidRPr="00F76376" w:rsidRDefault="00793F6E">
      <w:pPr>
        <w:spacing w:line="400" w:lineRule="exact"/>
        <w:ind w:firstLineChars="200" w:firstLine="480"/>
        <w:rPr>
          <w:rFonts w:ascii="Times New Roman" w:eastAsia="宋体" w:hAnsi="Times New Roman" w:cs="Times New Roman"/>
          <w:sz w:val="24"/>
          <w:szCs w:val="24"/>
          <w:rPrChange w:id="4326" w:author="..." w:date="2018-06-12T10:15:00Z">
            <w:rPr/>
          </w:rPrChange>
        </w:rPr>
        <w:pPrChange w:id="4327" w:author="..." w:date="2018-06-12T10:15:00Z">
          <w:pPr/>
        </w:pPrChange>
      </w:pPr>
      <w:r>
        <w:rPr>
          <w:rFonts w:ascii="Times New Roman" w:eastAsia="宋体" w:hAnsi="Times New Roman" w:cs="Times New Roman"/>
          <w:sz w:val="24"/>
          <w:szCs w:val="24"/>
          <w:rPrChange w:id="4328" w:author="..." w:date="2018-06-12T10:14:00Z">
            <w:rPr/>
          </w:rPrChange>
        </w:rPr>
        <w:t>Android</w:t>
      </w:r>
      <w:r>
        <w:rPr>
          <w:rFonts w:ascii="Times New Roman" w:eastAsia="宋体" w:hAnsi="Times New Roman" w:cs="Times New Roman" w:hint="eastAsia"/>
          <w:sz w:val="24"/>
          <w:szCs w:val="24"/>
          <w:rPrChange w:id="4329" w:author="..." w:date="2018-06-12T10:14:00Z">
            <w:rPr>
              <w:rFonts w:hint="eastAsia"/>
            </w:rPr>
          </w:rPrChange>
        </w:rPr>
        <w:t>系统在实例化一个</w:t>
      </w:r>
      <w:r>
        <w:rPr>
          <w:rFonts w:ascii="Times New Roman" w:eastAsia="宋体" w:hAnsi="Times New Roman" w:cs="Times New Roman"/>
          <w:sz w:val="24"/>
          <w:szCs w:val="24"/>
          <w:rPrChange w:id="4330" w:author="..." w:date="2018-06-12T10:14:00Z">
            <w:rPr/>
          </w:rPrChange>
        </w:rPr>
        <w:t>Activity</w:t>
      </w:r>
      <w:r>
        <w:rPr>
          <w:rFonts w:ascii="Times New Roman" w:eastAsia="宋体" w:hAnsi="Times New Roman" w:cs="Times New Roman" w:hint="eastAsia"/>
          <w:sz w:val="24"/>
          <w:szCs w:val="24"/>
          <w:rPrChange w:id="4331" w:author="..." w:date="2018-06-12T10:14:00Z">
            <w:rPr>
              <w:rFonts w:hint="eastAsia"/>
            </w:rPr>
          </w:rPrChange>
        </w:rPr>
        <w:t>时，需要查看</w:t>
      </w:r>
      <w:r>
        <w:rPr>
          <w:rFonts w:ascii="Times New Roman" w:eastAsia="宋体" w:hAnsi="Times New Roman" w:cs="Times New Roman"/>
          <w:sz w:val="24"/>
          <w:szCs w:val="24"/>
          <w:rPrChange w:id="4332" w:author="..." w:date="2018-06-12T10:14:00Z">
            <w:rPr/>
          </w:rPrChange>
        </w:rPr>
        <w:t>xml</w:t>
      </w:r>
      <w:r>
        <w:rPr>
          <w:rFonts w:ascii="Times New Roman" w:eastAsia="宋体" w:hAnsi="Times New Roman" w:cs="Times New Roman" w:hint="eastAsia"/>
          <w:sz w:val="24"/>
          <w:szCs w:val="24"/>
          <w:rPrChange w:id="4333" w:author="..." w:date="2018-06-12T10:14:00Z">
            <w:rPr>
              <w:rFonts w:hint="eastAsia"/>
            </w:rPr>
          </w:rPrChange>
        </w:rPr>
        <w:t>文件的配置，如果没有注册，是不会启动的。现在</w:t>
      </w:r>
      <w:r>
        <w:rPr>
          <w:rFonts w:ascii="Times New Roman" w:eastAsia="宋体" w:hAnsi="Times New Roman" w:cs="Times New Roman"/>
          <w:sz w:val="24"/>
          <w:szCs w:val="24"/>
          <w:rPrChange w:id="4334" w:author="..." w:date="2018-06-12T10:14:00Z">
            <w:rPr/>
          </w:rPrChange>
        </w:rPr>
        <w:t>Java</w:t>
      </w:r>
      <w:r>
        <w:rPr>
          <w:rFonts w:ascii="Times New Roman" w:eastAsia="宋体" w:hAnsi="Times New Roman" w:cs="Times New Roman" w:hint="eastAsia"/>
          <w:sz w:val="24"/>
          <w:szCs w:val="24"/>
          <w:rPrChange w:id="4335" w:author="..." w:date="2018-06-12T10:14:00Z">
            <w:rPr>
              <w:rFonts w:hint="eastAsia"/>
            </w:rPr>
          </w:rPrChange>
        </w:rPr>
        <w:t>文件中定义了一个</w:t>
      </w:r>
      <w:r>
        <w:rPr>
          <w:rFonts w:ascii="Times New Roman" w:eastAsia="宋体" w:hAnsi="Times New Roman" w:cs="Times New Roman"/>
          <w:sz w:val="24"/>
          <w:szCs w:val="24"/>
          <w:rPrChange w:id="4336" w:author="..." w:date="2018-06-12T10:14:00Z">
            <w:rPr/>
          </w:rPrChange>
        </w:rPr>
        <w:t>Activity</w:t>
      </w:r>
      <w:r>
        <w:rPr>
          <w:rFonts w:ascii="Times New Roman" w:eastAsia="宋体" w:hAnsi="Times New Roman" w:cs="Times New Roman" w:hint="eastAsia"/>
          <w:sz w:val="24"/>
          <w:szCs w:val="24"/>
          <w:rPrChange w:id="4337" w:author="..." w:date="2018-06-12T10:14:00Z">
            <w:rPr>
              <w:rFonts w:hint="eastAsia"/>
            </w:rPr>
          </w:rPrChange>
        </w:rPr>
        <w:t>类，但不在</w:t>
      </w:r>
      <w:ins w:id="4338" w:author="..." w:date="2018-06-12T10:19:00Z">
        <w:r>
          <w:rPr>
            <w:rFonts w:ascii="Times New Roman" w:eastAsia="宋体" w:hAnsi="Times New Roman" w:cs="Times New Roman" w:hint="eastAsia"/>
            <w:sz w:val="24"/>
            <w:szCs w:val="24"/>
          </w:rPr>
          <w:t>Android</w:t>
        </w:r>
      </w:ins>
      <w:del w:id="4339" w:author="..." w:date="2018-06-12T10:19:00Z">
        <w:r>
          <w:rPr>
            <w:rFonts w:ascii="Times New Roman" w:eastAsia="宋体" w:hAnsi="Times New Roman" w:cs="Times New Roman"/>
            <w:sz w:val="24"/>
            <w:szCs w:val="24"/>
            <w:rPrChange w:id="4340" w:author="..." w:date="2018-06-12T10:14:00Z">
              <w:rPr/>
            </w:rPrChange>
          </w:rPr>
          <w:delText>m</w:delText>
        </w:r>
      </w:del>
      <w:ins w:id="4341" w:author="..." w:date="2018-06-12T10:19:00Z">
        <w:r>
          <w:rPr>
            <w:rFonts w:ascii="Times New Roman" w:eastAsia="宋体" w:hAnsi="Times New Roman" w:cs="Times New Roman" w:hint="eastAsia"/>
            <w:sz w:val="24"/>
            <w:szCs w:val="24"/>
          </w:rPr>
          <w:t>M</w:t>
        </w:r>
      </w:ins>
      <w:r>
        <w:rPr>
          <w:rFonts w:ascii="Times New Roman" w:eastAsia="宋体" w:hAnsi="Times New Roman" w:cs="Times New Roman"/>
          <w:sz w:val="24"/>
          <w:szCs w:val="24"/>
          <w:rPrChange w:id="4342" w:author="..." w:date="2018-06-12T10:14:00Z">
            <w:rPr/>
          </w:rPrChange>
        </w:rPr>
        <w:t>anifest.xml</w:t>
      </w:r>
      <w:r>
        <w:rPr>
          <w:rFonts w:ascii="Times New Roman" w:eastAsia="宋体" w:hAnsi="Times New Roman" w:cs="Times New Roman" w:hint="eastAsia"/>
          <w:sz w:val="24"/>
          <w:szCs w:val="24"/>
          <w:rPrChange w:id="4343" w:author="..." w:date="2018-06-12T10:14:00Z">
            <w:rPr>
              <w:rFonts w:hint="eastAsia"/>
            </w:rPr>
          </w:rPrChange>
        </w:rPr>
        <w:t>中</w:t>
      </w:r>
      <w:r>
        <w:rPr>
          <w:rFonts w:ascii="Times New Roman" w:eastAsia="宋体" w:hAnsi="Times New Roman" w:cs="Times New Roman" w:hint="eastAsia"/>
          <w:sz w:val="24"/>
          <w:szCs w:val="24"/>
          <w:rPrChange w:id="4344" w:author="..." w:date="2018-06-12T10:14:00Z">
            <w:rPr>
              <w:rFonts w:hint="eastAsia"/>
            </w:rPr>
          </w:rPrChange>
        </w:rPr>
        <w:lastRenderedPageBreak/>
        <w:t>注册这个类，那么当用类名启动该</w:t>
      </w:r>
      <w:r>
        <w:rPr>
          <w:rFonts w:ascii="Times New Roman" w:eastAsia="宋体" w:hAnsi="Times New Roman" w:cs="Times New Roman"/>
          <w:sz w:val="24"/>
          <w:szCs w:val="24"/>
          <w:rPrChange w:id="4345" w:author="..." w:date="2018-06-12T10:14:00Z">
            <w:rPr/>
          </w:rPrChange>
        </w:rPr>
        <w:t>activity</w:t>
      </w:r>
      <w:r>
        <w:rPr>
          <w:rFonts w:ascii="Times New Roman" w:eastAsia="宋体" w:hAnsi="Times New Roman" w:cs="Times New Roman" w:hint="eastAsia"/>
          <w:sz w:val="24"/>
          <w:szCs w:val="24"/>
          <w:rPrChange w:id="4346" w:author="..." w:date="2018-06-12T10:14:00Z">
            <w:rPr>
              <w:rFonts w:hint="eastAsia"/>
            </w:rPr>
          </w:rPrChange>
        </w:rPr>
        <w:t>时，能否成功？</w:t>
      </w:r>
    </w:p>
    <w:p w:rsidR="00F76376" w:rsidRPr="00F76376" w:rsidDel="00EF2FA4" w:rsidRDefault="00793F6E">
      <w:pPr>
        <w:spacing w:line="400" w:lineRule="exact"/>
        <w:ind w:firstLineChars="200" w:firstLine="480"/>
        <w:rPr>
          <w:del w:id="4347" w:author="Windows 用户" w:date="2018-06-12T19:26:00Z"/>
          <w:rFonts w:ascii="Times New Roman" w:eastAsia="宋体" w:hAnsi="Times New Roman" w:cs="Times New Roman"/>
          <w:sz w:val="24"/>
          <w:szCs w:val="24"/>
          <w:rPrChange w:id="4348" w:author="..." w:date="2018-06-12T10:15:00Z">
            <w:rPr>
              <w:del w:id="4349" w:author="Windows 用户" w:date="2018-06-12T19:26:00Z"/>
            </w:rPr>
          </w:rPrChange>
        </w:rPr>
        <w:pPrChange w:id="4350" w:author="..." w:date="2018-06-12T10:15:00Z">
          <w:pPr>
            <w:ind w:firstLine="420"/>
          </w:pPr>
        </w:pPrChange>
      </w:pPr>
      <w:r>
        <w:rPr>
          <w:rFonts w:ascii="Times New Roman" w:eastAsia="宋体" w:hAnsi="Times New Roman" w:cs="Times New Roman" w:hint="eastAsia"/>
          <w:sz w:val="24"/>
          <w:szCs w:val="24"/>
          <w:rPrChange w:id="4351" w:author="..." w:date="2018-06-12T10:15:00Z">
            <w:rPr>
              <w:rFonts w:hint="eastAsia"/>
            </w:rPr>
          </w:rPrChange>
        </w:rPr>
        <w:t>在项目</w:t>
      </w:r>
      <w:r>
        <w:rPr>
          <w:rFonts w:ascii="Times New Roman" w:eastAsia="宋体" w:hAnsi="Times New Roman" w:cs="Times New Roman"/>
          <w:sz w:val="24"/>
          <w:szCs w:val="24"/>
          <w:rPrChange w:id="4352" w:author="..." w:date="2018-06-12T10:15:00Z">
            <w:rPr/>
          </w:rPrChange>
        </w:rPr>
        <w:t>A</w:t>
      </w:r>
      <w:ins w:id="4353" w:author="..." w:date="2018-06-12T10:18:00Z">
        <w:r>
          <w:rPr>
            <w:rFonts w:ascii="Times New Roman" w:eastAsia="宋体" w:hAnsi="Times New Roman" w:cs="Times New Roman" w:hint="eastAsia"/>
            <w:sz w:val="24"/>
            <w:szCs w:val="24"/>
          </w:rPr>
          <w:t>PP</w:t>
        </w:r>
      </w:ins>
      <w:del w:id="4354" w:author="..." w:date="2018-06-12T10:18:00Z">
        <w:r>
          <w:rPr>
            <w:rFonts w:ascii="Times New Roman" w:eastAsia="宋体" w:hAnsi="Times New Roman" w:cs="Times New Roman"/>
            <w:sz w:val="24"/>
            <w:szCs w:val="24"/>
            <w:rPrChange w:id="4355" w:author="..." w:date="2018-06-12T10:15:00Z">
              <w:rPr/>
            </w:rPrChange>
          </w:rPr>
          <w:delText>pp</w:delText>
        </w:r>
      </w:del>
      <w:r>
        <w:rPr>
          <w:rFonts w:ascii="Times New Roman" w:eastAsia="宋体" w:hAnsi="Times New Roman" w:cs="Times New Roman"/>
          <w:sz w:val="24"/>
          <w:szCs w:val="24"/>
          <w:rPrChange w:id="4356" w:author="..." w:date="2018-06-12T10:15:00Z">
            <w:rPr/>
          </w:rPrChange>
        </w:rPr>
        <w:t>2</w:t>
      </w:r>
      <w:r>
        <w:rPr>
          <w:rFonts w:ascii="Times New Roman" w:eastAsia="宋体" w:hAnsi="Times New Roman" w:cs="Times New Roman" w:hint="eastAsia"/>
          <w:sz w:val="24"/>
          <w:szCs w:val="24"/>
          <w:rPrChange w:id="4357" w:author="..." w:date="2018-06-12T10:15:00Z">
            <w:rPr>
              <w:rFonts w:hint="eastAsia"/>
            </w:rPr>
          </w:rPrChange>
        </w:rPr>
        <w:t>中新建一个名为</w:t>
      </w:r>
      <w:r>
        <w:rPr>
          <w:rFonts w:ascii="Times New Roman" w:eastAsia="宋体" w:hAnsi="Times New Roman" w:cs="Times New Roman"/>
          <w:sz w:val="24"/>
          <w:szCs w:val="24"/>
          <w:rPrChange w:id="4358" w:author="..." w:date="2018-06-12T10:15:00Z">
            <w:rPr/>
          </w:rPrChange>
        </w:rPr>
        <w:t>SecondActivity</w:t>
      </w:r>
      <w:r>
        <w:rPr>
          <w:rFonts w:ascii="Times New Roman" w:eastAsia="宋体" w:hAnsi="Times New Roman" w:cs="Times New Roman" w:hint="eastAsia"/>
          <w:sz w:val="24"/>
          <w:szCs w:val="24"/>
          <w:rPrChange w:id="4359" w:author="..." w:date="2018-06-12T10:15:00Z">
            <w:rPr>
              <w:rFonts w:hint="eastAsia"/>
            </w:rPr>
          </w:rPrChange>
        </w:rPr>
        <w:t>，在</w:t>
      </w:r>
      <w:r>
        <w:rPr>
          <w:rFonts w:ascii="Times New Roman" w:eastAsia="宋体" w:hAnsi="Times New Roman" w:cs="Times New Roman"/>
          <w:sz w:val="24"/>
          <w:szCs w:val="24"/>
          <w:rPrChange w:id="4360" w:author="..." w:date="2018-06-12T10:15:00Z">
            <w:rPr/>
          </w:rPrChange>
        </w:rPr>
        <w:t>FirstActivity</w:t>
      </w:r>
      <w:r>
        <w:rPr>
          <w:rFonts w:ascii="Times New Roman" w:eastAsia="宋体" w:hAnsi="Times New Roman" w:cs="Times New Roman" w:hint="eastAsia"/>
          <w:sz w:val="24"/>
          <w:szCs w:val="24"/>
          <w:rPrChange w:id="4361" w:author="..." w:date="2018-06-12T10:15:00Z">
            <w:rPr>
              <w:rFonts w:hint="eastAsia"/>
            </w:rPr>
          </w:rPrChange>
        </w:rPr>
        <w:t>中添加一个</w:t>
      </w:r>
      <w:r>
        <w:rPr>
          <w:rFonts w:ascii="Times New Roman" w:eastAsia="宋体" w:hAnsi="Times New Roman" w:cs="Times New Roman"/>
          <w:sz w:val="24"/>
          <w:szCs w:val="24"/>
          <w:rPrChange w:id="4362" w:author="..." w:date="2018-06-12T10:15:00Z">
            <w:rPr/>
          </w:rPrChange>
        </w:rPr>
        <w:t>button</w:t>
      </w:r>
      <w:r>
        <w:rPr>
          <w:rFonts w:ascii="Times New Roman" w:eastAsia="宋体" w:hAnsi="Times New Roman" w:cs="Times New Roman" w:hint="eastAsia"/>
          <w:sz w:val="24"/>
          <w:szCs w:val="24"/>
          <w:rPrChange w:id="4363" w:author="..." w:date="2018-06-12T10:15:00Z">
            <w:rPr>
              <w:rFonts w:hint="eastAsia"/>
            </w:rPr>
          </w:rPrChange>
        </w:rPr>
        <w:t>，当点击</w:t>
      </w:r>
      <w:r>
        <w:rPr>
          <w:rFonts w:ascii="Times New Roman" w:eastAsia="宋体" w:hAnsi="Times New Roman" w:cs="Times New Roman"/>
          <w:sz w:val="24"/>
          <w:szCs w:val="24"/>
          <w:rPrChange w:id="4364" w:author="..." w:date="2018-06-12T10:15:00Z">
            <w:rPr/>
          </w:rPrChange>
        </w:rPr>
        <w:t>button</w:t>
      </w:r>
      <w:r>
        <w:rPr>
          <w:rFonts w:ascii="Times New Roman" w:eastAsia="宋体" w:hAnsi="Times New Roman" w:cs="Times New Roman" w:hint="eastAsia"/>
          <w:sz w:val="24"/>
          <w:szCs w:val="24"/>
          <w:rPrChange w:id="4365" w:author="..." w:date="2018-06-12T10:15:00Z">
            <w:rPr>
              <w:rFonts w:hint="eastAsia"/>
            </w:rPr>
          </w:rPrChange>
        </w:rPr>
        <w:t>时启动</w:t>
      </w:r>
      <w:r>
        <w:rPr>
          <w:rFonts w:ascii="Times New Roman" w:eastAsia="宋体" w:hAnsi="Times New Roman" w:cs="Times New Roman"/>
          <w:sz w:val="24"/>
          <w:szCs w:val="24"/>
          <w:rPrChange w:id="4366" w:author="..." w:date="2018-06-12T10:15:00Z">
            <w:rPr/>
          </w:rPrChange>
        </w:rPr>
        <w:t>SecondActivity</w:t>
      </w:r>
      <w:r>
        <w:rPr>
          <w:rFonts w:ascii="Times New Roman" w:eastAsia="宋体" w:hAnsi="Times New Roman" w:cs="Times New Roman" w:hint="eastAsia"/>
          <w:sz w:val="24"/>
          <w:szCs w:val="24"/>
          <w:rPrChange w:id="4367" w:author="..." w:date="2018-06-12T10:15:00Z">
            <w:rPr>
              <w:rFonts w:hint="eastAsia"/>
            </w:rPr>
          </w:rPrChange>
        </w:rPr>
        <w:t>。</w:t>
      </w:r>
    </w:p>
    <w:p w:rsidR="00F76376" w:rsidRDefault="00793F6E">
      <w:pPr>
        <w:spacing w:line="400" w:lineRule="exact"/>
        <w:ind w:firstLineChars="200" w:firstLine="480"/>
        <w:rPr>
          <w:rFonts w:eastAsia="宋体"/>
        </w:rPr>
        <w:pPrChange w:id="4368" w:author="..." w:date="2018-06-12T10:15:00Z">
          <w:pPr/>
        </w:pPrChange>
      </w:pPr>
      <w:del w:id="4369" w:author="..." w:date="2018-06-12T10:15:00Z">
        <w:r>
          <w:rPr>
            <w:rFonts w:ascii="Times New Roman" w:eastAsia="宋体" w:hAnsi="Times New Roman" w:cs="Times New Roman"/>
            <w:sz w:val="24"/>
            <w:szCs w:val="24"/>
            <w:rPrChange w:id="4370" w:author="..." w:date="2018-06-12T10:15:00Z">
              <w:rPr/>
            </w:rPrChange>
          </w:rPr>
          <w:delText xml:space="preserve">[1] </w:delText>
        </w:r>
      </w:del>
      <w:r>
        <w:rPr>
          <w:rFonts w:ascii="Times New Roman" w:eastAsia="宋体" w:hAnsi="Times New Roman" w:cs="Times New Roman" w:hint="eastAsia"/>
          <w:sz w:val="24"/>
          <w:szCs w:val="24"/>
          <w:rPrChange w:id="4371" w:author="..." w:date="2018-06-12T10:15:00Z">
            <w:rPr>
              <w:rFonts w:hint="eastAsia"/>
            </w:rPr>
          </w:rPrChange>
        </w:rPr>
        <w:t>在</w:t>
      </w:r>
      <w:r>
        <w:rPr>
          <w:rFonts w:ascii="Times New Roman" w:eastAsia="宋体" w:hAnsi="Times New Roman" w:cs="Times New Roman"/>
          <w:sz w:val="24"/>
          <w:szCs w:val="24"/>
          <w:rPrChange w:id="4372" w:author="..." w:date="2018-06-12T10:15:00Z">
            <w:rPr/>
          </w:rPrChange>
        </w:rPr>
        <w:t>activity_first_layout</w:t>
      </w:r>
      <w:r>
        <w:rPr>
          <w:rFonts w:ascii="Times New Roman" w:eastAsia="宋体" w:hAnsi="Times New Roman" w:cs="Times New Roman" w:hint="eastAsia"/>
          <w:sz w:val="24"/>
          <w:szCs w:val="24"/>
          <w:rPrChange w:id="4373" w:author="..." w:date="2018-06-12T10:15:00Z">
            <w:rPr>
              <w:rFonts w:hint="eastAsia"/>
            </w:rPr>
          </w:rPrChange>
        </w:rPr>
        <w:t>中添加</w:t>
      </w:r>
      <w:r>
        <w:rPr>
          <w:rFonts w:ascii="Times New Roman" w:eastAsia="宋体" w:hAnsi="Times New Roman" w:cs="Times New Roman"/>
          <w:sz w:val="24"/>
          <w:szCs w:val="24"/>
          <w:rPrChange w:id="4374" w:author="..." w:date="2018-06-12T10:15:00Z">
            <w:rPr/>
          </w:rPrChange>
        </w:rPr>
        <w:t>button</w:t>
      </w:r>
      <w:ins w:id="4375" w:author="..." w:date="2018-06-12T10:15:00Z">
        <w:r>
          <w:rPr>
            <w:rFonts w:ascii="Times New Roman" w:eastAsia="宋体" w:hAnsi="Times New Roman" w:cs="Times New Roman" w:hint="eastAsia"/>
            <w:sz w:val="24"/>
            <w:szCs w:val="24"/>
          </w:rPr>
          <w:t>：</w:t>
        </w:r>
      </w:ins>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76" w:author="Windows 用户" w:date="2018-06-12T19:35:00Z">
            <w:rPr/>
          </w:rPrChange>
        </w:rPr>
        <w:pPrChange w:id="4377" w:author="Windows 用户" w:date="2018-06-12T19:35:00Z">
          <w:pPr>
            <w:shd w:val="clear" w:color="auto" w:fill="E7E6E6" w:themeFill="background2"/>
          </w:pPr>
        </w:pPrChange>
      </w:pPr>
      <w:r w:rsidRPr="009B4BB1">
        <w:rPr>
          <w:rFonts w:ascii="Times New Roman" w:eastAsia="宋体" w:hAnsi="Times New Roman"/>
          <w:rPrChange w:id="4378" w:author="Windows 用户" w:date="2018-06-12T19:35:00Z">
            <w:rPr/>
          </w:rPrChange>
        </w:rPr>
        <w:t>&lt;Button</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79" w:author="Windows 用户" w:date="2018-06-12T19:35:00Z">
            <w:rPr/>
          </w:rPrChange>
        </w:rPr>
        <w:pPrChange w:id="4380" w:author="Windows 用户" w:date="2018-06-12T19:35:00Z">
          <w:pPr>
            <w:shd w:val="clear" w:color="auto" w:fill="E7E6E6" w:themeFill="background2"/>
          </w:pPr>
        </w:pPrChange>
      </w:pPr>
      <w:r w:rsidRPr="009B4BB1">
        <w:rPr>
          <w:rFonts w:ascii="Times New Roman" w:eastAsia="宋体" w:hAnsi="Times New Roman"/>
          <w:rPrChange w:id="4381" w:author="Windows 用户" w:date="2018-06-12T19:35:00Z">
            <w:rPr/>
          </w:rPrChange>
        </w:rPr>
        <w:t xml:space="preserve">    android:id="@+id/SecondActivity"</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82" w:author="Windows 用户" w:date="2018-06-12T19:35:00Z">
            <w:rPr/>
          </w:rPrChange>
        </w:rPr>
        <w:pPrChange w:id="4383" w:author="Windows 用户" w:date="2018-06-12T19:35:00Z">
          <w:pPr>
            <w:shd w:val="clear" w:color="auto" w:fill="E7E6E6" w:themeFill="background2"/>
          </w:pPr>
        </w:pPrChange>
      </w:pPr>
      <w:r w:rsidRPr="009B4BB1">
        <w:rPr>
          <w:rFonts w:ascii="Times New Roman" w:eastAsia="宋体" w:hAnsi="Times New Roman"/>
          <w:rPrChange w:id="4384" w:author="Windows 用户" w:date="2018-06-12T19:35:00Z">
            <w:rPr/>
          </w:rPrChange>
        </w:rPr>
        <w:t xml:space="preserve">    android:layout_width="match_parent"</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85" w:author="Windows 用户" w:date="2018-06-12T19:35:00Z">
            <w:rPr/>
          </w:rPrChange>
        </w:rPr>
        <w:pPrChange w:id="4386" w:author="Windows 用户" w:date="2018-06-12T19:35:00Z">
          <w:pPr>
            <w:shd w:val="clear" w:color="auto" w:fill="E7E6E6" w:themeFill="background2"/>
          </w:pPr>
        </w:pPrChange>
      </w:pPr>
      <w:r w:rsidRPr="009B4BB1">
        <w:rPr>
          <w:rFonts w:ascii="Times New Roman" w:eastAsia="宋体" w:hAnsi="Times New Roman"/>
          <w:rPrChange w:id="4387" w:author="Windows 用户" w:date="2018-06-12T19:35:00Z">
            <w:rPr/>
          </w:rPrChange>
        </w:rPr>
        <w:t xml:space="preserve">    android:layout_height="wrap_content"</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88" w:author="Windows 用户" w:date="2018-06-12T19:35:00Z">
            <w:rPr/>
          </w:rPrChange>
        </w:rPr>
        <w:pPrChange w:id="4389" w:author="Windows 用户" w:date="2018-06-12T19:35:00Z">
          <w:pPr>
            <w:shd w:val="clear" w:color="auto" w:fill="E7E6E6" w:themeFill="background2"/>
          </w:pPr>
        </w:pPrChange>
      </w:pPr>
      <w:r w:rsidRPr="009B4BB1">
        <w:rPr>
          <w:rFonts w:ascii="Times New Roman" w:eastAsia="宋体" w:hAnsi="Times New Roman"/>
          <w:rPrChange w:id="4390" w:author="Windows 用户" w:date="2018-06-12T19:35:00Z">
            <w:rPr/>
          </w:rPrChange>
        </w:rPr>
        <w:t xml:space="preserve">    android:text="SecondActivity "</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391" w:author="Windows 用户" w:date="2018-06-12T19:35:00Z">
            <w:rPr/>
          </w:rPrChange>
        </w:rPr>
        <w:pPrChange w:id="4392" w:author="Windows 用户" w:date="2018-06-12T19:35:00Z">
          <w:pPr>
            <w:shd w:val="clear" w:color="auto" w:fill="E7E6E6" w:themeFill="background2"/>
          </w:pPr>
        </w:pPrChange>
      </w:pPr>
      <w:r w:rsidRPr="009B4BB1">
        <w:rPr>
          <w:rFonts w:ascii="Times New Roman" w:eastAsia="宋体" w:hAnsi="Times New Roman"/>
          <w:rPrChange w:id="4393" w:author="Windows 用户" w:date="2018-06-12T19:35:00Z">
            <w:rPr/>
          </w:rPrChange>
        </w:rPr>
        <w:t xml:space="preserve">    android:textAllCaps="false"/&gt;</w:t>
      </w:r>
    </w:p>
    <w:p w:rsidR="00F76376" w:rsidRPr="00F76376" w:rsidRDefault="00793F6E">
      <w:pPr>
        <w:spacing w:line="400" w:lineRule="exact"/>
        <w:ind w:firstLineChars="200" w:firstLine="480"/>
        <w:rPr>
          <w:rFonts w:ascii="Times New Roman" w:eastAsia="宋体" w:hAnsi="Times New Roman" w:cs="Times New Roman"/>
          <w:sz w:val="24"/>
          <w:szCs w:val="24"/>
          <w:rPrChange w:id="4394" w:author="..." w:date="2018-06-12T10:15:00Z">
            <w:rPr/>
          </w:rPrChange>
        </w:rPr>
        <w:pPrChange w:id="4395" w:author="..." w:date="2018-06-12T10:15:00Z">
          <w:pPr/>
        </w:pPrChange>
      </w:pPr>
      <w:del w:id="4396" w:author="..." w:date="2018-06-12T10:15:00Z">
        <w:r>
          <w:rPr>
            <w:rFonts w:ascii="Times New Roman" w:eastAsia="宋体" w:hAnsi="Times New Roman" w:cs="Times New Roman"/>
            <w:sz w:val="24"/>
            <w:szCs w:val="24"/>
            <w:rPrChange w:id="4397" w:author="..." w:date="2018-06-12T10:15:00Z">
              <w:rPr/>
            </w:rPrChange>
          </w:rPr>
          <w:delText>[2]</w:delText>
        </w:r>
      </w:del>
      <w:r>
        <w:rPr>
          <w:rFonts w:ascii="Times New Roman" w:eastAsia="宋体" w:hAnsi="Times New Roman" w:cs="Times New Roman" w:hint="eastAsia"/>
          <w:sz w:val="24"/>
          <w:szCs w:val="24"/>
          <w:rPrChange w:id="4398" w:author="..." w:date="2018-06-12T10:15:00Z">
            <w:rPr>
              <w:rFonts w:hint="eastAsia"/>
            </w:rPr>
          </w:rPrChange>
        </w:rPr>
        <w:t>在</w:t>
      </w:r>
      <w:r>
        <w:rPr>
          <w:rFonts w:ascii="Times New Roman" w:eastAsia="宋体" w:hAnsi="Times New Roman" w:cs="Times New Roman"/>
          <w:sz w:val="24"/>
          <w:szCs w:val="24"/>
          <w:rPrChange w:id="4399" w:author="..." w:date="2018-06-12T10:15:00Z">
            <w:rPr/>
          </w:rPrChange>
        </w:rPr>
        <w:t>FirstActivity</w:t>
      </w:r>
      <w:r>
        <w:rPr>
          <w:rFonts w:ascii="Times New Roman" w:eastAsia="宋体" w:hAnsi="Times New Roman" w:cs="Times New Roman" w:hint="eastAsia"/>
          <w:sz w:val="24"/>
          <w:szCs w:val="24"/>
          <w:rPrChange w:id="4400" w:author="..." w:date="2018-06-12T10:15:00Z">
            <w:rPr>
              <w:rFonts w:hint="eastAsia"/>
            </w:rPr>
          </w:rPrChange>
        </w:rPr>
        <w:t>中为</w:t>
      </w:r>
      <w:r>
        <w:rPr>
          <w:rFonts w:ascii="Times New Roman" w:eastAsia="宋体" w:hAnsi="Times New Roman" w:cs="Times New Roman"/>
          <w:sz w:val="24"/>
          <w:szCs w:val="24"/>
          <w:rPrChange w:id="4401" w:author="..." w:date="2018-06-12T10:15:00Z">
            <w:rPr/>
          </w:rPrChange>
        </w:rPr>
        <w:t>button</w:t>
      </w:r>
      <w:r>
        <w:rPr>
          <w:rFonts w:ascii="Times New Roman" w:eastAsia="宋体" w:hAnsi="Times New Roman" w:cs="Times New Roman" w:hint="eastAsia"/>
          <w:sz w:val="24"/>
          <w:szCs w:val="24"/>
          <w:rPrChange w:id="4402" w:author="..." w:date="2018-06-12T10:15:00Z">
            <w:rPr>
              <w:rFonts w:hint="eastAsia"/>
            </w:rPr>
          </w:rPrChange>
        </w:rPr>
        <w:t>的点击事件注册一个监听器</w:t>
      </w:r>
      <w:ins w:id="4403" w:author="..." w:date="2018-06-12T10:15:00Z">
        <w:r>
          <w:rPr>
            <w:rFonts w:ascii="Times New Roman" w:eastAsia="宋体" w:hAnsi="Times New Roman" w:cs="Times New Roman" w:hint="eastAsia"/>
            <w:sz w:val="24"/>
            <w:szCs w:val="24"/>
          </w:rPr>
          <w:t>：</w:t>
        </w:r>
      </w:ins>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04" w:author="Windows 用户" w:date="2018-06-12T19:36:00Z">
            <w:rPr/>
          </w:rPrChange>
        </w:rPr>
        <w:pPrChange w:id="4405" w:author="Windows 用户" w:date="2018-06-12T19:36:00Z">
          <w:pPr>
            <w:shd w:val="clear" w:color="auto" w:fill="E7E6E6" w:themeFill="background2"/>
          </w:pPr>
        </w:pPrChange>
      </w:pPr>
      <w:r w:rsidRPr="009B4BB1">
        <w:rPr>
          <w:rFonts w:ascii="Times New Roman" w:eastAsia="宋体" w:hAnsi="Times New Roman"/>
          <w:rPrChange w:id="4406" w:author="Windows 用户" w:date="2018-06-12T19:36:00Z">
            <w:rPr/>
          </w:rPrChange>
        </w:rPr>
        <w:t>Button button = (Button)findViewById(R.id.SecondActivity);</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07" w:author="Windows 用户" w:date="2018-06-12T19:36:00Z">
            <w:rPr/>
          </w:rPrChange>
        </w:rPr>
        <w:pPrChange w:id="4408" w:author="Windows 用户" w:date="2018-06-12T19:36:00Z">
          <w:pPr>
            <w:shd w:val="clear" w:color="auto" w:fill="E7E6E6" w:themeFill="background2"/>
          </w:pPr>
        </w:pPrChange>
      </w:pPr>
      <w:r w:rsidRPr="009B4BB1">
        <w:rPr>
          <w:rFonts w:ascii="Times New Roman" w:eastAsia="宋体" w:hAnsi="Times New Roman"/>
          <w:rPrChange w:id="4409" w:author="Windows 用户" w:date="2018-06-12T19:36:00Z">
            <w:rPr/>
          </w:rPrChange>
        </w:rPr>
        <w:t>button.setOnClickListener(new View.OnClickListener() {</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10" w:author="Windows 用户" w:date="2018-06-12T19:36:00Z">
            <w:rPr/>
          </w:rPrChange>
        </w:rPr>
        <w:pPrChange w:id="4411" w:author="Windows 用户" w:date="2018-06-12T19:36:00Z">
          <w:pPr>
            <w:shd w:val="clear" w:color="auto" w:fill="E7E6E6" w:themeFill="background2"/>
          </w:pPr>
        </w:pPrChange>
      </w:pPr>
      <w:r w:rsidRPr="009B4BB1">
        <w:rPr>
          <w:rFonts w:ascii="Times New Roman" w:eastAsia="宋体" w:hAnsi="Times New Roman"/>
          <w:rPrChange w:id="4412" w:author="Windows 用户" w:date="2018-06-12T19:36:00Z">
            <w:rPr/>
          </w:rPrChange>
        </w:rPr>
        <w:t xml:space="preserve">    @Override</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13" w:author="Windows 用户" w:date="2018-06-12T19:36:00Z">
            <w:rPr/>
          </w:rPrChange>
        </w:rPr>
        <w:pPrChange w:id="4414" w:author="Windows 用户" w:date="2018-06-12T19:36:00Z">
          <w:pPr>
            <w:shd w:val="clear" w:color="auto" w:fill="E7E6E6" w:themeFill="background2"/>
          </w:pPr>
        </w:pPrChange>
      </w:pPr>
      <w:r w:rsidRPr="009B4BB1">
        <w:rPr>
          <w:rFonts w:ascii="Times New Roman" w:eastAsia="宋体" w:hAnsi="Times New Roman"/>
          <w:rPrChange w:id="4415" w:author="Windows 用户" w:date="2018-06-12T19:36:00Z">
            <w:rPr/>
          </w:rPrChange>
        </w:rPr>
        <w:t xml:space="preserve">    public void onClick(View v) {</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16" w:author="Windows 用户" w:date="2018-06-12T19:36:00Z">
            <w:rPr/>
          </w:rPrChange>
        </w:rPr>
        <w:pPrChange w:id="4417" w:author="Windows 用户" w:date="2018-06-12T19:36:00Z">
          <w:pPr>
            <w:shd w:val="clear" w:color="auto" w:fill="E7E6E6" w:themeFill="background2"/>
          </w:pPr>
        </w:pPrChange>
      </w:pPr>
      <w:r w:rsidRPr="009B4BB1">
        <w:rPr>
          <w:rFonts w:ascii="Times New Roman" w:eastAsia="宋体" w:hAnsi="Times New Roman"/>
          <w:rPrChange w:id="4418" w:author="Windows 用户" w:date="2018-06-12T19:36:00Z">
            <w:rPr/>
          </w:rPrChange>
        </w:rPr>
        <w:t xml:space="preserve">        Intent intent = new Intent(FirstActivity.this, SecondActivity.class);</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19" w:author="Windows 用户" w:date="2018-06-12T19:36:00Z">
            <w:rPr/>
          </w:rPrChange>
        </w:rPr>
        <w:pPrChange w:id="4420" w:author="Windows 用户" w:date="2018-06-12T19:36:00Z">
          <w:pPr>
            <w:shd w:val="clear" w:color="auto" w:fill="E7E6E6" w:themeFill="background2"/>
          </w:pPr>
        </w:pPrChange>
      </w:pPr>
      <w:r w:rsidRPr="009B4BB1">
        <w:rPr>
          <w:rFonts w:ascii="Times New Roman" w:eastAsia="宋体" w:hAnsi="Times New Roman"/>
          <w:rPrChange w:id="4421" w:author="Windows 用户" w:date="2018-06-12T19:36:00Z">
            <w:rPr/>
          </w:rPrChange>
        </w:rPr>
        <w:t xml:space="preserve">        startActivity(intent);</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22" w:author="Windows 用户" w:date="2018-06-12T19:36:00Z">
            <w:rPr/>
          </w:rPrChange>
        </w:rPr>
        <w:pPrChange w:id="4423" w:author="Windows 用户" w:date="2018-06-12T19:36:00Z">
          <w:pPr>
            <w:shd w:val="clear" w:color="auto" w:fill="E7E6E6" w:themeFill="background2"/>
          </w:pPr>
        </w:pPrChange>
      </w:pPr>
      <w:r w:rsidRPr="009B4BB1">
        <w:rPr>
          <w:rFonts w:ascii="Times New Roman" w:eastAsia="宋体" w:hAnsi="Times New Roman"/>
          <w:rPrChange w:id="4424" w:author="Windows 用户" w:date="2018-06-12T19:36:00Z">
            <w:rPr/>
          </w:rPrChange>
        </w:rPr>
        <w:t xml:space="preserve">    }</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4425" w:author="Windows 用户" w:date="2018-06-12T19:36:00Z">
          <w:pPr>
            <w:shd w:val="clear" w:color="auto" w:fill="E7E6E6" w:themeFill="background2"/>
          </w:pPr>
        </w:pPrChange>
      </w:pPr>
      <w:r w:rsidRPr="009B4BB1">
        <w:rPr>
          <w:rFonts w:ascii="Times New Roman" w:eastAsia="宋体" w:hAnsi="Times New Roman"/>
          <w:rPrChange w:id="4426" w:author="Windows 用户" w:date="2018-06-12T19:36:00Z">
            <w:rPr/>
          </w:rPrChange>
        </w:rPr>
        <w:t>});</w:t>
      </w:r>
    </w:p>
    <w:p w:rsidR="00F76376" w:rsidRDefault="00793F6E">
      <w:pPr>
        <w:spacing w:line="400" w:lineRule="exact"/>
        <w:ind w:firstLineChars="200" w:firstLine="480"/>
        <w:rPr>
          <w:rFonts w:eastAsia="宋体"/>
        </w:rPr>
        <w:pPrChange w:id="4427" w:author="..." w:date="2018-06-12T10:16:00Z">
          <w:pPr/>
        </w:pPrChange>
      </w:pPr>
      <w:del w:id="4428" w:author="..." w:date="2018-06-12T10:15:00Z">
        <w:r>
          <w:rPr>
            <w:rFonts w:ascii="Times New Roman" w:eastAsia="宋体" w:hAnsi="Times New Roman" w:cs="Times New Roman"/>
            <w:sz w:val="24"/>
            <w:szCs w:val="24"/>
            <w:rPrChange w:id="4429" w:author="..." w:date="2018-06-12T10:16:00Z">
              <w:rPr/>
            </w:rPrChange>
          </w:rPr>
          <w:delText xml:space="preserve">[3] </w:delText>
        </w:r>
      </w:del>
      <w:r>
        <w:rPr>
          <w:rFonts w:ascii="Times New Roman" w:eastAsia="宋体" w:hAnsi="Times New Roman" w:cs="Times New Roman" w:hint="eastAsia"/>
          <w:sz w:val="24"/>
          <w:szCs w:val="24"/>
          <w:rPrChange w:id="4430" w:author="..." w:date="2018-06-12T10:16:00Z">
            <w:rPr>
              <w:rFonts w:hint="eastAsia"/>
            </w:rPr>
          </w:rPrChange>
        </w:rPr>
        <w:t>去掉</w:t>
      </w:r>
      <w:r>
        <w:rPr>
          <w:rFonts w:ascii="Times New Roman" w:eastAsia="宋体" w:hAnsi="Times New Roman" w:cs="Times New Roman"/>
          <w:sz w:val="24"/>
          <w:szCs w:val="24"/>
          <w:rPrChange w:id="4431" w:author="..." w:date="2018-06-12T10:16:00Z">
            <w:rPr/>
          </w:rPrChange>
        </w:rPr>
        <w:t>Androidmanifest.xml</w:t>
      </w:r>
      <w:r>
        <w:rPr>
          <w:rFonts w:ascii="Times New Roman" w:eastAsia="宋体" w:hAnsi="Times New Roman" w:cs="Times New Roman" w:hint="eastAsia"/>
          <w:sz w:val="24"/>
          <w:szCs w:val="24"/>
          <w:rPrChange w:id="4432" w:author="..." w:date="2018-06-12T10:16:00Z">
            <w:rPr>
              <w:rFonts w:hint="eastAsia"/>
            </w:rPr>
          </w:rPrChange>
        </w:rPr>
        <w:t>中对</w:t>
      </w:r>
      <w:r>
        <w:rPr>
          <w:rFonts w:ascii="Times New Roman" w:eastAsia="宋体" w:hAnsi="Times New Roman" w:cs="Times New Roman"/>
          <w:sz w:val="24"/>
          <w:szCs w:val="24"/>
          <w:rPrChange w:id="4433" w:author="..." w:date="2018-06-12T10:16:00Z">
            <w:rPr/>
          </w:rPrChange>
        </w:rPr>
        <w:t>secondActivity</w:t>
      </w:r>
      <w:r>
        <w:rPr>
          <w:rFonts w:ascii="Times New Roman" w:eastAsia="宋体" w:hAnsi="Times New Roman" w:cs="Times New Roman" w:hint="eastAsia"/>
          <w:sz w:val="24"/>
          <w:szCs w:val="24"/>
          <w:rPrChange w:id="4434" w:author="..." w:date="2018-06-12T10:16:00Z">
            <w:rPr>
              <w:rFonts w:hint="eastAsia"/>
            </w:rPr>
          </w:rPrChange>
        </w:rPr>
        <w:t>的注册</w:t>
      </w:r>
      <w:ins w:id="4435" w:author="..." w:date="2018-06-12T10:16:00Z">
        <w:r>
          <w:rPr>
            <w:rFonts w:ascii="Times New Roman" w:eastAsia="宋体" w:hAnsi="Times New Roman" w:cs="Times New Roman" w:hint="eastAsia"/>
            <w:sz w:val="24"/>
            <w:szCs w:val="24"/>
          </w:rPr>
          <w:t>：</w:t>
        </w:r>
      </w:ins>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36" w:author="Windows 用户" w:date="2018-06-12T19:36:00Z">
            <w:rPr/>
          </w:rPrChange>
        </w:rPr>
        <w:pPrChange w:id="4437" w:author="Windows 用户" w:date="2018-06-12T19:36:00Z">
          <w:pPr>
            <w:shd w:val="clear" w:color="auto" w:fill="E7E6E6" w:themeFill="background2"/>
          </w:pPr>
        </w:pPrChange>
      </w:pPr>
      <w:r w:rsidRPr="009B4BB1">
        <w:rPr>
          <w:rFonts w:ascii="Times New Roman" w:eastAsia="宋体" w:hAnsi="Times New Roman"/>
          <w:rPrChange w:id="4438" w:author="Windows 用户" w:date="2018-06-12T19:36:00Z">
            <w:rPr/>
          </w:rPrChange>
        </w:rPr>
        <w:t>&lt;activity</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4439" w:author="..." w:date="2018-06-12T10:16:00Z"/>
          <w:rFonts w:ascii="Times New Roman" w:eastAsia="宋体" w:hAnsi="Times New Roman"/>
          <w:rPrChange w:id="4440" w:author="Windows 用户" w:date="2018-06-12T19:36:00Z">
            <w:rPr>
              <w:del w:id="4441" w:author="..." w:date="2018-06-12T10:16:00Z"/>
            </w:rPr>
          </w:rPrChange>
        </w:rPr>
        <w:pPrChange w:id="4442" w:author="Windows 用户" w:date="2018-06-12T19:36:00Z">
          <w:pPr>
            <w:shd w:val="clear" w:color="auto" w:fill="E7E6E6" w:themeFill="background2"/>
          </w:pPr>
        </w:pPrChange>
      </w:pPr>
      <w:r w:rsidRPr="009B4BB1">
        <w:rPr>
          <w:rFonts w:ascii="Times New Roman" w:eastAsia="宋体" w:hAnsi="Times New Roman"/>
          <w:rPrChange w:id="4443" w:author="Windows 用户" w:date="2018-06-12T19:36:00Z">
            <w:rPr/>
          </w:rPrChange>
        </w:rPr>
        <w:t xml:space="preserve">    android:name="com.example.second.SecondActivity"</w:t>
      </w:r>
    </w:p>
    <w:p w:rsidR="00F76376" w:rsidRPr="009B4BB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4444" w:author="Windows 用户" w:date="2018-06-12T19:36:00Z">
            <w:rPr/>
          </w:rPrChange>
        </w:rPr>
        <w:pPrChange w:id="4445" w:author="Windows 用户" w:date="2018-06-12T19:36:00Z">
          <w:pPr>
            <w:shd w:val="clear" w:color="auto" w:fill="E7E6E6" w:themeFill="background2"/>
          </w:pPr>
        </w:pPrChange>
      </w:pPr>
      <w:r w:rsidRPr="009B4BB1">
        <w:rPr>
          <w:rFonts w:ascii="Times New Roman" w:eastAsia="宋体" w:hAnsi="Times New Roman"/>
          <w:rPrChange w:id="4446" w:author="Windows 用户" w:date="2018-06-12T19:36:00Z">
            <w:rPr/>
          </w:rPrChange>
        </w:rPr>
        <w:t>&gt;</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4447" w:author="Windows 用户" w:date="2018-06-12T19:36:00Z">
          <w:pPr>
            <w:shd w:val="clear" w:color="auto" w:fill="E7E6E6" w:themeFill="background2"/>
          </w:pPr>
        </w:pPrChange>
      </w:pPr>
      <w:r w:rsidRPr="009B4BB1">
        <w:rPr>
          <w:rFonts w:ascii="Times New Roman" w:eastAsia="宋体" w:hAnsi="Times New Roman"/>
          <w:rPrChange w:id="4448" w:author="Windows 用户" w:date="2018-06-12T19:36:00Z">
            <w:rPr/>
          </w:rPrChange>
        </w:rPr>
        <w:t>&lt;/activity&gt;</w:t>
      </w:r>
    </w:p>
    <w:p w:rsidR="00F76376" w:rsidRPr="00EF2FA4" w:rsidRDefault="00793F6E">
      <w:pPr>
        <w:spacing w:line="400" w:lineRule="exact"/>
        <w:ind w:firstLineChars="200" w:firstLine="480"/>
        <w:rPr>
          <w:del w:id="4449" w:author="..." w:date="2018-06-12T10:14:00Z"/>
          <w:rFonts w:ascii="Times New Roman" w:eastAsia="宋体" w:hAnsi="Times New Roman" w:cs="Times New Roman"/>
          <w:sz w:val="24"/>
          <w:szCs w:val="24"/>
          <w:rPrChange w:id="4450" w:author="Windows 用户" w:date="2018-06-12T19:27:00Z">
            <w:rPr>
              <w:del w:id="4451" w:author="..." w:date="2018-06-12T10:14:00Z"/>
            </w:rPr>
          </w:rPrChange>
        </w:rPr>
        <w:pPrChange w:id="4452" w:author="Windows 用户" w:date="2018-06-12T19:27:00Z">
          <w:pPr/>
        </w:pPrChange>
      </w:pPr>
      <w:del w:id="4453" w:author="..." w:date="2018-06-12T10:17:00Z">
        <w:r w:rsidRPr="00EF2FA4">
          <w:rPr>
            <w:rFonts w:ascii="Times New Roman" w:eastAsia="宋体" w:hAnsi="Times New Roman" w:cs="Times New Roman"/>
            <w:sz w:val="24"/>
            <w:szCs w:val="24"/>
            <w:rPrChange w:id="4454" w:author="Windows 用户" w:date="2018-06-12T19:27:00Z">
              <w:rPr/>
            </w:rPrChange>
          </w:rPr>
          <w:delText>[4</w:delText>
        </w:r>
      </w:del>
      <w:del w:id="4455" w:author="..." w:date="2018-06-12T10:16:00Z">
        <w:r w:rsidRPr="00EF2FA4">
          <w:rPr>
            <w:rFonts w:ascii="Times New Roman" w:eastAsia="宋体" w:hAnsi="Times New Roman" w:cs="Times New Roman"/>
            <w:sz w:val="24"/>
            <w:szCs w:val="24"/>
            <w:rPrChange w:id="4456" w:author="Windows 用户" w:date="2018-06-12T19:27:00Z">
              <w:rPr/>
            </w:rPrChange>
          </w:rPr>
          <w:delText>]</w:delText>
        </w:r>
      </w:del>
      <w:r w:rsidRPr="00EF2FA4">
        <w:rPr>
          <w:rFonts w:ascii="Times New Roman" w:eastAsia="宋体" w:hAnsi="Times New Roman" w:cs="Times New Roman" w:hint="eastAsia"/>
          <w:sz w:val="24"/>
          <w:szCs w:val="24"/>
          <w:rPrChange w:id="4457" w:author="Windows 用户" w:date="2018-06-12T19:27:00Z">
            <w:rPr>
              <w:rFonts w:hint="eastAsia"/>
            </w:rPr>
          </w:rPrChange>
        </w:rPr>
        <w:t>安装运行</w:t>
      </w:r>
      <w:ins w:id="4458" w:author="..." w:date="2018-06-12T10:17:00Z">
        <w:r w:rsidRPr="00EF2FA4">
          <w:rPr>
            <w:rFonts w:ascii="Times New Roman" w:eastAsia="宋体" w:hAnsi="Times New Roman" w:cs="Times New Roman"/>
            <w:sz w:val="24"/>
            <w:szCs w:val="24"/>
            <w:rPrChange w:id="4459" w:author="Windows 用户" w:date="2018-06-12T19:27:00Z">
              <w:rPr/>
            </w:rPrChange>
          </w:rPr>
          <w:t>APP</w:t>
        </w:r>
      </w:ins>
      <w:del w:id="4460" w:author="..." w:date="2018-06-12T10:17:00Z">
        <w:r w:rsidRPr="00EF2FA4">
          <w:rPr>
            <w:rFonts w:ascii="Times New Roman" w:eastAsia="宋体" w:hAnsi="Times New Roman" w:cs="Times New Roman"/>
            <w:sz w:val="24"/>
            <w:szCs w:val="24"/>
            <w:rPrChange w:id="4461" w:author="Windows 用户" w:date="2018-06-12T19:27:00Z">
              <w:rPr/>
            </w:rPrChange>
          </w:rPr>
          <w:delText>app</w:delText>
        </w:r>
      </w:del>
      <w:r w:rsidRPr="00EF2FA4">
        <w:rPr>
          <w:rFonts w:ascii="Times New Roman" w:eastAsia="宋体" w:hAnsi="Times New Roman" w:cs="Times New Roman"/>
          <w:sz w:val="24"/>
          <w:szCs w:val="24"/>
          <w:rPrChange w:id="4462" w:author="Windows 用户" w:date="2018-06-12T19:27:00Z">
            <w:rPr/>
          </w:rPrChange>
        </w:rPr>
        <w:t>2</w:t>
      </w:r>
      <w:del w:id="4463" w:author="..." w:date="2018-06-12T10:14:00Z">
        <w:r w:rsidRPr="00EF2FA4">
          <w:rPr>
            <w:rFonts w:ascii="Times New Roman" w:eastAsia="宋体" w:hAnsi="Times New Roman" w:cs="Times New Roman" w:hint="eastAsia"/>
            <w:sz w:val="24"/>
            <w:szCs w:val="24"/>
            <w:rPrChange w:id="4464" w:author="Windows 用户" w:date="2018-06-12T19:27:00Z">
              <w:rPr>
                <w:rFonts w:hint="eastAsia"/>
              </w:rPr>
            </w:rPrChange>
          </w:rPr>
          <w:delText>：</w:delText>
        </w:r>
      </w:del>
    </w:p>
    <w:p w:rsidR="00F76376" w:rsidRPr="00EF2FA4" w:rsidRDefault="00793F6E">
      <w:pPr>
        <w:spacing w:line="400" w:lineRule="exact"/>
        <w:ind w:firstLineChars="200" w:firstLine="480"/>
        <w:rPr>
          <w:del w:id="4465" w:author="..." w:date="2018-06-12T10:14:00Z"/>
          <w:rFonts w:ascii="Times New Roman" w:eastAsia="宋体" w:hAnsi="Times New Roman" w:cs="Times New Roman"/>
          <w:sz w:val="24"/>
          <w:szCs w:val="24"/>
          <w:rPrChange w:id="4466" w:author="Windows 用户" w:date="2018-06-12T19:27:00Z">
            <w:rPr>
              <w:del w:id="4467" w:author="..." w:date="2018-06-12T10:14:00Z"/>
            </w:rPr>
          </w:rPrChange>
        </w:rPr>
        <w:pPrChange w:id="4468" w:author="Windows 用户" w:date="2018-06-12T19:27:00Z">
          <w:pPr/>
        </w:pPrChange>
      </w:pPr>
      <w:del w:id="4469" w:author="..." w:date="2018-06-12T10:14:00Z">
        <w:r w:rsidRPr="00EF2FA4">
          <w:rPr>
            <w:rFonts w:ascii="Times New Roman" w:eastAsia="宋体" w:hAnsi="Times New Roman" w:cs="Times New Roman"/>
            <w:sz w:val="24"/>
            <w:szCs w:val="24"/>
            <w:rPrChange w:id="4470" w:author="Windows 用户" w:date="2018-06-12T19:27:00Z">
              <w:rPr/>
            </w:rPrChange>
          </w:rPr>
          <w:tab/>
        </w:r>
        <w:r w:rsidRPr="00EF2FA4">
          <w:rPr>
            <w:rFonts w:ascii="Times New Roman" w:eastAsia="宋体" w:hAnsi="Times New Roman" w:cs="Times New Roman"/>
            <w:noProof/>
            <w:sz w:val="24"/>
            <w:szCs w:val="24"/>
            <w:rPrChange w:id="4471" w:author="Windows 用户" w:date="2018-06-12T19:27:00Z">
              <w:rPr>
                <w:noProof/>
              </w:rPr>
            </w:rPrChange>
          </w:rPr>
          <w:drawing>
            <wp:inline distT="0" distB="0" distL="0" distR="0" wp14:anchorId="5CAB2E01" wp14:editId="2E10D4C6">
              <wp:extent cx="2494915" cy="1113790"/>
              <wp:effectExtent l="0" t="0" r="635"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3"/>
                      <a:stretch>
                        <a:fillRect/>
                      </a:stretch>
                    </pic:blipFill>
                    <pic:spPr>
                      <a:xfrm>
                        <a:off x="0" y="0"/>
                        <a:ext cx="2495238" cy="1114286"/>
                      </a:xfrm>
                      <a:prstGeom prst="rect">
                        <a:avLst/>
                      </a:prstGeom>
                    </pic:spPr>
                  </pic:pic>
                </a:graphicData>
              </a:graphic>
            </wp:inline>
          </w:drawing>
        </w:r>
      </w:del>
    </w:p>
    <w:p w:rsidR="00F76376" w:rsidRPr="00EF2FA4" w:rsidRDefault="00F76376">
      <w:pPr>
        <w:spacing w:line="400" w:lineRule="exact"/>
        <w:ind w:firstLineChars="200" w:firstLine="480"/>
        <w:rPr>
          <w:del w:id="4472" w:author="..." w:date="2018-06-12T10:14:00Z"/>
          <w:rFonts w:ascii="Times New Roman" w:eastAsia="宋体" w:hAnsi="Times New Roman" w:cs="Times New Roman"/>
          <w:sz w:val="24"/>
          <w:szCs w:val="24"/>
          <w:rPrChange w:id="4473" w:author="Windows 用户" w:date="2018-06-12T19:27:00Z">
            <w:rPr>
              <w:del w:id="4474" w:author="..." w:date="2018-06-12T10:14:00Z"/>
            </w:rPr>
          </w:rPrChange>
        </w:rPr>
        <w:pPrChange w:id="4475" w:author="Windows 用户" w:date="2018-06-12T19:27:00Z">
          <w:pPr/>
        </w:pPrChange>
      </w:pPr>
    </w:p>
    <w:p w:rsidR="00F76376" w:rsidRPr="00EF2FA4" w:rsidRDefault="00793F6E">
      <w:pPr>
        <w:spacing w:line="400" w:lineRule="exact"/>
        <w:ind w:firstLineChars="200" w:firstLine="480"/>
        <w:rPr>
          <w:ins w:id="4476" w:author="..." w:date="2018-06-12T10:18:00Z"/>
          <w:rFonts w:ascii="Times New Roman" w:eastAsia="宋体" w:hAnsi="Times New Roman" w:cs="Times New Roman"/>
          <w:sz w:val="24"/>
          <w:szCs w:val="24"/>
          <w:rPrChange w:id="4477" w:author="Windows 用户" w:date="2018-06-12T19:27:00Z">
            <w:rPr>
              <w:ins w:id="4478" w:author="..." w:date="2018-06-12T10:18:00Z"/>
            </w:rPr>
          </w:rPrChange>
        </w:rPr>
        <w:pPrChange w:id="4479" w:author="Windows 用户" w:date="2018-06-12T19:27:00Z">
          <w:pPr>
            <w:ind w:firstLine="420"/>
          </w:pPr>
        </w:pPrChange>
      </w:pPr>
      <w:ins w:id="4480" w:author="..." w:date="2018-06-12T10:14:00Z">
        <w:r w:rsidRPr="00EF2FA4">
          <w:rPr>
            <w:rFonts w:ascii="Times New Roman" w:eastAsia="宋体" w:hAnsi="Times New Roman" w:cs="Times New Roman" w:hint="eastAsia"/>
            <w:sz w:val="24"/>
            <w:szCs w:val="24"/>
            <w:rPrChange w:id="4481" w:author="Windows 用户" w:date="2018-06-12T19:27:00Z">
              <w:rPr>
                <w:rFonts w:hint="eastAsia"/>
              </w:rPr>
            </w:rPrChange>
          </w:rPr>
          <w:t>，</w:t>
        </w:r>
      </w:ins>
      <w:r w:rsidRPr="00EF2FA4">
        <w:rPr>
          <w:rFonts w:ascii="Times New Roman" w:eastAsia="宋体" w:hAnsi="Times New Roman" w:cs="Times New Roman" w:hint="eastAsia"/>
          <w:sz w:val="24"/>
          <w:szCs w:val="24"/>
          <w:rPrChange w:id="4482" w:author="Windows 用户" w:date="2018-06-12T19:27:00Z">
            <w:rPr>
              <w:rFonts w:hint="eastAsia"/>
            </w:rPr>
          </w:rPrChange>
        </w:rPr>
        <w:t>点击</w:t>
      </w:r>
      <w:r w:rsidRPr="00EF2FA4">
        <w:rPr>
          <w:rFonts w:ascii="Times New Roman" w:eastAsia="宋体" w:hAnsi="Times New Roman" w:cs="Times New Roman"/>
          <w:sz w:val="24"/>
          <w:szCs w:val="24"/>
          <w:rPrChange w:id="4483" w:author="Windows 用户" w:date="2018-06-12T19:27:00Z">
            <w:rPr/>
          </w:rPrChange>
        </w:rPr>
        <w:t>button</w:t>
      </w:r>
      <w:r w:rsidRPr="00EF2FA4">
        <w:rPr>
          <w:rFonts w:ascii="Times New Roman" w:eastAsia="宋体" w:hAnsi="Times New Roman" w:cs="Times New Roman" w:hint="eastAsia"/>
          <w:sz w:val="24"/>
          <w:szCs w:val="24"/>
          <w:rPrChange w:id="4484" w:author="Windows 用户" w:date="2018-06-12T19:27:00Z">
            <w:rPr>
              <w:rFonts w:hint="eastAsia"/>
            </w:rPr>
          </w:rPrChange>
        </w:rPr>
        <w:t>试图启动</w:t>
      </w:r>
      <w:r w:rsidRPr="00EF2FA4">
        <w:rPr>
          <w:rFonts w:ascii="Times New Roman" w:eastAsia="宋体" w:hAnsi="Times New Roman" w:cs="Times New Roman"/>
          <w:sz w:val="24"/>
          <w:szCs w:val="24"/>
          <w:rPrChange w:id="4485" w:author="Windows 用户" w:date="2018-06-12T19:27:00Z">
            <w:rPr/>
          </w:rPrChange>
        </w:rPr>
        <w:t>secondActivity</w:t>
      </w:r>
      <w:r w:rsidRPr="00EF2FA4">
        <w:rPr>
          <w:rFonts w:ascii="Times New Roman" w:eastAsia="宋体" w:hAnsi="Times New Roman" w:cs="Times New Roman" w:hint="eastAsia"/>
          <w:sz w:val="24"/>
          <w:szCs w:val="24"/>
          <w:rPrChange w:id="4486" w:author="Windows 用户" w:date="2018-06-12T19:27:00Z">
            <w:rPr>
              <w:rFonts w:hint="eastAsia"/>
            </w:rPr>
          </w:rPrChange>
        </w:rPr>
        <w:t>，</w:t>
      </w:r>
      <w:ins w:id="4487" w:author="..." w:date="2018-06-12T10:17:00Z">
        <w:r w:rsidRPr="00EF2FA4">
          <w:rPr>
            <w:rFonts w:ascii="Times New Roman" w:eastAsia="宋体" w:hAnsi="Times New Roman" w:cs="Times New Roman" w:hint="eastAsia"/>
            <w:sz w:val="24"/>
            <w:szCs w:val="24"/>
            <w:rPrChange w:id="4488" w:author="Windows 用户" w:date="2018-06-12T19:27:00Z">
              <w:rPr>
                <w:rFonts w:hint="eastAsia"/>
              </w:rPr>
            </w:rPrChange>
          </w:rPr>
          <w:t>程序崩溃，提示“</w:t>
        </w:r>
        <w:r w:rsidRPr="00EF2FA4">
          <w:rPr>
            <w:rFonts w:ascii="Times New Roman" w:eastAsia="宋体" w:hAnsi="Times New Roman" w:cs="Times New Roman"/>
            <w:sz w:val="24"/>
            <w:szCs w:val="24"/>
            <w:rPrChange w:id="4489" w:author="Windows 用户" w:date="2018-06-12T19:27:00Z">
              <w:rPr/>
            </w:rPrChange>
          </w:rPr>
          <w:t>APP2 has stopped</w:t>
        </w:r>
        <w:r w:rsidRPr="00EF2FA4">
          <w:rPr>
            <w:rFonts w:ascii="Times New Roman" w:eastAsia="宋体" w:hAnsi="Times New Roman" w:cs="Times New Roman" w:hint="eastAsia"/>
            <w:sz w:val="24"/>
            <w:szCs w:val="24"/>
            <w:rPrChange w:id="4490" w:author="Windows 用户" w:date="2018-06-12T19:27:00Z">
              <w:rPr>
                <w:rFonts w:hint="eastAsia"/>
              </w:rPr>
            </w:rPrChange>
          </w:rPr>
          <w:t>”</w:t>
        </w:r>
      </w:ins>
      <w:ins w:id="4491" w:author="..." w:date="2018-06-12T10:18:00Z">
        <w:r w:rsidRPr="00EF2FA4">
          <w:rPr>
            <w:rFonts w:ascii="Times New Roman" w:eastAsia="宋体" w:hAnsi="Times New Roman" w:cs="Times New Roman" w:hint="eastAsia"/>
            <w:sz w:val="24"/>
            <w:szCs w:val="24"/>
            <w:rPrChange w:id="4492" w:author="Windows 用户" w:date="2018-06-12T19:27:00Z">
              <w:rPr>
                <w:rFonts w:hint="eastAsia"/>
              </w:rPr>
            </w:rPrChange>
          </w:rPr>
          <w:t>。</w:t>
        </w:r>
      </w:ins>
    </w:p>
    <w:p w:rsidR="00F76376" w:rsidRDefault="00793F6E">
      <w:pPr>
        <w:spacing w:line="400" w:lineRule="exact"/>
        <w:ind w:firstLineChars="200" w:firstLine="480"/>
        <w:rPr>
          <w:ins w:id="4493" w:author="Windows 用户" w:date="2018-06-12T19:40:00Z"/>
          <w:rFonts w:ascii="Times New Roman" w:eastAsia="宋体" w:hAnsi="Times New Roman" w:cs="Times New Roman"/>
          <w:sz w:val="24"/>
          <w:szCs w:val="24"/>
        </w:rPr>
      </w:pPr>
      <w:ins w:id="4494" w:author="..." w:date="2018-06-12T10:19:00Z">
        <w:r>
          <w:rPr>
            <w:rFonts w:ascii="Times New Roman" w:eastAsia="宋体" w:hAnsi="Times New Roman" w:cs="Times New Roman" w:hint="eastAsia"/>
            <w:sz w:val="24"/>
            <w:szCs w:val="24"/>
          </w:rPr>
          <w:t>从该测试用例中，可以总结如下规则：</w:t>
        </w:r>
      </w:ins>
    </w:p>
    <w:p w:rsidR="00E82A3E" w:rsidRDefault="00E82A3E">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4495" w:author="..." w:date="2018-06-12T10:19:00Z"/>
          <w:rFonts w:ascii="Times New Roman" w:eastAsia="宋体" w:hAnsi="Times New Roman" w:cs="Times New Roman"/>
          <w:sz w:val="24"/>
          <w:szCs w:val="24"/>
        </w:rPr>
        <w:pPrChange w:id="4496" w:author="Windows 用户" w:date="2018-06-12T19:40:00Z">
          <w:pPr>
            <w:spacing w:line="400" w:lineRule="exact"/>
            <w:ind w:firstLineChars="200" w:firstLine="420"/>
          </w:pPr>
        </w:pPrChange>
      </w:pPr>
      <w:ins w:id="4497" w:author="Windows 用户" w:date="2018-06-12T19:40: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：定义一个组件（</w:t>
        </w:r>
        <w:r w:rsidRPr="00193A8D">
          <w:rPr>
            <w:rFonts w:ascii="Times New Roman" w:eastAsia="宋体" w:hAnsi="Times New Roman" w:cs="Times New Roman" w:hint="eastAsia"/>
            <w:szCs w:val="21"/>
          </w:rPr>
          <w:t>component</w:t>
        </w:r>
        <w:r w:rsidRPr="00193A8D">
          <w:rPr>
            <w:rFonts w:ascii="Times New Roman" w:eastAsia="宋体" w:hAnsi="Times New Roman" w:cs="Times New Roman" w:hint="eastAsia"/>
            <w:szCs w:val="21"/>
          </w:rPr>
          <w:t>）后，必须在</w:t>
        </w:r>
        <w:r w:rsidRPr="00193A8D">
          <w:rPr>
            <w:rFonts w:ascii="Times New Roman" w:eastAsia="宋体" w:hAnsi="Times New Roman" w:cs="Times New Roman" w:hint="eastAsia"/>
            <w:szCs w:val="21"/>
          </w:rPr>
          <w:t>AndroidManifest.xml</w:t>
        </w:r>
        <w:r w:rsidRPr="00193A8D">
          <w:rPr>
            <w:rFonts w:ascii="Times New Roman" w:eastAsia="宋体" w:hAnsi="Times New Roman" w:cs="Times New Roman" w:hint="eastAsia"/>
            <w:szCs w:val="21"/>
          </w:rPr>
          <w:t>中注册，否则不可以使用。</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E82A3E">
        <w:trPr>
          <w:jc w:val="center"/>
          <w:ins w:id="4498" w:author="..." w:date="2018-06-12T10:19:00Z"/>
          <w:del w:id="4499" w:author="Windows 用户" w:date="2018-06-12T19:40:00Z"/>
        </w:trPr>
        <w:tc>
          <w:tcPr>
            <w:tcW w:w="8522" w:type="dxa"/>
          </w:tcPr>
          <w:p w:rsidR="00F76376" w:rsidDel="00E82A3E" w:rsidRDefault="00793F6E">
            <w:pPr>
              <w:jc w:val="left"/>
              <w:rPr>
                <w:ins w:id="4500" w:author="..." w:date="2018-06-12T10:19:00Z"/>
                <w:del w:id="4501" w:author="Windows 用户" w:date="2018-06-12T19:40:00Z"/>
                <w:rFonts w:ascii="Times New Roman" w:eastAsia="宋体" w:hAnsi="Times New Roman" w:cs="Times New Roman"/>
                <w:sz w:val="24"/>
                <w:szCs w:val="24"/>
              </w:rPr>
              <w:pPrChange w:id="4502" w:author="Windows 用户" w:date="2018-06-12T19:27:00Z">
                <w:pPr>
                  <w:spacing w:line="400" w:lineRule="exact"/>
                  <w:ind w:firstLineChars="200" w:firstLine="480"/>
                </w:pPr>
              </w:pPrChange>
            </w:pPr>
            <w:ins w:id="4503" w:author="..." w:date="2018-06-12T10:19:00Z">
              <w:del w:id="4504" w:author="Windows 用户" w:date="2018-06-12T19:40:00Z">
                <w:r w:rsidRPr="00AB0E33" w:rsidDel="00E82A3E">
                  <w:rPr>
                    <w:rFonts w:ascii="Times New Roman" w:eastAsia="宋体" w:hAnsi="Times New Roman" w:cs="Times New Roman" w:hint="eastAsia"/>
                    <w:szCs w:val="21"/>
                    <w:rPrChange w:id="4505" w:author="Windows 用户" w:date="2018-06-12T19:27:00Z">
                      <w:rPr>
                        <w:rFonts w:ascii="Times New Roman" w:eastAsia="宋体" w:hAnsi="Times New Roman" w:cs="Times New Roman" w:hint="eastAsia"/>
                        <w:sz w:val="24"/>
                        <w:szCs w:val="24"/>
                      </w:rPr>
                    </w:rPrChange>
                  </w:rPr>
                  <w:delText>规则</w:delText>
                </w:r>
                <w:r w:rsidRPr="00AB0E33" w:rsidDel="00E82A3E">
                  <w:rPr>
                    <w:rFonts w:ascii="Times New Roman" w:eastAsia="宋体" w:hAnsi="Times New Roman" w:cs="Times New Roman"/>
                    <w:szCs w:val="21"/>
                    <w:rPrChange w:id="4506" w:author="Windows 用户" w:date="2018-06-12T19:27:00Z">
                      <w:rPr>
                        <w:rFonts w:ascii="Times New Roman" w:eastAsia="宋体" w:hAnsi="Times New Roman" w:cs="Times New Roman"/>
                        <w:sz w:val="24"/>
                        <w:szCs w:val="24"/>
                      </w:rPr>
                    </w:rPrChange>
                  </w:rPr>
                  <w:delText>1</w:delText>
                </w:r>
                <w:r w:rsidRPr="00AB0E33" w:rsidDel="00E82A3E">
                  <w:rPr>
                    <w:rFonts w:ascii="Times New Roman" w:eastAsia="宋体" w:hAnsi="Times New Roman" w:cs="Times New Roman" w:hint="eastAsia"/>
                    <w:szCs w:val="21"/>
                    <w:rPrChange w:id="4507" w:author="Windows 用户" w:date="2018-06-12T19:27:00Z">
                      <w:rPr>
                        <w:rFonts w:ascii="Times New Roman" w:eastAsia="宋体" w:hAnsi="Times New Roman" w:cs="Times New Roman" w:hint="eastAsia"/>
                        <w:sz w:val="24"/>
                        <w:szCs w:val="24"/>
                      </w:rPr>
                    </w:rPrChange>
                  </w:rPr>
                  <w:delText>：定义</w:delText>
                </w:r>
              </w:del>
            </w:ins>
            <w:ins w:id="4508" w:author="..." w:date="2018-06-12T10:20:00Z">
              <w:del w:id="4509" w:author="Windows 用户" w:date="2018-06-12T19:40:00Z">
                <w:r w:rsidRPr="00AB0E33" w:rsidDel="00E82A3E">
                  <w:rPr>
                    <w:rFonts w:ascii="Times New Roman" w:eastAsia="宋体" w:hAnsi="Times New Roman" w:cs="Times New Roman" w:hint="eastAsia"/>
                    <w:szCs w:val="21"/>
                    <w:rPrChange w:id="4510" w:author="Windows 用户" w:date="2018-06-12T19:27:00Z">
                      <w:rPr>
                        <w:rFonts w:ascii="Times New Roman" w:eastAsia="宋体" w:hAnsi="Times New Roman" w:cs="Times New Roman" w:hint="eastAsia"/>
                        <w:sz w:val="24"/>
                        <w:szCs w:val="24"/>
                      </w:rPr>
                    </w:rPrChange>
                  </w:rPr>
                  <w:delText>一个组件（</w:delText>
                </w:r>
                <w:r w:rsidRPr="00AB0E33" w:rsidDel="00E82A3E">
                  <w:rPr>
                    <w:rFonts w:ascii="Times New Roman" w:eastAsia="宋体" w:hAnsi="Times New Roman" w:cs="Times New Roman"/>
                    <w:szCs w:val="21"/>
                    <w:rPrChange w:id="4511" w:author="Windows 用户" w:date="2018-06-12T19:27:00Z">
                      <w:rPr>
                        <w:rFonts w:ascii="Times New Roman" w:eastAsia="宋体" w:hAnsi="Times New Roman" w:cs="Times New Roman"/>
                        <w:sz w:val="24"/>
                        <w:szCs w:val="24"/>
                      </w:rPr>
                    </w:rPrChange>
                  </w:rPr>
                  <w:delText>component</w:delText>
                </w:r>
                <w:r w:rsidRPr="00AB0E33" w:rsidDel="00E82A3E">
                  <w:rPr>
                    <w:rFonts w:ascii="Times New Roman" w:eastAsia="宋体" w:hAnsi="Times New Roman" w:cs="Times New Roman" w:hint="eastAsia"/>
                    <w:szCs w:val="21"/>
                    <w:rPrChange w:id="4512" w:author="Windows 用户" w:date="2018-06-12T19:27:00Z">
                      <w:rPr>
                        <w:rFonts w:ascii="Times New Roman" w:eastAsia="宋体" w:hAnsi="Times New Roman" w:cs="Times New Roman" w:hint="eastAsia"/>
                        <w:sz w:val="24"/>
                        <w:szCs w:val="24"/>
                      </w:rPr>
                    </w:rPrChange>
                  </w:rPr>
                  <w:delText>）后，必须在</w:delText>
                </w:r>
                <w:r w:rsidRPr="00AB0E33" w:rsidDel="00E82A3E">
                  <w:rPr>
                    <w:rFonts w:ascii="Times New Roman" w:eastAsia="宋体" w:hAnsi="Times New Roman" w:cs="Times New Roman"/>
                    <w:szCs w:val="21"/>
                    <w:rPrChange w:id="4513" w:author="Windows 用户" w:date="2018-06-12T19:27:00Z">
                      <w:rPr>
                        <w:rFonts w:ascii="Times New Roman" w:eastAsia="宋体" w:hAnsi="Times New Roman" w:cs="Times New Roman"/>
                        <w:sz w:val="24"/>
                        <w:szCs w:val="24"/>
                      </w:rPr>
                    </w:rPrChange>
                  </w:rPr>
                  <w:delText>AndroidManifest.xml</w:delText>
                </w:r>
                <w:r w:rsidRPr="00AB0E33" w:rsidDel="00E82A3E">
                  <w:rPr>
                    <w:rFonts w:ascii="Times New Roman" w:eastAsia="宋体" w:hAnsi="Times New Roman" w:cs="Times New Roman" w:hint="eastAsia"/>
                    <w:szCs w:val="21"/>
                    <w:rPrChange w:id="4514" w:author="Windows 用户" w:date="2018-06-12T19:27:00Z">
                      <w:rPr>
                        <w:rFonts w:ascii="Times New Roman" w:eastAsia="宋体" w:hAnsi="Times New Roman" w:cs="Times New Roman" w:hint="eastAsia"/>
                        <w:sz w:val="24"/>
                        <w:szCs w:val="24"/>
                      </w:rPr>
                    </w:rPrChange>
                  </w:rPr>
                  <w:delText>中注册，否则不可以使用</w:delText>
                </w:r>
              </w:del>
            </w:ins>
            <w:ins w:id="4515" w:author="..." w:date="2018-06-12T10:19:00Z">
              <w:del w:id="4516" w:author="Windows 用户" w:date="2018-06-12T19:40:00Z">
                <w:r w:rsidRPr="00AB0E33" w:rsidDel="00E82A3E">
                  <w:rPr>
                    <w:rFonts w:ascii="Times New Roman" w:eastAsia="宋体" w:hAnsi="Times New Roman" w:cs="Times New Roman" w:hint="eastAsia"/>
                    <w:szCs w:val="21"/>
                    <w:rPrChange w:id="4517" w:author="Windows 用户" w:date="2018-06-12T19:27:00Z">
                      <w:rPr>
                        <w:rFonts w:ascii="Times New Roman" w:eastAsia="宋体" w:hAnsi="Times New Roman" w:cs="Times New Roman" w:hint="eastAsia"/>
                        <w:sz w:val="24"/>
                        <w:szCs w:val="24"/>
                      </w:rPr>
                    </w:rPrChange>
                  </w:rPr>
                  <w:delText>。</w:delText>
                </w:r>
              </w:del>
            </w:ins>
          </w:p>
        </w:tc>
      </w:tr>
    </w:tbl>
    <w:p w:rsidR="00F76376" w:rsidRPr="00D5095C" w:rsidRDefault="00793F6E">
      <w:pPr>
        <w:spacing w:beforeLines="100" w:before="313" w:afterLines="50" w:after="156" w:line="360" w:lineRule="auto"/>
        <w:jc w:val="center"/>
        <w:outlineLvl w:val="1"/>
        <w:rPr>
          <w:del w:id="4518" w:author="..." w:date="2018-06-12T10:20:00Z"/>
          <w:rFonts w:ascii="Times New Roman" w:eastAsia="宋体" w:hAnsi="Times New Roman" w:cs="Times New Roman"/>
          <w:b/>
          <w:bCs/>
          <w:color w:val="000000"/>
          <w:sz w:val="28"/>
          <w:szCs w:val="28"/>
          <w:rPrChange w:id="4519" w:author="Windows 用户" w:date="2018-06-12T19:06:00Z">
            <w:rPr>
              <w:del w:id="4520" w:author="..." w:date="2018-06-12T10:20:00Z"/>
            </w:rPr>
          </w:rPrChange>
        </w:rPr>
        <w:pPrChange w:id="4521" w:author="Windows 用户" w:date="2018-06-12T19:06:00Z">
          <w:pPr>
            <w:ind w:firstLine="420"/>
          </w:pPr>
        </w:pPrChange>
      </w:pPr>
      <w:del w:id="4522" w:author="..." w:date="2018-06-12T10:20:00Z">
        <w:r w:rsidRPr="00D5095C">
          <w:rPr>
            <w:rFonts w:ascii="Times New Roman" w:eastAsia="宋体" w:hAnsi="Times New Roman" w:cs="Times New Roman" w:hint="eastAsia"/>
            <w:b/>
            <w:bCs/>
            <w:color w:val="000000"/>
            <w:sz w:val="28"/>
            <w:szCs w:val="28"/>
            <w:rPrChange w:id="4523" w:author="Windows 用户" w:date="2018-06-12T19:06:00Z">
              <w:rPr>
                <w:rFonts w:hint="eastAsia"/>
              </w:rPr>
            </w:rPrChange>
          </w:rPr>
          <w:delText>出错：</w:delText>
        </w:r>
      </w:del>
    </w:p>
    <w:p w:rsidR="00F76376" w:rsidRPr="00D5095C" w:rsidRDefault="00793F6E">
      <w:pPr>
        <w:spacing w:beforeLines="100" w:before="313" w:afterLines="50" w:after="156" w:line="360" w:lineRule="auto"/>
        <w:jc w:val="center"/>
        <w:outlineLvl w:val="1"/>
        <w:rPr>
          <w:del w:id="4524" w:author="..." w:date="2018-06-12T10:20:00Z"/>
          <w:rFonts w:ascii="Times New Roman" w:eastAsia="宋体" w:hAnsi="Times New Roman" w:cs="Times New Roman"/>
          <w:b/>
          <w:bCs/>
          <w:color w:val="000000"/>
          <w:sz w:val="28"/>
          <w:szCs w:val="28"/>
          <w:rPrChange w:id="4525" w:author="Windows 用户" w:date="2018-06-12T19:06:00Z">
            <w:rPr>
              <w:del w:id="4526" w:author="..." w:date="2018-06-12T10:20:00Z"/>
            </w:rPr>
          </w:rPrChange>
        </w:rPr>
        <w:pPrChange w:id="4527" w:author="Windows 用户" w:date="2018-06-12T19:06:00Z">
          <w:pPr/>
        </w:pPrChange>
      </w:pPr>
      <w:del w:id="4528" w:author="..." w:date="2018-06-12T10:20:00Z">
        <w:r w:rsidRPr="00D5095C">
          <w:rPr>
            <w:rFonts w:ascii="Times New Roman" w:eastAsia="宋体" w:hAnsi="Times New Roman" w:cs="Times New Roman"/>
            <w:b/>
            <w:bCs/>
            <w:color w:val="000000"/>
            <w:sz w:val="28"/>
            <w:szCs w:val="28"/>
            <w:rPrChange w:id="4529" w:author="Windows 用户" w:date="2018-06-12T19:06:00Z">
              <w:rPr/>
            </w:rPrChange>
          </w:rPr>
          <w:tab/>
        </w:r>
        <w:r w:rsidRPr="00D5095C">
          <w:rPr>
            <w:rFonts w:ascii="Times New Roman" w:eastAsia="宋体" w:hAnsi="Times New Roman" w:cs="Times New Roman"/>
            <w:b/>
            <w:bCs/>
            <w:noProof/>
            <w:color w:val="000000"/>
            <w:sz w:val="28"/>
            <w:szCs w:val="28"/>
            <w:rPrChange w:id="4530" w:author="Windows 用户" w:date="2018-06-12T19:06:00Z">
              <w:rPr>
                <w:noProof/>
              </w:rPr>
            </w:rPrChange>
          </w:rPr>
          <w:drawing>
            <wp:inline distT="0" distB="0" distL="0" distR="0" wp14:anchorId="49E0D69B" wp14:editId="5195E63A">
              <wp:extent cx="2399665" cy="1018540"/>
              <wp:effectExtent l="0" t="0" r="635" b="101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4"/>
                      <a:stretch>
                        <a:fillRect/>
                      </a:stretch>
                    </pic:blipFill>
                    <pic:spPr>
                      <a:xfrm>
                        <a:off x="0" y="0"/>
                        <a:ext cx="2400000" cy="1019048"/>
                      </a:xfrm>
                      <a:prstGeom prst="rect">
                        <a:avLst/>
                      </a:prstGeom>
                    </pic:spPr>
                  </pic:pic>
                </a:graphicData>
              </a:graphic>
            </wp:inline>
          </w:drawing>
        </w:r>
      </w:del>
    </w:p>
    <w:p w:rsidR="00F76376" w:rsidRPr="00D5095C" w:rsidRDefault="00793F6E">
      <w:pPr>
        <w:spacing w:beforeLines="100" w:before="313" w:afterLines="50" w:after="156" w:line="360" w:lineRule="auto"/>
        <w:jc w:val="center"/>
        <w:outlineLvl w:val="1"/>
        <w:rPr>
          <w:del w:id="4531" w:author="..." w:date="2018-06-12T10:20:00Z"/>
          <w:rFonts w:ascii="Times New Roman" w:eastAsia="宋体" w:hAnsi="Times New Roman" w:cs="Times New Roman"/>
          <w:b/>
          <w:bCs/>
          <w:color w:val="000000"/>
          <w:sz w:val="28"/>
          <w:szCs w:val="28"/>
          <w:rPrChange w:id="4532" w:author="Windows 用户" w:date="2018-06-12T19:06:00Z">
            <w:rPr>
              <w:del w:id="4533" w:author="..." w:date="2018-06-12T10:20:00Z"/>
            </w:rPr>
          </w:rPrChange>
        </w:rPr>
        <w:pPrChange w:id="4534" w:author="Windows 用户" w:date="2018-06-12T19:06:00Z">
          <w:pPr>
            <w:ind w:firstLine="420"/>
          </w:pPr>
        </w:pPrChange>
      </w:pPr>
      <w:del w:id="4535" w:author="..." w:date="2018-06-12T10:20:00Z">
        <w:r w:rsidRPr="00D5095C">
          <w:rPr>
            <w:rFonts w:ascii="Times New Roman" w:eastAsia="宋体" w:hAnsi="Times New Roman" w:cs="Times New Roman" w:hint="eastAsia"/>
            <w:b/>
            <w:bCs/>
            <w:color w:val="000000"/>
            <w:sz w:val="28"/>
            <w:szCs w:val="28"/>
            <w:rPrChange w:id="4536" w:author="Windows 用户" w:date="2018-06-12T19:06:00Z">
              <w:rPr>
                <w:rFonts w:hint="eastAsia"/>
              </w:rPr>
            </w:rPrChange>
          </w:rPr>
          <w:delText>说明定义未注册是不可以运行的</w:delText>
        </w:r>
      </w:del>
    </w:p>
    <w:p w:rsidR="00F76376" w:rsidRPr="00D5095C"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4537" w:author="Windows 用户" w:date="2018-06-12T19:06:00Z">
            <w:rPr/>
          </w:rPrChange>
        </w:rPr>
        <w:pPrChange w:id="4538" w:author="Windows 用户" w:date="2018-06-12T19:06:00Z">
          <w:pPr>
            <w:pStyle w:val="2"/>
          </w:pPr>
        </w:pPrChange>
      </w:pPr>
      <w:bookmarkStart w:id="4539" w:name="_Toc516593061"/>
      <w:r w:rsidRPr="00D5095C">
        <w:rPr>
          <w:rFonts w:ascii="Times New Roman" w:eastAsia="宋体" w:hAnsi="Times New Roman" w:cs="Times New Roman"/>
          <w:b/>
          <w:bCs/>
          <w:color w:val="000000"/>
          <w:sz w:val="28"/>
          <w:szCs w:val="28"/>
          <w:rPrChange w:id="4540" w:author="Windows 用户" w:date="2018-06-12T19:06:00Z">
            <w:rPr/>
          </w:rPrChange>
        </w:rPr>
        <w:t xml:space="preserve">3.4 </w:t>
      </w:r>
      <w:r w:rsidRPr="00D5095C">
        <w:rPr>
          <w:rFonts w:ascii="Times New Roman" w:eastAsia="宋体" w:hAnsi="Times New Roman" w:cs="Times New Roman" w:hint="eastAsia"/>
          <w:b/>
          <w:bCs/>
          <w:color w:val="000000"/>
          <w:sz w:val="28"/>
          <w:szCs w:val="28"/>
          <w:rPrChange w:id="4541" w:author="Windows 用户" w:date="2018-06-12T19:06:00Z">
            <w:rPr>
              <w:rFonts w:hint="eastAsia"/>
            </w:rPr>
          </w:rPrChange>
        </w:rPr>
        <w:t>含有多个</w:t>
      </w:r>
      <w:r w:rsidRPr="00D5095C">
        <w:rPr>
          <w:rFonts w:ascii="Times New Roman" w:eastAsia="宋体" w:hAnsi="Times New Roman" w:cs="Times New Roman"/>
          <w:b/>
          <w:bCs/>
          <w:color w:val="000000"/>
          <w:sz w:val="28"/>
          <w:szCs w:val="28"/>
          <w:rPrChange w:id="4542" w:author="Windows 用户" w:date="2018-06-12T19:06:00Z">
            <w:rPr/>
          </w:rPrChange>
        </w:rPr>
        <w:t>MainActivity</w:t>
      </w:r>
      <w:bookmarkEnd w:id="4539"/>
      <w:del w:id="4543" w:author="..." w:date="2018-06-12T07:50:00Z">
        <w:r w:rsidRPr="00D5095C">
          <w:rPr>
            <w:rFonts w:ascii="Times New Roman" w:eastAsia="宋体" w:hAnsi="Times New Roman" w:cs="Times New Roman" w:hint="eastAsia"/>
            <w:b/>
            <w:bCs/>
            <w:color w:val="000000"/>
            <w:sz w:val="28"/>
            <w:szCs w:val="28"/>
            <w:rPrChange w:id="4544" w:author="Windows 用户" w:date="2018-06-12T19:06:00Z">
              <w:rPr>
                <w:rFonts w:hint="eastAsia"/>
              </w:rPr>
            </w:rPrChange>
          </w:rPr>
          <w:delText>（实验十三）</w:delText>
        </w:r>
      </w:del>
    </w:p>
    <w:p w:rsidR="00F76376" w:rsidRPr="00F76376" w:rsidRDefault="00793F6E">
      <w:pPr>
        <w:spacing w:line="400" w:lineRule="exact"/>
        <w:ind w:firstLineChars="200" w:firstLine="480"/>
        <w:rPr>
          <w:ins w:id="4545" w:author="..." w:date="2018-06-12T10:32:00Z"/>
          <w:rFonts w:ascii="Times New Roman" w:eastAsia="宋体" w:hAnsi="Times New Roman" w:cs="Times New Roman"/>
          <w:sz w:val="24"/>
          <w:szCs w:val="24"/>
          <w:rPrChange w:id="4546" w:author="..." w:date="2018-06-12T10:36:00Z">
            <w:rPr>
              <w:ins w:id="4547" w:author="..." w:date="2018-06-12T10:32:00Z"/>
            </w:rPr>
          </w:rPrChange>
        </w:rPr>
        <w:pPrChange w:id="4548" w:author="..." w:date="2018-06-12T10:36:00Z">
          <w:pPr>
            <w:ind w:firstLine="420"/>
          </w:pPr>
        </w:pPrChange>
      </w:pPr>
      <w:ins w:id="4549" w:author="..." w:date="2018-06-12T10:27:00Z">
        <w:r>
          <w:rPr>
            <w:rFonts w:ascii="Times New Roman" w:eastAsia="宋体" w:hAnsi="Times New Roman" w:cs="Times New Roman" w:hint="eastAsia"/>
            <w:sz w:val="24"/>
            <w:szCs w:val="24"/>
            <w:rPrChange w:id="4550" w:author="..." w:date="2018-06-12T10:36:00Z">
              <w:rPr>
                <w:rFonts w:hint="eastAsia"/>
              </w:rPr>
            </w:rPrChange>
          </w:rPr>
          <w:t>从官方文档中，了解到一个</w:t>
        </w:r>
      </w:ins>
      <w:ins w:id="4551" w:author="..." w:date="2018-06-12T10:28:00Z">
        <w:r>
          <w:rPr>
            <w:rFonts w:ascii="Times New Roman" w:eastAsia="宋体" w:hAnsi="Times New Roman" w:cs="Times New Roman"/>
            <w:sz w:val="24"/>
            <w:szCs w:val="24"/>
            <w:rPrChange w:id="4552" w:author="..." w:date="2018-06-12T10:36:00Z">
              <w:rPr/>
            </w:rPrChange>
          </w:rPr>
          <w:t>APP</w:t>
        </w:r>
        <w:r>
          <w:rPr>
            <w:rFonts w:ascii="Times New Roman" w:eastAsia="宋体" w:hAnsi="Times New Roman" w:cs="Times New Roman" w:hint="eastAsia"/>
            <w:sz w:val="24"/>
            <w:szCs w:val="24"/>
            <w:rPrChange w:id="4553" w:author="..." w:date="2018-06-12T10:36:00Z">
              <w:rPr>
                <w:rFonts w:hint="eastAsia"/>
              </w:rPr>
            </w:rPrChange>
          </w:rPr>
          <w:t>不可以没有</w:t>
        </w:r>
        <w:r>
          <w:rPr>
            <w:rFonts w:ascii="Times New Roman" w:eastAsia="宋体" w:hAnsi="Times New Roman" w:cs="Times New Roman"/>
            <w:sz w:val="24"/>
            <w:szCs w:val="24"/>
            <w:rPrChange w:id="4554" w:author="..." w:date="2018-06-12T10:36:00Z">
              <w:rPr/>
            </w:rPrChange>
          </w:rPr>
          <w:t>MainActivity</w:t>
        </w:r>
        <w:r>
          <w:rPr>
            <w:rFonts w:ascii="Times New Roman" w:eastAsia="宋体" w:hAnsi="Times New Roman" w:cs="Times New Roman" w:hint="eastAsia"/>
            <w:sz w:val="24"/>
            <w:szCs w:val="24"/>
            <w:rPrChange w:id="4555" w:author="..." w:date="2018-06-12T10:36:00Z">
              <w:rPr>
                <w:rFonts w:hint="eastAsia"/>
              </w:rPr>
            </w:rPrChange>
          </w:rPr>
          <w:t>，那么如果含有多个</w:t>
        </w:r>
        <w:r>
          <w:rPr>
            <w:rFonts w:ascii="Times New Roman" w:eastAsia="宋体" w:hAnsi="Times New Roman" w:cs="Times New Roman"/>
            <w:sz w:val="24"/>
            <w:szCs w:val="24"/>
            <w:rPrChange w:id="4556" w:author="..." w:date="2018-06-12T10:36:00Z">
              <w:rPr/>
            </w:rPrChange>
          </w:rPr>
          <w:t>MainActivity</w:t>
        </w:r>
        <w:r>
          <w:rPr>
            <w:rFonts w:ascii="Times New Roman" w:eastAsia="宋体" w:hAnsi="Times New Roman" w:cs="Times New Roman" w:hint="eastAsia"/>
            <w:sz w:val="24"/>
            <w:szCs w:val="24"/>
            <w:rPrChange w:id="4557" w:author="..." w:date="2018-06-12T10:36:00Z">
              <w:rPr>
                <w:rFonts w:hint="eastAsia"/>
              </w:rPr>
            </w:rPrChange>
          </w:rPr>
          <w:t>呢？</w:t>
        </w:r>
      </w:ins>
      <w:ins w:id="4558" w:author="..." w:date="2018-06-12T10:29:00Z">
        <w:r>
          <w:rPr>
            <w:rFonts w:ascii="Times New Roman" w:eastAsia="宋体" w:hAnsi="Times New Roman" w:cs="Times New Roman" w:hint="eastAsia"/>
            <w:sz w:val="24"/>
            <w:szCs w:val="24"/>
            <w:rPrChange w:id="4559" w:author="..." w:date="2018-06-12T10:36:00Z">
              <w:rPr>
                <w:rFonts w:hint="eastAsia"/>
              </w:rPr>
            </w:rPrChange>
          </w:rPr>
          <w:t>本案例用于测试含有多个</w:t>
        </w:r>
        <w:r>
          <w:rPr>
            <w:rFonts w:ascii="Times New Roman" w:eastAsia="宋体" w:hAnsi="Times New Roman" w:cs="Times New Roman"/>
            <w:sz w:val="24"/>
            <w:szCs w:val="24"/>
            <w:rPrChange w:id="4560" w:author="..." w:date="2018-06-12T10:36:00Z">
              <w:rPr/>
            </w:rPrChange>
          </w:rPr>
          <w:t>MainActivity</w:t>
        </w:r>
      </w:ins>
      <w:ins w:id="4561" w:author="..." w:date="2018-06-12T10:31:00Z">
        <w:r>
          <w:rPr>
            <w:rFonts w:ascii="Times New Roman" w:eastAsia="宋体" w:hAnsi="Times New Roman" w:cs="Times New Roman" w:hint="eastAsia"/>
            <w:sz w:val="24"/>
            <w:szCs w:val="24"/>
            <w:rPrChange w:id="4562" w:author="..." w:date="2018-06-12T10:36:00Z">
              <w:rPr>
                <w:rFonts w:hint="eastAsia"/>
              </w:rPr>
            </w:rPrChange>
          </w:rPr>
          <w:t>时程序是否可以正常运行。</w:t>
        </w:r>
      </w:ins>
      <w:ins w:id="4563" w:author="..." w:date="2018-06-12T10:32:00Z">
        <w:r>
          <w:rPr>
            <w:rFonts w:ascii="Times New Roman" w:eastAsia="宋体" w:hAnsi="Times New Roman" w:cs="Times New Roman" w:hint="eastAsia"/>
            <w:sz w:val="24"/>
            <w:szCs w:val="24"/>
            <w:rPrChange w:id="4564" w:author="..." w:date="2018-06-12T10:36:00Z">
              <w:rPr>
                <w:rFonts w:hint="eastAsia"/>
              </w:rPr>
            </w:rPrChange>
          </w:rPr>
          <w:t>将情况分为两种：</w:t>
        </w:r>
      </w:ins>
    </w:p>
    <w:p w:rsidR="00F76376" w:rsidRPr="00F76376" w:rsidRDefault="00793F6E">
      <w:pPr>
        <w:spacing w:line="400" w:lineRule="exact"/>
        <w:ind w:firstLineChars="200" w:firstLine="480"/>
        <w:rPr>
          <w:ins w:id="4565" w:author="..." w:date="2018-06-12T10:32:00Z"/>
          <w:rFonts w:ascii="Times New Roman" w:eastAsia="宋体" w:hAnsi="Times New Roman" w:cs="Times New Roman"/>
          <w:sz w:val="24"/>
          <w:szCs w:val="24"/>
          <w:rPrChange w:id="4566" w:author="..." w:date="2018-06-12T10:36:00Z">
            <w:rPr>
              <w:ins w:id="4567" w:author="..." w:date="2018-06-12T10:32:00Z"/>
            </w:rPr>
          </w:rPrChange>
        </w:rPr>
        <w:pPrChange w:id="4568" w:author="..." w:date="2018-06-12T10:36:00Z">
          <w:pPr>
            <w:ind w:firstLine="420"/>
          </w:pPr>
        </w:pPrChange>
      </w:pPr>
      <w:ins w:id="4569" w:author="..." w:date="2018-06-12T10:32:00Z">
        <w:r>
          <w:rPr>
            <w:rFonts w:ascii="Times New Roman" w:eastAsia="宋体" w:hAnsi="Times New Roman" w:cs="Times New Roman" w:hint="eastAsia"/>
            <w:sz w:val="24"/>
            <w:szCs w:val="24"/>
            <w:rPrChange w:id="4570" w:author="..." w:date="2018-06-12T10:36:00Z">
              <w:rPr>
                <w:rFonts w:hint="eastAsia"/>
              </w:rPr>
            </w:rPrChange>
          </w:rPr>
          <w:t>①</w:t>
        </w:r>
        <w:r>
          <w:rPr>
            <w:rFonts w:ascii="Times New Roman" w:eastAsia="宋体" w:hAnsi="Times New Roman" w:cs="Times New Roman"/>
            <w:sz w:val="24"/>
            <w:szCs w:val="24"/>
            <w:rPrChange w:id="4571" w:author="..." w:date="2018-06-12T10:36:00Z">
              <w:rPr/>
            </w:rPrChange>
          </w:rPr>
          <w:t>FirstActivity</w:t>
        </w:r>
        <w:r>
          <w:rPr>
            <w:rFonts w:ascii="Times New Roman" w:eastAsia="宋体" w:hAnsi="Times New Roman" w:cs="Times New Roman" w:hint="eastAsia"/>
            <w:sz w:val="24"/>
            <w:szCs w:val="24"/>
            <w:rPrChange w:id="4572" w:author="..." w:date="2018-06-12T10:36:00Z">
              <w:rPr>
                <w:rFonts w:hint="eastAsia"/>
              </w:rPr>
            </w:rPrChange>
          </w:rPr>
          <w:t>注册位置在前，</w:t>
        </w:r>
        <w:r>
          <w:rPr>
            <w:rFonts w:ascii="Times New Roman" w:eastAsia="宋体" w:hAnsi="Times New Roman" w:cs="Times New Roman"/>
            <w:sz w:val="24"/>
            <w:szCs w:val="24"/>
            <w:rPrChange w:id="4573" w:author="..." w:date="2018-06-12T10:36:00Z">
              <w:rPr/>
            </w:rPrChange>
          </w:rPr>
          <w:t>SecondActivity</w:t>
        </w:r>
        <w:r>
          <w:rPr>
            <w:rFonts w:ascii="Times New Roman" w:eastAsia="宋体" w:hAnsi="Times New Roman" w:cs="Times New Roman" w:hint="eastAsia"/>
            <w:sz w:val="24"/>
            <w:szCs w:val="24"/>
            <w:rPrChange w:id="4574" w:author="..." w:date="2018-06-12T10:36:00Z">
              <w:rPr>
                <w:rFonts w:hint="eastAsia"/>
              </w:rPr>
            </w:rPrChange>
          </w:rPr>
          <w:t>注册位置在后；</w:t>
        </w:r>
      </w:ins>
    </w:p>
    <w:p w:rsidR="00F76376" w:rsidRPr="00F76376" w:rsidRDefault="00793F6E">
      <w:pPr>
        <w:spacing w:line="400" w:lineRule="exact"/>
        <w:ind w:firstLineChars="200" w:firstLine="480"/>
        <w:rPr>
          <w:ins w:id="4575" w:author="..." w:date="2018-06-12T10:33:00Z"/>
          <w:rFonts w:ascii="Times New Roman" w:eastAsia="宋体" w:hAnsi="Times New Roman" w:cs="Times New Roman"/>
          <w:sz w:val="24"/>
          <w:szCs w:val="24"/>
          <w:rPrChange w:id="4576" w:author="..." w:date="2018-06-12T10:36:00Z">
            <w:rPr>
              <w:ins w:id="4577" w:author="..." w:date="2018-06-12T10:33:00Z"/>
            </w:rPr>
          </w:rPrChange>
        </w:rPr>
        <w:pPrChange w:id="4578" w:author="..." w:date="2018-06-12T10:36:00Z">
          <w:pPr>
            <w:ind w:firstLine="420"/>
          </w:pPr>
        </w:pPrChange>
      </w:pPr>
      <w:ins w:id="4579" w:author="..." w:date="2018-06-12T10:32:00Z">
        <w:r>
          <w:rPr>
            <w:rFonts w:ascii="Times New Roman" w:eastAsia="宋体" w:hAnsi="Times New Roman" w:cs="Times New Roman" w:hint="eastAsia"/>
            <w:sz w:val="24"/>
            <w:szCs w:val="24"/>
            <w:rPrChange w:id="4580" w:author="..." w:date="2018-06-12T10:36:00Z">
              <w:rPr>
                <w:rFonts w:hint="eastAsia"/>
              </w:rPr>
            </w:rPrChange>
          </w:rPr>
          <w:t>②</w:t>
        </w:r>
      </w:ins>
      <w:ins w:id="4581" w:author="..." w:date="2018-06-12T10:33:00Z">
        <w:r>
          <w:rPr>
            <w:rFonts w:ascii="Times New Roman" w:eastAsia="宋体" w:hAnsi="Times New Roman" w:cs="Times New Roman"/>
            <w:sz w:val="24"/>
            <w:szCs w:val="24"/>
            <w:rPrChange w:id="4582" w:author="..." w:date="2018-06-12T10:36:00Z">
              <w:rPr/>
            </w:rPrChange>
          </w:rPr>
          <w:t>SecondActivity</w:t>
        </w:r>
        <w:r>
          <w:rPr>
            <w:rFonts w:ascii="Times New Roman" w:eastAsia="宋体" w:hAnsi="Times New Roman" w:cs="Times New Roman" w:hint="eastAsia"/>
            <w:sz w:val="24"/>
            <w:szCs w:val="24"/>
            <w:rPrChange w:id="4583" w:author="..." w:date="2018-06-12T10:36:00Z">
              <w:rPr>
                <w:rFonts w:hint="eastAsia"/>
              </w:rPr>
            </w:rPrChange>
          </w:rPr>
          <w:t>注册位置在前，</w:t>
        </w:r>
        <w:r>
          <w:rPr>
            <w:rFonts w:ascii="Times New Roman" w:eastAsia="宋体" w:hAnsi="Times New Roman" w:cs="Times New Roman"/>
            <w:sz w:val="24"/>
            <w:szCs w:val="24"/>
            <w:rPrChange w:id="4584" w:author="..." w:date="2018-06-12T10:36:00Z">
              <w:rPr/>
            </w:rPrChange>
          </w:rPr>
          <w:t>FirstActivity</w:t>
        </w:r>
        <w:r>
          <w:rPr>
            <w:rFonts w:ascii="Times New Roman" w:eastAsia="宋体" w:hAnsi="Times New Roman" w:cs="Times New Roman" w:hint="eastAsia"/>
            <w:sz w:val="24"/>
            <w:szCs w:val="24"/>
            <w:rPrChange w:id="4585" w:author="..." w:date="2018-06-12T10:36:00Z">
              <w:rPr>
                <w:rFonts w:hint="eastAsia"/>
              </w:rPr>
            </w:rPrChange>
          </w:rPr>
          <w:t>注册位置在后；</w:t>
        </w:r>
      </w:ins>
    </w:p>
    <w:p w:rsidR="00F76376" w:rsidRDefault="00793F6E">
      <w:pPr>
        <w:spacing w:line="400" w:lineRule="exact"/>
        <w:ind w:firstLineChars="200" w:firstLine="480"/>
        <w:pPrChange w:id="4586" w:author="..." w:date="2018-06-12T10:36:00Z">
          <w:pPr>
            <w:ind w:firstLine="420"/>
          </w:pPr>
        </w:pPrChange>
      </w:pPr>
      <w:ins w:id="4587" w:author="..." w:date="2018-06-12T10:34:00Z">
        <w:r>
          <w:rPr>
            <w:rFonts w:ascii="Times New Roman" w:eastAsia="宋体" w:hAnsi="Times New Roman" w:cs="Times New Roman" w:hint="eastAsia"/>
            <w:sz w:val="24"/>
            <w:szCs w:val="24"/>
            <w:rPrChange w:id="4588" w:author="..." w:date="2018-06-12T10:36:00Z">
              <w:rPr>
                <w:rFonts w:hint="eastAsia"/>
              </w:rPr>
            </w:rPrChange>
          </w:rPr>
          <w:t>代码片段如图</w:t>
        </w:r>
        <w:r>
          <w:rPr>
            <w:rFonts w:ascii="Times New Roman" w:eastAsia="宋体" w:hAnsi="Times New Roman" w:cs="Times New Roman"/>
            <w:sz w:val="24"/>
            <w:szCs w:val="24"/>
            <w:rPrChange w:id="4589" w:author="..." w:date="2018-06-12T10:36:00Z">
              <w:rPr/>
            </w:rPrChange>
          </w:rPr>
          <w:t>3-1</w:t>
        </w:r>
        <w:r>
          <w:rPr>
            <w:rFonts w:ascii="Times New Roman" w:eastAsia="宋体" w:hAnsi="Times New Roman" w:cs="Times New Roman" w:hint="eastAsia"/>
            <w:sz w:val="24"/>
            <w:szCs w:val="24"/>
            <w:rPrChange w:id="4590" w:author="..." w:date="2018-06-12T10:36:00Z">
              <w:rPr>
                <w:rFonts w:hint="eastAsia"/>
              </w:rPr>
            </w:rPrChange>
          </w:rPr>
          <w:t>所示：</w:t>
        </w:r>
      </w:ins>
      <w:del w:id="4591" w:author="..." w:date="2018-06-12T10:34:00Z">
        <w:r>
          <w:rPr>
            <w:rFonts w:hint="eastAsia"/>
          </w:rPr>
          <w:delText>①：</w:delText>
        </w:r>
        <w:r>
          <w:delText>两个</w:delText>
        </w:r>
        <w:r>
          <w:rPr>
            <w:rFonts w:hint="eastAsia"/>
          </w:rPr>
          <w:delText>Main</w:delText>
        </w:r>
        <w:r>
          <w:delText>Activity</w:delText>
        </w:r>
        <w:r>
          <w:rPr>
            <w:rFonts w:hint="eastAsia"/>
          </w:rPr>
          <w:delText>如下图：</w:delText>
        </w:r>
      </w:del>
    </w:p>
    <w:p w:rsidR="00F76376" w:rsidRDefault="00793F6E">
      <w:pPr>
        <w:jc w:val="center"/>
        <w:pPrChange w:id="4592" w:author="..." w:date="2018-06-12T10:35:00Z">
          <w:pPr/>
        </w:pPrChange>
      </w:pPr>
      <w:r>
        <w:rPr>
          <w:noProof/>
        </w:rPr>
        <w:lastRenderedPageBreak/>
        <w:drawing>
          <wp:inline distT="0" distB="0" distL="0" distR="0" wp14:anchorId="29553D59" wp14:editId="461F39B3">
            <wp:extent cx="5274310" cy="2777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274310" cy="2777490"/>
                    </a:xfrm>
                    <a:prstGeom prst="rect">
                      <a:avLst/>
                    </a:prstGeom>
                  </pic:spPr>
                </pic:pic>
              </a:graphicData>
            </a:graphic>
          </wp:inline>
        </w:drawing>
      </w:r>
    </w:p>
    <w:p w:rsidR="00F76376" w:rsidRPr="00F76376" w:rsidRDefault="00793F6E">
      <w:pPr>
        <w:spacing w:afterLines="50" w:after="156" w:line="400" w:lineRule="exact"/>
        <w:jc w:val="center"/>
        <w:rPr>
          <w:rFonts w:ascii="Times New Roman" w:eastAsia="宋体" w:hAnsi="Times New Roman" w:cs="Times New Roman"/>
          <w:b/>
          <w:bCs/>
          <w:szCs w:val="24"/>
          <w:rPrChange w:id="4593" w:author="..." w:date="2018-06-12T10:35:00Z">
            <w:rPr/>
          </w:rPrChange>
        </w:rPr>
        <w:pPrChange w:id="4594" w:author="..." w:date="2018-06-12T10:35:00Z">
          <w:pPr/>
        </w:pPrChange>
      </w:pPr>
      <w:ins w:id="4595" w:author="..." w:date="2018-06-12T10:35:00Z">
        <w:r>
          <w:rPr>
            <w:rFonts w:ascii="Times New Roman" w:eastAsia="宋体" w:hAnsi="Times New Roman" w:cs="Times New Roman" w:hint="eastAsia"/>
            <w:b/>
            <w:bCs/>
            <w:szCs w:val="24"/>
            <w:rPrChange w:id="4596" w:author="..." w:date="2018-06-12T10:35:00Z">
              <w:rPr>
                <w:rFonts w:hint="eastAsia"/>
              </w:rPr>
            </w:rPrChange>
          </w:rPr>
          <w:t>图</w:t>
        </w:r>
        <w:r>
          <w:rPr>
            <w:rFonts w:ascii="Times New Roman" w:eastAsia="宋体" w:hAnsi="Times New Roman" w:cs="Times New Roman"/>
            <w:b/>
            <w:bCs/>
            <w:szCs w:val="24"/>
            <w:rPrChange w:id="4597" w:author="..." w:date="2018-06-12T10:35:00Z">
              <w:rPr/>
            </w:rPrChange>
          </w:rPr>
          <w:t>3-1 FirstActivity</w:t>
        </w:r>
        <w:r>
          <w:rPr>
            <w:rFonts w:ascii="Times New Roman" w:eastAsia="宋体" w:hAnsi="Times New Roman" w:cs="Times New Roman" w:hint="eastAsia"/>
            <w:b/>
            <w:bCs/>
            <w:szCs w:val="24"/>
            <w:rPrChange w:id="4598" w:author="..." w:date="2018-06-12T10:35:00Z">
              <w:rPr>
                <w:rFonts w:hint="eastAsia"/>
              </w:rPr>
            </w:rPrChange>
          </w:rPr>
          <w:t>和</w:t>
        </w:r>
        <w:r>
          <w:rPr>
            <w:rFonts w:ascii="Times New Roman" w:eastAsia="宋体" w:hAnsi="Times New Roman" w:cs="Times New Roman"/>
            <w:b/>
            <w:bCs/>
            <w:szCs w:val="24"/>
            <w:rPrChange w:id="4599" w:author="..." w:date="2018-06-12T10:35:00Z">
              <w:rPr/>
            </w:rPrChange>
          </w:rPr>
          <w:t>SecondActivity</w:t>
        </w:r>
        <w:r>
          <w:rPr>
            <w:rFonts w:ascii="Times New Roman" w:eastAsia="宋体" w:hAnsi="Times New Roman" w:cs="Times New Roman" w:hint="eastAsia"/>
            <w:b/>
            <w:bCs/>
            <w:szCs w:val="24"/>
            <w:rPrChange w:id="4600" w:author="..." w:date="2018-06-12T10:35:00Z">
              <w:rPr>
                <w:rFonts w:hint="eastAsia"/>
              </w:rPr>
            </w:rPrChange>
          </w:rPr>
          <w:t>注册位置代码片段</w:t>
        </w:r>
      </w:ins>
    </w:p>
    <w:p w:rsidR="00F76376" w:rsidRPr="00F76376" w:rsidRDefault="00793F6E">
      <w:pPr>
        <w:spacing w:line="400" w:lineRule="exact"/>
        <w:ind w:firstLineChars="200" w:firstLine="480"/>
        <w:rPr>
          <w:ins w:id="4601" w:author="..." w:date="2018-06-12T10:42:00Z"/>
          <w:rFonts w:ascii="Times New Roman" w:eastAsia="宋体" w:hAnsi="Times New Roman" w:cs="Times New Roman"/>
          <w:sz w:val="24"/>
          <w:szCs w:val="24"/>
          <w:rPrChange w:id="4602" w:author="..." w:date="2018-06-12T10:46:00Z">
            <w:rPr>
              <w:ins w:id="4603" w:author="..." w:date="2018-06-12T10:42:00Z"/>
            </w:rPr>
          </w:rPrChange>
        </w:rPr>
        <w:pPrChange w:id="4604" w:author="..." w:date="2018-06-12T10:46:00Z">
          <w:pPr/>
        </w:pPrChange>
      </w:pPr>
      <w:ins w:id="4605" w:author="..." w:date="2018-06-12T10:43:00Z">
        <w:r>
          <w:rPr>
            <w:rFonts w:ascii="Times New Roman" w:eastAsia="宋体" w:hAnsi="Times New Roman" w:cs="Times New Roman"/>
            <w:sz w:val="24"/>
            <w:szCs w:val="24"/>
            <w:rPrChange w:id="4606" w:author="..." w:date="2018-06-12T10:46:00Z">
              <w:rPr/>
            </w:rPrChange>
          </w:rPr>
          <w:t>M</w:t>
        </w:r>
      </w:ins>
      <w:ins w:id="4607" w:author="..." w:date="2018-06-12T10:44:00Z">
        <w:r>
          <w:rPr>
            <w:rFonts w:ascii="Times New Roman" w:eastAsia="宋体" w:hAnsi="Times New Roman" w:cs="Times New Roman"/>
            <w:sz w:val="24"/>
            <w:szCs w:val="24"/>
            <w:rPrChange w:id="4608" w:author="..." w:date="2018-06-12T10:46:00Z">
              <w:rPr/>
            </w:rPrChange>
          </w:rPr>
          <w:t>ainActivity</w:t>
        </w:r>
        <w:r>
          <w:rPr>
            <w:rFonts w:ascii="Times New Roman" w:eastAsia="宋体" w:hAnsi="Times New Roman" w:cs="Times New Roman" w:hint="eastAsia"/>
            <w:sz w:val="24"/>
            <w:szCs w:val="24"/>
            <w:rPrChange w:id="4609" w:author="..." w:date="2018-06-12T10:46:00Z">
              <w:rPr>
                <w:rFonts w:hint="eastAsia"/>
              </w:rPr>
            </w:rPrChange>
          </w:rPr>
          <w:t>注册位置不同，产生的</w:t>
        </w:r>
      </w:ins>
      <w:ins w:id="4610" w:author="..." w:date="2018-06-12T10:41:00Z">
        <w:r>
          <w:rPr>
            <w:rFonts w:ascii="Times New Roman" w:eastAsia="宋体" w:hAnsi="Times New Roman" w:cs="Times New Roman" w:hint="eastAsia"/>
            <w:sz w:val="24"/>
            <w:szCs w:val="24"/>
            <w:rPrChange w:id="4611" w:author="..." w:date="2018-06-12T10:46:00Z">
              <w:rPr>
                <w:rFonts w:hint="eastAsia"/>
              </w:rPr>
            </w:rPrChange>
          </w:rPr>
          <w:t>测试结果如表</w:t>
        </w:r>
      </w:ins>
      <w:ins w:id="4612" w:author="..." w:date="2018-06-12T10:42:00Z">
        <w:r>
          <w:rPr>
            <w:rFonts w:ascii="Times New Roman" w:eastAsia="宋体" w:hAnsi="Times New Roman" w:cs="Times New Roman"/>
            <w:sz w:val="24"/>
            <w:szCs w:val="24"/>
            <w:rPrChange w:id="4613" w:author="..." w:date="2018-06-12T10:46:00Z">
              <w:rPr/>
            </w:rPrChange>
          </w:rPr>
          <w:t>3-5</w:t>
        </w:r>
        <w:r>
          <w:rPr>
            <w:rFonts w:ascii="Times New Roman" w:eastAsia="宋体" w:hAnsi="Times New Roman" w:cs="Times New Roman" w:hint="eastAsia"/>
            <w:sz w:val="24"/>
            <w:szCs w:val="24"/>
            <w:rPrChange w:id="4614" w:author="..." w:date="2018-06-12T10:46:00Z">
              <w:rPr>
                <w:rFonts w:hint="eastAsia"/>
              </w:rPr>
            </w:rPrChange>
          </w:rPr>
          <w:t>所示：</w:t>
        </w:r>
      </w:ins>
    </w:p>
    <w:p w:rsidR="00F76376" w:rsidRPr="00F76376" w:rsidRDefault="00793F6E">
      <w:pPr>
        <w:spacing w:afterLines="50" w:after="156" w:line="400" w:lineRule="exact"/>
        <w:jc w:val="center"/>
        <w:rPr>
          <w:ins w:id="4615" w:author="..." w:date="2018-06-12T10:37:00Z"/>
          <w:rFonts w:ascii="Times New Roman" w:eastAsia="宋体" w:hAnsi="Times New Roman" w:cs="Times New Roman"/>
          <w:b/>
          <w:bCs/>
          <w:szCs w:val="24"/>
          <w:rPrChange w:id="4616" w:author="..." w:date="2018-06-12T10:42:00Z">
            <w:rPr>
              <w:ins w:id="4617" w:author="..." w:date="2018-06-12T10:37:00Z"/>
            </w:rPr>
          </w:rPrChange>
        </w:rPr>
        <w:pPrChange w:id="4618" w:author="..." w:date="2018-06-12T10:42:00Z">
          <w:pPr/>
        </w:pPrChange>
      </w:pPr>
      <w:ins w:id="4619" w:author="..." w:date="2018-06-12T10:42:00Z">
        <w:r>
          <w:rPr>
            <w:rFonts w:ascii="Times New Roman" w:eastAsia="宋体" w:hAnsi="Times New Roman" w:cs="Times New Roman" w:hint="eastAsia"/>
            <w:b/>
            <w:bCs/>
            <w:szCs w:val="24"/>
            <w:rPrChange w:id="4620" w:author="..." w:date="2018-06-12T10:42:00Z">
              <w:rPr>
                <w:rFonts w:hint="eastAsia"/>
              </w:rPr>
            </w:rPrChange>
          </w:rPr>
          <w:t>表</w:t>
        </w:r>
        <w:r>
          <w:rPr>
            <w:rFonts w:ascii="Times New Roman" w:eastAsia="宋体" w:hAnsi="Times New Roman" w:cs="Times New Roman"/>
            <w:b/>
            <w:bCs/>
            <w:szCs w:val="24"/>
            <w:rPrChange w:id="4621" w:author="..." w:date="2018-06-12T10:42:00Z">
              <w:rPr/>
            </w:rPrChange>
          </w:rPr>
          <w:t xml:space="preserve">3-5 </w:t>
        </w:r>
        <w:r>
          <w:rPr>
            <w:rFonts w:ascii="Times New Roman" w:eastAsia="宋体" w:hAnsi="Times New Roman" w:cs="Times New Roman" w:hint="eastAsia"/>
            <w:b/>
            <w:bCs/>
            <w:szCs w:val="24"/>
            <w:rPrChange w:id="4622" w:author="..." w:date="2018-06-12T10:42:00Z">
              <w:rPr>
                <w:rFonts w:hint="eastAsia"/>
              </w:rPr>
            </w:rPrChange>
          </w:rPr>
          <w:t>多个</w:t>
        </w:r>
        <w:r>
          <w:rPr>
            <w:rFonts w:ascii="Times New Roman" w:eastAsia="宋体" w:hAnsi="Times New Roman" w:cs="Times New Roman"/>
            <w:b/>
            <w:bCs/>
            <w:szCs w:val="24"/>
            <w:rPrChange w:id="4623" w:author="..." w:date="2018-06-12T10:42:00Z">
              <w:rPr/>
            </w:rPrChange>
          </w:rPr>
          <w:t>MainActivity</w:t>
        </w:r>
        <w:r>
          <w:rPr>
            <w:rFonts w:ascii="Times New Roman" w:eastAsia="宋体" w:hAnsi="Times New Roman" w:cs="Times New Roman" w:hint="eastAsia"/>
            <w:b/>
            <w:bCs/>
            <w:szCs w:val="24"/>
            <w:rPrChange w:id="4624" w:author="..." w:date="2018-06-12T10:42:00Z">
              <w:rPr>
                <w:rFonts w:hint="eastAsia"/>
              </w:rPr>
            </w:rPrChange>
          </w:rPr>
          <w:t>测试结果</w:t>
        </w:r>
      </w:ins>
    </w:p>
    <w:tbl>
      <w:tblPr>
        <w:tblStyle w:val="a9"/>
        <w:tblW w:w="7584" w:type="dxa"/>
        <w:jc w:val="center"/>
        <w:tblLayout w:type="fixed"/>
        <w:tblLook w:val="04A0" w:firstRow="1" w:lastRow="0" w:firstColumn="1" w:lastColumn="0" w:noHBand="0" w:noVBand="1"/>
        <w:tblPrChange w:id="4625" w:author="..." w:date="2018-06-12T11:16:00Z">
          <w:tblPr>
            <w:tblStyle w:val="a9"/>
            <w:tblW w:w="9401" w:type="dxa"/>
            <w:tblLayout w:type="fixed"/>
            <w:tblLook w:val="04A0" w:firstRow="1" w:lastRow="0" w:firstColumn="1" w:lastColumn="0" w:noHBand="0" w:noVBand="1"/>
          </w:tblPr>
        </w:tblPrChange>
      </w:tblPr>
      <w:tblGrid>
        <w:gridCol w:w="1689"/>
        <w:gridCol w:w="1605"/>
        <w:gridCol w:w="2280"/>
        <w:gridCol w:w="2010"/>
        <w:tblGridChange w:id="4626">
          <w:tblGrid>
            <w:gridCol w:w="2350"/>
            <w:gridCol w:w="2350"/>
            <w:gridCol w:w="2350"/>
            <w:gridCol w:w="2351"/>
          </w:tblGrid>
        </w:tblGridChange>
      </w:tblGrid>
      <w:tr w:rsidR="00F76376" w:rsidTr="00F76376">
        <w:trPr>
          <w:jc w:val="center"/>
          <w:ins w:id="4627" w:author="..." w:date="2018-06-12T10:38:00Z"/>
        </w:trPr>
        <w:tc>
          <w:tcPr>
            <w:tcW w:w="1689" w:type="dxa"/>
            <w:tcPrChange w:id="4628" w:author="..." w:date="2018-06-12T11:16:00Z">
              <w:tcPr>
                <w:tcW w:w="2350" w:type="dxa"/>
              </w:tcPr>
            </w:tcPrChange>
          </w:tcPr>
          <w:p w:rsidR="00F76376" w:rsidRPr="00F76376" w:rsidRDefault="00793F6E">
            <w:pPr>
              <w:jc w:val="center"/>
              <w:rPr>
                <w:ins w:id="4629" w:author="..." w:date="2018-06-12T10:38:00Z"/>
                <w:b/>
                <w:szCs w:val="21"/>
                <w:rPrChange w:id="4630" w:author="..." w:date="2018-06-12T10:43:00Z">
                  <w:rPr>
                    <w:ins w:id="4631" w:author="..." w:date="2018-06-12T10:38:00Z"/>
                  </w:rPr>
                </w:rPrChange>
              </w:rPr>
              <w:pPrChange w:id="4632" w:author="..." w:date="2018-06-12T10:43:00Z">
                <w:pPr/>
              </w:pPrChange>
            </w:pPr>
            <w:ins w:id="4633" w:author="..." w:date="2018-06-12T10:38:00Z">
              <w:r>
                <w:rPr>
                  <w:b/>
                  <w:szCs w:val="21"/>
                  <w:rPrChange w:id="4634" w:author="..." w:date="2018-06-12T10:43:00Z">
                    <w:rPr/>
                  </w:rPrChange>
                </w:rPr>
                <w:t>Activity</w:t>
              </w:r>
            </w:ins>
          </w:p>
        </w:tc>
        <w:tc>
          <w:tcPr>
            <w:tcW w:w="1605" w:type="dxa"/>
            <w:tcPrChange w:id="4635" w:author="..." w:date="2018-06-12T11:16:00Z">
              <w:tcPr>
                <w:tcW w:w="2350" w:type="dxa"/>
              </w:tcPr>
            </w:tcPrChange>
          </w:tcPr>
          <w:p w:rsidR="00F76376" w:rsidRPr="00F76376" w:rsidRDefault="00793F6E">
            <w:pPr>
              <w:jc w:val="center"/>
              <w:rPr>
                <w:ins w:id="4636" w:author="..." w:date="2018-06-12T10:38:00Z"/>
                <w:b/>
                <w:szCs w:val="21"/>
                <w:rPrChange w:id="4637" w:author="..." w:date="2018-06-12T10:43:00Z">
                  <w:rPr>
                    <w:ins w:id="4638" w:author="..." w:date="2018-06-12T10:38:00Z"/>
                  </w:rPr>
                </w:rPrChange>
              </w:rPr>
              <w:pPrChange w:id="4639" w:author="..." w:date="2018-06-12T10:43:00Z">
                <w:pPr/>
              </w:pPrChange>
            </w:pPr>
            <w:ins w:id="4640" w:author="..." w:date="2018-06-12T10:39:00Z">
              <w:r>
                <w:rPr>
                  <w:rFonts w:hint="eastAsia"/>
                  <w:b/>
                  <w:szCs w:val="21"/>
                  <w:rPrChange w:id="4641" w:author="..." w:date="2018-06-12T10:43:00Z">
                    <w:rPr>
                      <w:rFonts w:hint="eastAsia"/>
                    </w:rPr>
                  </w:rPrChange>
                </w:rPr>
                <w:t>注册位置</w:t>
              </w:r>
            </w:ins>
          </w:p>
        </w:tc>
        <w:tc>
          <w:tcPr>
            <w:tcW w:w="2280" w:type="dxa"/>
            <w:tcPrChange w:id="4642" w:author="..." w:date="2018-06-12T11:16:00Z">
              <w:tcPr>
                <w:tcW w:w="2350" w:type="dxa"/>
              </w:tcPr>
            </w:tcPrChange>
          </w:tcPr>
          <w:p w:rsidR="00F76376" w:rsidRPr="00F76376" w:rsidRDefault="00793F6E">
            <w:pPr>
              <w:jc w:val="center"/>
              <w:rPr>
                <w:ins w:id="4643" w:author="..." w:date="2018-06-12T10:38:00Z"/>
                <w:b/>
                <w:szCs w:val="21"/>
                <w:rPrChange w:id="4644" w:author="..." w:date="2018-06-12T10:43:00Z">
                  <w:rPr>
                    <w:ins w:id="4645" w:author="..." w:date="2018-06-12T10:38:00Z"/>
                  </w:rPr>
                </w:rPrChange>
              </w:rPr>
              <w:pPrChange w:id="4646" w:author="..." w:date="2018-06-12T10:43:00Z">
                <w:pPr/>
              </w:pPrChange>
            </w:pPr>
            <w:ins w:id="4647" w:author="..." w:date="2018-06-12T10:40:00Z">
              <w:r>
                <w:rPr>
                  <w:rFonts w:hint="eastAsia"/>
                  <w:b/>
                  <w:szCs w:val="21"/>
                  <w:rPrChange w:id="4648" w:author="..." w:date="2018-06-12T10:43:00Z">
                    <w:rPr>
                      <w:rFonts w:hint="eastAsia"/>
                    </w:rPr>
                  </w:rPrChange>
                </w:rPr>
                <w:t>进程名</w:t>
              </w:r>
            </w:ins>
          </w:p>
        </w:tc>
        <w:tc>
          <w:tcPr>
            <w:tcW w:w="2010" w:type="dxa"/>
            <w:tcPrChange w:id="4649" w:author="..." w:date="2018-06-12T11:16:00Z">
              <w:tcPr>
                <w:tcW w:w="2351" w:type="dxa"/>
              </w:tcPr>
            </w:tcPrChange>
          </w:tcPr>
          <w:p w:rsidR="00F76376" w:rsidRPr="00F76376" w:rsidRDefault="00793F6E">
            <w:pPr>
              <w:jc w:val="center"/>
              <w:rPr>
                <w:ins w:id="4650" w:author="..." w:date="2018-06-12T10:38:00Z"/>
                <w:b/>
                <w:szCs w:val="21"/>
                <w:rPrChange w:id="4651" w:author="..." w:date="2018-06-12T10:43:00Z">
                  <w:rPr>
                    <w:ins w:id="4652" w:author="..." w:date="2018-06-12T10:38:00Z"/>
                  </w:rPr>
                </w:rPrChange>
              </w:rPr>
              <w:pPrChange w:id="4653" w:author="..." w:date="2018-06-12T10:43:00Z">
                <w:pPr/>
              </w:pPrChange>
            </w:pPr>
            <w:ins w:id="4654" w:author="..." w:date="2018-06-12T10:40:00Z">
              <w:r>
                <w:rPr>
                  <w:rFonts w:hint="eastAsia"/>
                  <w:b/>
                  <w:szCs w:val="21"/>
                  <w:rPrChange w:id="4655" w:author="..." w:date="2018-06-12T10:43:00Z">
                    <w:rPr>
                      <w:rFonts w:hint="eastAsia"/>
                    </w:rPr>
                  </w:rPrChange>
                </w:rPr>
                <w:t>说明</w:t>
              </w:r>
            </w:ins>
          </w:p>
        </w:tc>
      </w:tr>
      <w:tr w:rsidR="00F76376" w:rsidTr="00F76376">
        <w:trPr>
          <w:jc w:val="center"/>
          <w:ins w:id="4656" w:author="..." w:date="2018-06-12T10:38:00Z"/>
        </w:trPr>
        <w:tc>
          <w:tcPr>
            <w:tcW w:w="1689" w:type="dxa"/>
            <w:tcPrChange w:id="4657" w:author="..." w:date="2018-06-12T11:16:00Z">
              <w:tcPr>
                <w:tcW w:w="2350" w:type="dxa"/>
              </w:tcPr>
            </w:tcPrChange>
          </w:tcPr>
          <w:p w:rsidR="00F76376" w:rsidRPr="00F76376" w:rsidRDefault="00793F6E">
            <w:pPr>
              <w:jc w:val="center"/>
              <w:rPr>
                <w:ins w:id="4658" w:author="..." w:date="2018-06-12T10:38:00Z"/>
                <w:rFonts w:ascii="Times New Roman" w:eastAsia="宋体" w:hAnsi="Times New Roman" w:cs="Times New Roman"/>
                <w:szCs w:val="21"/>
                <w:rPrChange w:id="4659" w:author="..." w:date="2018-06-12T10:43:00Z">
                  <w:rPr>
                    <w:ins w:id="4660" w:author="..." w:date="2018-06-12T10:38:00Z"/>
                  </w:rPr>
                </w:rPrChange>
              </w:rPr>
              <w:pPrChange w:id="4661" w:author="..." w:date="2018-06-12T10:43:00Z">
                <w:pPr/>
              </w:pPrChange>
            </w:pPr>
            <w:ins w:id="4662" w:author="..." w:date="2018-06-12T10:38:00Z">
              <w:r>
                <w:rPr>
                  <w:rFonts w:ascii="Times New Roman" w:eastAsia="宋体" w:hAnsi="Times New Roman" w:cs="Times New Roman"/>
                  <w:szCs w:val="21"/>
                  <w:rPrChange w:id="4663" w:author="..." w:date="2018-06-12T10:43:00Z">
                    <w:rPr/>
                  </w:rPrChange>
                </w:rPr>
                <w:t>FirstActivity</w:t>
              </w:r>
            </w:ins>
          </w:p>
        </w:tc>
        <w:tc>
          <w:tcPr>
            <w:tcW w:w="1605" w:type="dxa"/>
            <w:tcPrChange w:id="4664" w:author="..." w:date="2018-06-12T11:16:00Z">
              <w:tcPr>
                <w:tcW w:w="2350" w:type="dxa"/>
              </w:tcPr>
            </w:tcPrChange>
          </w:tcPr>
          <w:p w:rsidR="00F76376" w:rsidRPr="00F76376" w:rsidRDefault="00793F6E">
            <w:pPr>
              <w:jc w:val="center"/>
              <w:rPr>
                <w:ins w:id="4665" w:author="..." w:date="2018-06-12T10:38:00Z"/>
                <w:rFonts w:ascii="Times New Roman" w:eastAsia="宋体" w:hAnsi="Times New Roman" w:cs="Times New Roman"/>
                <w:szCs w:val="21"/>
                <w:rPrChange w:id="4666" w:author="..." w:date="2018-06-12T10:43:00Z">
                  <w:rPr>
                    <w:ins w:id="4667" w:author="..." w:date="2018-06-12T10:38:00Z"/>
                  </w:rPr>
                </w:rPrChange>
              </w:rPr>
              <w:pPrChange w:id="4668" w:author="..." w:date="2018-06-12T10:43:00Z">
                <w:pPr/>
              </w:pPrChange>
            </w:pPr>
            <w:ins w:id="4669" w:author="..." w:date="2018-06-12T10:39:00Z">
              <w:r>
                <w:rPr>
                  <w:rFonts w:ascii="Times New Roman" w:eastAsia="宋体" w:hAnsi="Times New Roman" w:cs="Times New Roman" w:hint="eastAsia"/>
                  <w:szCs w:val="21"/>
                  <w:rPrChange w:id="4670" w:author="..." w:date="2018-06-12T10:43:00Z">
                    <w:rPr>
                      <w:rFonts w:hint="eastAsia"/>
                    </w:rPr>
                  </w:rPrChange>
                </w:rPr>
                <w:t>在前</w:t>
              </w:r>
            </w:ins>
          </w:p>
        </w:tc>
        <w:tc>
          <w:tcPr>
            <w:tcW w:w="2280" w:type="dxa"/>
            <w:tcPrChange w:id="4671" w:author="..." w:date="2018-06-12T11:16:00Z">
              <w:tcPr>
                <w:tcW w:w="2350" w:type="dxa"/>
              </w:tcPr>
            </w:tcPrChange>
          </w:tcPr>
          <w:p w:rsidR="00F76376" w:rsidRPr="00F76376" w:rsidRDefault="00793F6E">
            <w:pPr>
              <w:jc w:val="center"/>
              <w:rPr>
                <w:ins w:id="4672" w:author="..." w:date="2018-06-12T10:38:00Z"/>
                <w:rFonts w:ascii="Times New Roman" w:eastAsia="宋体" w:hAnsi="Times New Roman" w:cs="Times New Roman"/>
                <w:szCs w:val="21"/>
                <w:rPrChange w:id="4673" w:author="..." w:date="2018-06-12T10:43:00Z">
                  <w:rPr>
                    <w:ins w:id="4674" w:author="..." w:date="2018-06-12T10:38:00Z"/>
                  </w:rPr>
                </w:rPrChange>
              </w:rPr>
              <w:pPrChange w:id="4675" w:author="..." w:date="2018-06-12T10:43:00Z">
                <w:pPr/>
              </w:pPrChange>
            </w:pPr>
            <w:ins w:id="4676" w:author="..." w:date="2018-06-12T10:40:00Z">
              <w:r>
                <w:rPr>
                  <w:rFonts w:ascii="Times New Roman" w:eastAsia="宋体" w:hAnsi="Times New Roman" w:cs="Times New Roman"/>
                  <w:szCs w:val="21"/>
                  <w:rPrChange w:id="4677" w:author="..." w:date="2018-06-12T10:43:00Z">
                    <w:rPr/>
                  </w:rPrChange>
                </w:rPr>
                <w:t>com.test.multimain1</w:t>
              </w:r>
            </w:ins>
          </w:p>
        </w:tc>
        <w:tc>
          <w:tcPr>
            <w:tcW w:w="2010" w:type="dxa"/>
            <w:vMerge w:val="restart"/>
            <w:tcPrChange w:id="4678" w:author="..." w:date="2018-06-12T11:16:00Z">
              <w:tcPr>
                <w:tcW w:w="2351" w:type="dxa"/>
                <w:vMerge w:val="restart"/>
              </w:tcPr>
            </w:tcPrChange>
          </w:tcPr>
          <w:p w:rsidR="00F76376" w:rsidRPr="00F76376" w:rsidRDefault="00793F6E">
            <w:pPr>
              <w:jc w:val="center"/>
              <w:rPr>
                <w:ins w:id="4679" w:author="..." w:date="2018-06-12T10:38:00Z"/>
                <w:rFonts w:ascii="Times New Roman" w:eastAsia="宋体" w:hAnsi="Times New Roman" w:cs="Times New Roman"/>
                <w:szCs w:val="21"/>
                <w:rPrChange w:id="4680" w:author="..." w:date="2018-06-12T10:43:00Z">
                  <w:rPr>
                    <w:ins w:id="4681" w:author="..." w:date="2018-06-12T10:38:00Z"/>
                  </w:rPr>
                </w:rPrChange>
              </w:rPr>
              <w:pPrChange w:id="4682" w:author="..." w:date="2018-06-12T10:43:00Z">
                <w:pPr/>
              </w:pPrChange>
            </w:pPr>
            <w:ins w:id="4683" w:author="..." w:date="2018-06-12T10:40:00Z">
              <w:r>
                <w:rPr>
                  <w:rFonts w:ascii="Times New Roman" w:eastAsia="宋体" w:hAnsi="Times New Roman" w:cs="Times New Roman" w:hint="eastAsia"/>
                  <w:szCs w:val="21"/>
                  <w:rPrChange w:id="4684" w:author="..." w:date="2018-06-12T10:43:00Z">
                    <w:rPr>
                      <w:rFonts w:hint="eastAsia"/>
                    </w:rPr>
                  </w:rPrChange>
                </w:rPr>
                <w:t>可以</w:t>
              </w:r>
            </w:ins>
            <w:ins w:id="4685" w:author="..." w:date="2018-06-12T10:41:00Z">
              <w:r>
                <w:rPr>
                  <w:rFonts w:ascii="Times New Roman" w:eastAsia="宋体" w:hAnsi="Times New Roman" w:cs="Times New Roman" w:hint="eastAsia"/>
                  <w:szCs w:val="21"/>
                  <w:rPrChange w:id="4686" w:author="..." w:date="2018-06-12T10:43:00Z">
                    <w:rPr>
                      <w:rFonts w:hint="eastAsia"/>
                    </w:rPr>
                  </w:rPrChange>
                </w:rPr>
                <w:t>含有多个</w:t>
              </w:r>
              <w:r>
                <w:rPr>
                  <w:rFonts w:ascii="Times New Roman" w:eastAsia="宋体" w:hAnsi="Times New Roman" w:cs="Times New Roman"/>
                  <w:szCs w:val="21"/>
                  <w:rPrChange w:id="4687" w:author="..." w:date="2018-06-12T10:43:00Z">
                    <w:rPr/>
                  </w:rPrChange>
                </w:rPr>
                <w:t>MainActivity</w:t>
              </w:r>
            </w:ins>
          </w:p>
        </w:tc>
      </w:tr>
      <w:tr w:rsidR="00F76376" w:rsidTr="00F76376">
        <w:trPr>
          <w:jc w:val="center"/>
          <w:ins w:id="4688" w:author="..." w:date="2018-06-12T10:38:00Z"/>
        </w:trPr>
        <w:tc>
          <w:tcPr>
            <w:tcW w:w="1689" w:type="dxa"/>
            <w:tcPrChange w:id="4689" w:author="..." w:date="2018-06-12T11:16:00Z">
              <w:tcPr>
                <w:tcW w:w="2350" w:type="dxa"/>
              </w:tcPr>
            </w:tcPrChange>
          </w:tcPr>
          <w:p w:rsidR="00F76376" w:rsidRPr="00F76376" w:rsidRDefault="00793F6E">
            <w:pPr>
              <w:jc w:val="center"/>
              <w:rPr>
                <w:ins w:id="4690" w:author="..." w:date="2018-06-12T10:38:00Z"/>
                <w:rFonts w:ascii="Times New Roman" w:eastAsia="宋体" w:hAnsi="Times New Roman" w:cs="Times New Roman"/>
                <w:szCs w:val="21"/>
                <w:rPrChange w:id="4691" w:author="..." w:date="2018-06-12T10:43:00Z">
                  <w:rPr>
                    <w:ins w:id="4692" w:author="..." w:date="2018-06-12T10:38:00Z"/>
                  </w:rPr>
                </w:rPrChange>
              </w:rPr>
              <w:pPrChange w:id="4693" w:author="..." w:date="2018-06-12T10:43:00Z">
                <w:pPr/>
              </w:pPrChange>
            </w:pPr>
            <w:ins w:id="4694" w:author="..." w:date="2018-06-12T10:39:00Z">
              <w:r>
                <w:rPr>
                  <w:rFonts w:ascii="Times New Roman" w:eastAsia="宋体" w:hAnsi="Times New Roman" w:cs="Times New Roman"/>
                  <w:szCs w:val="21"/>
                  <w:rPrChange w:id="4695" w:author="..." w:date="2018-06-12T10:43:00Z">
                    <w:rPr/>
                  </w:rPrChange>
                </w:rPr>
                <w:t>SecondActivity</w:t>
              </w:r>
            </w:ins>
          </w:p>
        </w:tc>
        <w:tc>
          <w:tcPr>
            <w:tcW w:w="1605" w:type="dxa"/>
            <w:tcPrChange w:id="4696" w:author="..." w:date="2018-06-12T11:16:00Z">
              <w:tcPr>
                <w:tcW w:w="2350" w:type="dxa"/>
              </w:tcPr>
            </w:tcPrChange>
          </w:tcPr>
          <w:p w:rsidR="00F76376" w:rsidRPr="00F76376" w:rsidRDefault="00793F6E">
            <w:pPr>
              <w:jc w:val="center"/>
              <w:rPr>
                <w:ins w:id="4697" w:author="..." w:date="2018-06-12T10:38:00Z"/>
                <w:rFonts w:ascii="Times New Roman" w:eastAsia="宋体" w:hAnsi="Times New Roman" w:cs="Times New Roman"/>
                <w:szCs w:val="21"/>
                <w:rPrChange w:id="4698" w:author="..." w:date="2018-06-12T10:43:00Z">
                  <w:rPr>
                    <w:ins w:id="4699" w:author="..." w:date="2018-06-12T10:38:00Z"/>
                  </w:rPr>
                </w:rPrChange>
              </w:rPr>
              <w:pPrChange w:id="4700" w:author="..." w:date="2018-06-12T10:43:00Z">
                <w:pPr/>
              </w:pPrChange>
            </w:pPr>
            <w:ins w:id="4701" w:author="..." w:date="2018-06-12T10:39:00Z">
              <w:r>
                <w:rPr>
                  <w:rFonts w:ascii="Times New Roman" w:eastAsia="宋体" w:hAnsi="Times New Roman" w:cs="Times New Roman" w:hint="eastAsia"/>
                  <w:szCs w:val="21"/>
                  <w:rPrChange w:id="4702" w:author="..." w:date="2018-06-12T10:43:00Z">
                    <w:rPr>
                      <w:rFonts w:hint="eastAsia"/>
                    </w:rPr>
                  </w:rPrChange>
                </w:rPr>
                <w:t>在前</w:t>
              </w:r>
            </w:ins>
          </w:p>
        </w:tc>
        <w:tc>
          <w:tcPr>
            <w:tcW w:w="2280" w:type="dxa"/>
            <w:tcPrChange w:id="4703" w:author="..." w:date="2018-06-12T11:16:00Z">
              <w:tcPr>
                <w:tcW w:w="2350" w:type="dxa"/>
              </w:tcPr>
            </w:tcPrChange>
          </w:tcPr>
          <w:p w:rsidR="00F76376" w:rsidRPr="00F76376" w:rsidRDefault="00793F6E">
            <w:pPr>
              <w:jc w:val="center"/>
              <w:rPr>
                <w:ins w:id="4704" w:author="..." w:date="2018-06-12T10:38:00Z"/>
                <w:rFonts w:ascii="Times New Roman" w:eastAsia="宋体" w:hAnsi="Times New Roman" w:cs="Times New Roman"/>
                <w:szCs w:val="21"/>
                <w:rPrChange w:id="4705" w:author="..." w:date="2018-06-12T10:43:00Z">
                  <w:rPr>
                    <w:ins w:id="4706" w:author="..." w:date="2018-06-12T10:38:00Z"/>
                  </w:rPr>
                </w:rPrChange>
              </w:rPr>
              <w:pPrChange w:id="4707" w:author="..." w:date="2018-06-12T10:43:00Z">
                <w:pPr/>
              </w:pPrChange>
            </w:pPr>
            <w:ins w:id="4708" w:author="..." w:date="2018-06-12T10:40:00Z">
              <w:r>
                <w:rPr>
                  <w:rFonts w:ascii="Times New Roman" w:eastAsia="宋体" w:hAnsi="Times New Roman" w:cs="Times New Roman"/>
                  <w:szCs w:val="21"/>
                  <w:rPrChange w:id="4709" w:author="..." w:date="2018-06-12T10:43:00Z">
                    <w:rPr/>
                  </w:rPrChange>
                </w:rPr>
                <w:t>com.test.multimain</w:t>
              </w:r>
            </w:ins>
            <w:ins w:id="4710" w:author="..." w:date="2018-06-12T10:43:00Z">
              <w:r>
                <w:rPr>
                  <w:rFonts w:ascii="Times New Roman" w:eastAsia="宋体" w:hAnsi="Times New Roman" w:cs="Times New Roman"/>
                  <w:szCs w:val="21"/>
                  <w:rPrChange w:id="4711" w:author="..." w:date="2018-06-12T10:43:00Z">
                    <w:rPr/>
                  </w:rPrChange>
                </w:rPr>
                <w:t>2</w:t>
              </w:r>
            </w:ins>
          </w:p>
        </w:tc>
        <w:tc>
          <w:tcPr>
            <w:tcW w:w="2010" w:type="dxa"/>
            <w:vMerge/>
            <w:tcPrChange w:id="4712" w:author="..." w:date="2018-06-12T11:16:00Z">
              <w:tcPr>
                <w:tcW w:w="2351" w:type="dxa"/>
                <w:vMerge/>
              </w:tcPr>
            </w:tcPrChange>
          </w:tcPr>
          <w:p w:rsidR="00F76376" w:rsidRPr="00F76376" w:rsidRDefault="00F76376">
            <w:pPr>
              <w:jc w:val="center"/>
              <w:rPr>
                <w:ins w:id="4713" w:author="..." w:date="2018-06-12T10:38:00Z"/>
                <w:rFonts w:ascii="Times New Roman" w:eastAsia="宋体" w:hAnsi="Times New Roman" w:cs="Times New Roman"/>
                <w:szCs w:val="21"/>
                <w:rPrChange w:id="4714" w:author="..." w:date="2018-06-12T10:43:00Z">
                  <w:rPr>
                    <w:ins w:id="4715" w:author="..." w:date="2018-06-12T10:38:00Z"/>
                  </w:rPr>
                </w:rPrChange>
              </w:rPr>
              <w:pPrChange w:id="4716" w:author="..." w:date="2018-06-12T10:43:00Z">
                <w:pPr/>
              </w:pPrChange>
            </w:pPr>
          </w:p>
        </w:tc>
      </w:tr>
    </w:tbl>
    <w:p w:rsidR="00F76376" w:rsidRDefault="00793F6E">
      <w:pPr>
        <w:spacing w:line="400" w:lineRule="exact"/>
        <w:ind w:firstLineChars="200" w:firstLine="480"/>
        <w:rPr>
          <w:ins w:id="4717" w:author="Windows 用户" w:date="2018-06-12T19:40:00Z"/>
          <w:rFonts w:ascii="Times New Roman" w:eastAsia="宋体" w:hAnsi="Times New Roman" w:cs="Times New Roman"/>
          <w:sz w:val="24"/>
          <w:szCs w:val="24"/>
        </w:rPr>
      </w:pPr>
      <w:ins w:id="4718" w:author="..." w:date="2018-06-12T10:44:00Z">
        <w:r>
          <w:rPr>
            <w:rFonts w:ascii="Times New Roman" w:eastAsia="宋体" w:hAnsi="Times New Roman" w:cs="Times New Roman" w:hint="eastAsia"/>
            <w:sz w:val="24"/>
            <w:szCs w:val="24"/>
          </w:rPr>
          <w:t>从该测试用例中，可以总结如下规则：</w:t>
        </w:r>
      </w:ins>
    </w:p>
    <w:p w:rsidR="00BF4385" w:rsidRDefault="00BF4385">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4719" w:author="..." w:date="2018-06-12T10:44:00Z"/>
          <w:rFonts w:ascii="Times New Roman" w:eastAsia="宋体" w:hAnsi="Times New Roman" w:cs="Times New Roman"/>
          <w:sz w:val="24"/>
          <w:szCs w:val="24"/>
        </w:rPr>
        <w:pPrChange w:id="4720" w:author="Windows 用户" w:date="2018-06-12T19:40:00Z">
          <w:pPr>
            <w:spacing w:line="400" w:lineRule="exact"/>
            <w:ind w:firstLineChars="200" w:firstLine="420"/>
          </w:pPr>
        </w:pPrChange>
      </w:pPr>
      <w:ins w:id="4721" w:author="Windows 用户" w:date="2018-06-12T19:40: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：可以定义多个</w:t>
        </w:r>
        <w:r w:rsidRPr="00193A8D">
          <w:rPr>
            <w:rFonts w:ascii="Times New Roman" w:eastAsia="宋体" w:hAnsi="Times New Roman" w:cs="Times New Roman"/>
            <w:szCs w:val="21"/>
          </w:rPr>
          <w:t>MainActivity</w:t>
        </w:r>
        <w:r w:rsidRPr="00193A8D">
          <w:rPr>
            <w:rFonts w:ascii="Times New Roman" w:eastAsia="宋体" w:hAnsi="Times New Roman" w:cs="Times New Roman" w:hint="eastAsia"/>
            <w:szCs w:val="21"/>
          </w:rPr>
          <w:t>，但是以第一个“</w:t>
        </w:r>
        <w:r w:rsidRPr="00193A8D">
          <w:rPr>
            <w:rFonts w:ascii="Times New Roman" w:eastAsia="宋体" w:hAnsi="Times New Roman" w:cs="Times New Roman"/>
            <w:szCs w:val="21"/>
          </w:rPr>
          <w:t>MainActivity</w:t>
        </w:r>
        <w:r w:rsidRPr="00193A8D">
          <w:rPr>
            <w:rFonts w:ascii="Times New Roman" w:eastAsia="宋体" w:hAnsi="Times New Roman" w:cs="Times New Roman" w:hint="eastAsia"/>
            <w:szCs w:val="21"/>
          </w:rPr>
          <w:t>”作为主活动。</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BF4385">
        <w:trPr>
          <w:jc w:val="center"/>
          <w:ins w:id="4722" w:author="..." w:date="2018-06-12T10:44:00Z"/>
          <w:del w:id="4723" w:author="Windows 用户" w:date="2018-06-12T19:40:00Z"/>
        </w:trPr>
        <w:tc>
          <w:tcPr>
            <w:tcW w:w="8522" w:type="dxa"/>
          </w:tcPr>
          <w:p w:rsidR="00F76376" w:rsidDel="00BF4385" w:rsidRDefault="00793F6E">
            <w:pPr>
              <w:jc w:val="left"/>
              <w:rPr>
                <w:ins w:id="4724" w:author="..." w:date="2018-06-12T10:44:00Z"/>
                <w:del w:id="4725" w:author="Windows 用户" w:date="2018-06-12T19:40:00Z"/>
                <w:rFonts w:ascii="Times New Roman" w:eastAsia="宋体" w:hAnsi="Times New Roman" w:cs="Times New Roman"/>
                <w:sz w:val="24"/>
                <w:szCs w:val="24"/>
              </w:rPr>
              <w:pPrChange w:id="4726" w:author="Windows 用户" w:date="2018-06-12T19:28:00Z">
                <w:pPr>
                  <w:spacing w:line="400" w:lineRule="exact"/>
                  <w:ind w:firstLineChars="200" w:firstLine="480"/>
                </w:pPr>
              </w:pPrChange>
            </w:pPr>
            <w:ins w:id="4727" w:author="..." w:date="2018-06-12T10:44:00Z">
              <w:del w:id="4728" w:author="Windows 用户" w:date="2018-06-12T19:40:00Z">
                <w:r w:rsidRPr="00CC40C1" w:rsidDel="00BF4385">
                  <w:rPr>
                    <w:rFonts w:ascii="Times New Roman" w:eastAsia="宋体" w:hAnsi="Times New Roman" w:cs="Times New Roman" w:hint="eastAsia"/>
                    <w:szCs w:val="21"/>
                    <w:rPrChange w:id="4729" w:author="Windows 用户" w:date="2018-06-12T19:28:00Z">
                      <w:rPr>
                        <w:rFonts w:ascii="Times New Roman" w:eastAsia="宋体" w:hAnsi="Times New Roman" w:cs="Times New Roman" w:hint="eastAsia"/>
                        <w:sz w:val="24"/>
                        <w:szCs w:val="24"/>
                      </w:rPr>
                    </w:rPrChange>
                  </w:rPr>
                  <w:delText>规则</w:delText>
                </w:r>
                <w:r w:rsidRPr="00CC40C1" w:rsidDel="00BF4385">
                  <w:rPr>
                    <w:rFonts w:ascii="Times New Roman" w:eastAsia="宋体" w:hAnsi="Times New Roman" w:cs="Times New Roman"/>
                    <w:szCs w:val="21"/>
                    <w:rPrChange w:id="4730" w:author="Windows 用户" w:date="2018-06-12T19:28:00Z">
                      <w:rPr>
                        <w:rFonts w:ascii="Times New Roman" w:eastAsia="宋体" w:hAnsi="Times New Roman" w:cs="Times New Roman"/>
                        <w:sz w:val="24"/>
                        <w:szCs w:val="24"/>
                      </w:rPr>
                    </w:rPrChange>
                  </w:rPr>
                  <w:delText>1</w:delText>
                </w:r>
                <w:r w:rsidRPr="00CC40C1" w:rsidDel="00BF4385">
                  <w:rPr>
                    <w:rFonts w:ascii="Times New Roman" w:eastAsia="宋体" w:hAnsi="Times New Roman" w:cs="Times New Roman" w:hint="eastAsia"/>
                    <w:szCs w:val="21"/>
                    <w:rPrChange w:id="4731" w:author="Windows 用户" w:date="2018-06-12T19:28:00Z">
                      <w:rPr>
                        <w:rFonts w:ascii="Times New Roman" w:eastAsia="宋体" w:hAnsi="Times New Roman" w:cs="Times New Roman" w:hint="eastAsia"/>
                        <w:sz w:val="24"/>
                        <w:szCs w:val="24"/>
                      </w:rPr>
                    </w:rPrChange>
                  </w:rPr>
                  <w:delText>：</w:delText>
                </w:r>
              </w:del>
            </w:ins>
            <w:ins w:id="4732" w:author="..." w:date="2018-06-12T10:45:00Z">
              <w:del w:id="4733" w:author="Windows 用户" w:date="2018-06-12T19:40:00Z">
                <w:r w:rsidRPr="00CC40C1" w:rsidDel="00BF4385">
                  <w:rPr>
                    <w:rFonts w:ascii="Times New Roman" w:eastAsia="宋体" w:hAnsi="Times New Roman" w:cs="Times New Roman" w:hint="eastAsia"/>
                    <w:szCs w:val="21"/>
                    <w:rPrChange w:id="4734" w:author="Windows 用户" w:date="2018-06-12T19:28:00Z">
                      <w:rPr>
                        <w:rFonts w:hint="eastAsia"/>
                      </w:rPr>
                    </w:rPrChange>
                  </w:rPr>
                  <w:delText>可以定义多个</w:delText>
                </w:r>
                <w:r w:rsidRPr="00CC40C1" w:rsidDel="00BF4385">
                  <w:rPr>
                    <w:rFonts w:ascii="Times New Roman" w:eastAsia="宋体" w:hAnsi="Times New Roman" w:cs="Times New Roman"/>
                    <w:szCs w:val="21"/>
                    <w:rPrChange w:id="4735" w:author="Windows 用户" w:date="2018-06-12T19:28:00Z">
                      <w:rPr/>
                    </w:rPrChange>
                  </w:rPr>
                  <w:delText>MainActivity</w:delText>
                </w:r>
                <w:r w:rsidRPr="00CC40C1" w:rsidDel="00BF4385">
                  <w:rPr>
                    <w:rFonts w:ascii="Times New Roman" w:eastAsia="宋体" w:hAnsi="Times New Roman" w:cs="Times New Roman" w:hint="eastAsia"/>
                    <w:szCs w:val="21"/>
                    <w:rPrChange w:id="4736" w:author="Windows 用户" w:date="2018-06-12T19:28:00Z">
                      <w:rPr>
                        <w:rFonts w:hint="eastAsia"/>
                      </w:rPr>
                    </w:rPrChange>
                  </w:rPr>
                  <w:delText>，但是以第一个“</w:delText>
                </w:r>
                <w:r w:rsidRPr="00CC40C1" w:rsidDel="00BF4385">
                  <w:rPr>
                    <w:rFonts w:ascii="Times New Roman" w:eastAsia="宋体" w:hAnsi="Times New Roman" w:cs="Times New Roman"/>
                    <w:szCs w:val="21"/>
                    <w:rPrChange w:id="4737" w:author="Windows 用户" w:date="2018-06-12T19:28:00Z">
                      <w:rPr/>
                    </w:rPrChange>
                  </w:rPr>
                  <w:delText>MainActivity</w:delText>
                </w:r>
                <w:r w:rsidRPr="00CC40C1" w:rsidDel="00BF4385">
                  <w:rPr>
                    <w:rFonts w:ascii="Times New Roman" w:eastAsia="宋体" w:hAnsi="Times New Roman" w:cs="Times New Roman" w:hint="eastAsia"/>
                    <w:szCs w:val="21"/>
                    <w:rPrChange w:id="4738" w:author="Windows 用户" w:date="2018-06-12T19:28:00Z">
                      <w:rPr>
                        <w:rFonts w:hint="eastAsia"/>
                      </w:rPr>
                    </w:rPrChange>
                  </w:rPr>
                  <w:delText>”作为主活动。</w:delText>
                </w:r>
              </w:del>
            </w:ins>
          </w:p>
        </w:tc>
      </w:tr>
    </w:tbl>
    <w:p w:rsidR="00F76376" w:rsidRDefault="00F76376">
      <w:pPr>
        <w:rPr>
          <w:ins w:id="4739" w:author="..." w:date="2018-06-12T10:45:00Z"/>
        </w:rPr>
      </w:pPr>
    </w:p>
    <w:p w:rsidR="00F76376" w:rsidRDefault="00F76376">
      <w:pPr>
        <w:rPr>
          <w:ins w:id="4740" w:author="..." w:date="2018-06-12T10:45:00Z"/>
        </w:rPr>
      </w:pPr>
    </w:p>
    <w:p w:rsidR="00F76376" w:rsidRDefault="00F76376">
      <w:pPr>
        <w:rPr>
          <w:ins w:id="4741" w:author="..." w:date="2018-06-12T10:45:00Z"/>
        </w:rPr>
      </w:pPr>
    </w:p>
    <w:p w:rsidR="00F76376" w:rsidRDefault="00F76376">
      <w:pPr>
        <w:rPr>
          <w:ins w:id="4742" w:author="..." w:date="2018-06-12T10:45:00Z"/>
        </w:rPr>
      </w:pPr>
    </w:p>
    <w:p w:rsidR="00F76376" w:rsidRDefault="00F76376">
      <w:pPr>
        <w:rPr>
          <w:ins w:id="4743" w:author="..." w:date="2018-06-12T10:45:00Z"/>
        </w:rPr>
      </w:pPr>
    </w:p>
    <w:p w:rsidR="00F76376" w:rsidRDefault="00F76376">
      <w:pPr>
        <w:rPr>
          <w:ins w:id="4744" w:author="..." w:date="2018-06-12T10:45:00Z"/>
        </w:rPr>
      </w:pPr>
    </w:p>
    <w:p w:rsidR="00F76376" w:rsidRDefault="00F76376">
      <w:pPr>
        <w:rPr>
          <w:ins w:id="4745" w:author="..." w:date="2018-06-12T10:46:00Z"/>
        </w:rPr>
      </w:pPr>
    </w:p>
    <w:p w:rsidR="00F76376" w:rsidRDefault="00F76376">
      <w:pPr>
        <w:rPr>
          <w:ins w:id="4746" w:author="..." w:date="2018-06-12T10:51:00Z"/>
        </w:rPr>
      </w:pPr>
    </w:p>
    <w:p w:rsidR="00F76376" w:rsidRDefault="00F76376">
      <w:pPr>
        <w:rPr>
          <w:ins w:id="4747" w:author="Windows 用户" w:date="2018-06-12T19:29:00Z"/>
        </w:rPr>
      </w:pPr>
    </w:p>
    <w:p w:rsidR="00A56A19" w:rsidRDefault="00A56A19">
      <w:pPr>
        <w:rPr>
          <w:ins w:id="4748" w:author="Windows 用户" w:date="2018-06-12T19:29:00Z"/>
        </w:rPr>
      </w:pPr>
    </w:p>
    <w:p w:rsidR="00A56A19" w:rsidRDefault="00A56A19">
      <w:pPr>
        <w:rPr>
          <w:ins w:id="4749" w:author="Windows 用户" w:date="2018-06-12T19:29:00Z"/>
        </w:rPr>
      </w:pPr>
    </w:p>
    <w:p w:rsidR="00A56A19" w:rsidRDefault="00A56A19">
      <w:pPr>
        <w:rPr>
          <w:ins w:id="4750" w:author="Windows 用户" w:date="2018-06-12T19:40:00Z"/>
        </w:rPr>
      </w:pPr>
    </w:p>
    <w:p w:rsidR="0036026A" w:rsidRDefault="0036026A">
      <w:pPr>
        <w:rPr>
          <w:ins w:id="4751" w:author="..." w:date="2018-06-12T10:51:00Z"/>
        </w:rPr>
      </w:pPr>
    </w:p>
    <w:p w:rsidR="00F76376" w:rsidRDefault="00F76376">
      <w:pPr>
        <w:rPr>
          <w:ins w:id="4752" w:author="..." w:date="2018-06-12T10:46:00Z"/>
        </w:rPr>
      </w:pPr>
    </w:p>
    <w:p w:rsidR="00F76376" w:rsidRDefault="00F76376">
      <w:pPr>
        <w:rPr>
          <w:ins w:id="4753" w:author="..." w:date="2018-06-12T10:46:00Z"/>
        </w:rPr>
      </w:pPr>
    </w:p>
    <w:p w:rsidR="00F76376" w:rsidRDefault="00793F6E">
      <w:pPr>
        <w:rPr>
          <w:del w:id="4754" w:author="..." w:date="2018-06-12T10:37:00Z"/>
        </w:rPr>
      </w:pPr>
      <w:del w:id="4755" w:author="..." w:date="2018-06-12T10:37:00Z">
        <w:r>
          <w:rPr>
            <w:rFonts w:hint="eastAsia"/>
          </w:rPr>
          <w:delText>运行并</w:delText>
        </w:r>
        <w:r>
          <w:delText>查看进程列表</w:delText>
        </w:r>
        <w:r>
          <w:rPr>
            <w:rFonts w:hint="eastAsia"/>
          </w:rPr>
          <w:delText>：</w:delText>
        </w:r>
      </w:del>
    </w:p>
    <w:p w:rsidR="00F76376" w:rsidRDefault="00793F6E">
      <w:del w:id="4756" w:author="..." w:date="2018-06-12T10:37:00Z">
        <w:r>
          <w:rPr>
            <w:noProof/>
          </w:rPr>
          <w:drawing>
            <wp:inline distT="0" distB="0" distL="0" distR="0" wp14:anchorId="36F574F9" wp14:editId="01955259">
              <wp:extent cx="2580640" cy="1942465"/>
              <wp:effectExtent l="0" t="0" r="1016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6"/>
                      <a:stretch>
                        <a:fillRect/>
                      </a:stretch>
                    </pic:blipFill>
                    <pic:spPr>
                      <a:xfrm>
                        <a:off x="0" y="0"/>
                        <a:ext cx="2580952" cy="1942857"/>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757" w:author="..." w:date="2018-06-12T10:44:00Z"/>
          <w:rFonts w:ascii="Times New Roman" w:eastAsia="黑体" w:hAnsi="Times New Roman" w:cs="Times New Roman"/>
          <w:b/>
          <w:bCs/>
          <w:sz w:val="30"/>
          <w:szCs w:val="30"/>
          <w:rPrChange w:id="4758" w:author="Windows 用户" w:date="2018-06-12T19:02:00Z">
            <w:rPr>
              <w:del w:id="4759" w:author="..." w:date="2018-06-12T10:44:00Z"/>
            </w:rPr>
          </w:rPrChange>
        </w:rPr>
        <w:pPrChange w:id="4760" w:author="Windows 用户" w:date="2018-06-12T19:02:00Z">
          <w:pPr/>
        </w:pPrChange>
      </w:pPr>
      <w:del w:id="4761" w:author="..." w:date="2018-06-12T10:44:00Z">
        <w:r w:rsidRPr="00440163">
          <w:rPr>
            <w:rFonts w:ascii="Times New Roman" w:eastAsia="黑体" w:hAnsi="Times New Roman" w:cs="Times New Roman"/>
            <w:b/>
            <w:bCs/>
            <w:noProof/>
            <w:sz w:val="30"/>
            <w:szCs w:val="30"/>
            <w:rPrChange w:id="4762" w:author="Windows 用户" w:date="2018-06-12T19:02:00Z">
              <w:rPr>
                <w:noProof/>
              </w:rPr>
            </w:rPrChange>
          </w:rPr>
          <w:lastRenderedPageBreak/>
          <w:drawing>
            <wp:inline distT="0" distB="0" distL="0" distR="0" wp14:anchorId="480BFC93" wp14:editId="0EE569F3">
              <wp:extent cx="5274310" cy="287655"/>
              <wp:effectExtent l="0" t="0" r="2540"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5274310" cy="287655"/>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763" w:author="..." w:date="2018-06-12T10:44:00Z"/>
          <w:rFonts w:ascii="Times New Roman" w:eastAsia="黑体" w:hAnsi="Times New Roman" w:cs="Times New Roman"/>
          <w:b/>
          <w:bCs/>
          <w:sz w:val="30"/>
          <w:szCs w:val="30"/>
          <w:rPrChange w:id="4764" w:author="Windows 用户" w:date="2018-06-12T19:02:00Z">
            <w:rPr>
              <w:del w:id="4765" w:author="..." w:date="2018-06-12T10:44:00Z"/>
            </w:rPr>
          </w:rPrChange>
        </w:rPr>
        <w:pPrChange w:id="4766" w:author="Windows 用户" w:date="2018-06-12T19:02:00Z">
          <w:pPr/>
        </w:pPrChange>
      </w:pPr>
      <w:del w:id="4767" w:author="..." w:date="2018-06-12T10:44:00Z">
        <w:r w:rsidRPr="00440163">
          <w:rPr>
            <w:rFonts w:ascii="Times New Roman" w:eastAsia="黑体" w:hAnsi="Times New Roman" w:cs="Times New Roman" w:hint="eastAsia"/>
            <w:b/>
            <w:bCs/>
            <w:sz w:val="30"/>
            <w:szCs w:val="30"/>
            <w:rPrChange w:id="4768" w:author="Windows 用户" w:date="2018-06-12T19:02:00Z">
              <w:rPr>
                <w:rFonts w:hint="eastAsia"/>
              </w:rPr>
            </w:rPrChange>
          </w:rPr>
          <w:delText>点击</w:delText>
        </w:r>
        <w:r w:rsidRPr="00440163">
          <w:rPr>
            <w:rFonts w:ascii="Times New Roman" w:eastAsia="黑体" w:hAnsi="Times New Roman" w:cs="Times New Roman"/>
            <w:b/>
            <w:bCs/>
            <w:sz w:val="30"/>
            <w:szCs w:val="30"/>
            <w:rPrChange w:id="4769" w:author="Windows 用户" w:date="2018-06-12T19:02:00Z">
              <w:rPr/>
            </w:rPrChange>
          </w:rPr>
          <w:delText>button</w:delText>
        </w:r>
        <w:r w:rsidRPr="00440163">
          <w:rPr>
            <w:rFonts w:ascii="Times New Roman" w:eastAsia="黑体" w:hAnsi="Times New Roman" w:cs="Times New Roman" w:hint="eastAsia"/>
            <w:b/>
            <w:bCs/>
            <w:sz w:val="30"/>
            <w:szCs w:val="30"/>
            <w:rPrChange w:id="4770" w:author="Windows 用户" w:date="2018-06-12T19:02:00Z">
              <w:rPr>
                <w:rFonts w:hint="eastAsia"/>
              </w:rPr>
            </w:rPrChange>
          </w:rPr>
          <w:delText>“</w:delText>
        </w:r>
        <w:r w:rsidRPr="00440163">
          <w:rPr>
            <w:rFonts w:ascii="Times New Roman" w:eastAsia="黑体" w:hAnsi="Times New Roman" w:cs="Times New Roman"/>
            <w:b/>
            <w:bCs/>
            <w:sz w:val="30"/>
            <w:szCs w:val="30"/>
            <w:rPrChange w:id="4771" w:author="Windows 用户" w:date="2018-06-12T19:02:00Z">
              <w:rPr/>
            </w:rPrChange>
          </w:rPr>
          <w:delText>MySecondActivity</w:delText>
        </w:r>
        <w:r w:rsidRPr="00440163">
          <w:rPr>
            <w:rFonts w:ascii="Times New Roman" w:eastAsia="黑体" w:hAnsi="Times New Roman" w:cs="Times New Roman" w:hint="eastAsia"/>
            <w:b/>
            <w:bCs/>
            <w:sz w:val="30"/>
            <w:szCs w:val="30"/>
            <w:rPrChange w:id="4772" w:author="Windows 用户" w:date="2018-06-12T19:02:00Z">
              <w:rPr>
                <w:rFonts w:hint="eastAsia"/>
              </w:rPr>
            </w:rPrChange>
          </w:rPr>
          <w:delText>”，查看进程列表：</w:delText>
        </w:r>
      </w:del>
    </w:p>
    <w:p w:rsidR="00F76376" w:rsidRPr="00440163" w:rsidRDefault="00793F6E">
      <w:pPr>
        <w:numPr>
          <w:ilvl w:val="255"/>
          <w:numId w:val="0"/>
        </w:numPr>
        <w:spacing w:beforeLines="50" w:before="156" w:afterLines="50" w:after="156" w:line="360" w:lineRule="auto"/>
        <w:jc w:val="center"/>
        <w:outlineLvl w:val="0"/>
        <w:rPr>
          <w:del w:id="4773" w:author="..." w:date="2018-06-12T10:44:00Z"/>
          <w:rFonts w:ascii="Times New Roman" w:eastAsia="黑体" w:hAnsi="Times New Roman" w:cs="Times New Roman"/>
          <w:b/>
          <w:bCs/>
          <w:sz w:val="30"/>
          <w:szCs w:val="30"/>
          <w:rPrChange w:id="4774" w:author="Windows 用户" w:date="2018-06-12T19:02:00Z">
            <w:rPr>
              <w:del w:id="4775" w:author="..." w:date="2018-06-12T10:44:00Z"/>
            </w:rPr>
          </w:rPrChange>
        </w:rPr>
        <w:pPrChange w:id="4776" w:author="Windows 用户" w:date="2018-06-12T19:02:00Z">
          <w:pPr/>
        </w:pPrChange>
      </w:pPr>
      <w:del w:id="4777" w:author="..." w:date="2018-06-12T10:44:00Z">
        <w:r w:rsidRPr="00440163">
          <w:rPr>
            <w:rFonts w:ascii="Times New Roman" w:eastAsia="黑体" w:hAnsi="Times New Roman" w:cs="Times New Roman"/>
            <w:b/>
            <w:bCs/>
            <w:noProof/>
            <w:sz w:val="30"/>
            <w:szCs w:val="30"/>
            <w:rPrChange w:id="4778" w:author="Windows 用户" w:date="2018-06-12T19:02:00Z">
              <w:rPr>
                <w:noProof/>
              </w:rPr>
            </w:rPrChange>
          </w:rPr>
          <w:drawing>
            <wp:inline distT="0" distB="0" distL="0" distR="0" wp14:anchorId="121E3AE4" wp14:editId="2CC5E55E">
              <wp:extent cx="5274310" cy="407670"/>
              <wp:effectExtent l="0" t="0" r="2540"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4310" cy="407670"/>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779" w:author="..." w:date="2018-06-12T10:44:00Z"/>
          <w:rFonts w:ascii="Times New Roman" w:eastAsia="黑体" w:hAnsi="Times New Roman" w:cs="Times New Roman"/>
          <w:b/>
          <w:bCs/>
          <w:sz w:val="30"/>
          <w:szCs w:val="30"/>
          <w:rPrChange w:id="4780" w:author="Windows 用户" w:date="2018-06-12T19:02:00Z">
            <w:rPr>
              <w:del w:id="4781" w:author="..." w:date="2018-06-12T10:44:00Z"/>
            </w:rPr>
          </w:rPrChange>
        </w:rPr>
        <w:pPrChange w:id="4782" w:author="Windows 用户" w:date="2018-06-12T19:02:00Z">
          <w:pPr/>
        </w:pPrChange>
      </w:pPr>
      <w:del w:id="4783" w:author="..." w:date="2018-06-12T10:44:00Z">
        <w:r w:rsidRPr="00440163">
          <w:rPr>
            <w:rFonts w:ascii="Times New Roman" w:eastAsia="黑体" w:hAnsi="Times New Roman" w:cs="Times New Roman" w:hint="eastAsia"/>
            <w:b/>
            <w:bCs/>
            <w:sz w:val="30"/>
            <w:szCs w:val="30"/>
            <w:rPrChange w:id="4784" w:author="Windows 用户" w:date="2018-06-12T19:02:00Z">
              <w:rPr>
                <w:rFonts w:hint="eastAsia"/>
              </w:rPr>
            </w:rPrChange>
          </w:rPr>
          <w:delText>②：互换两个</w:delText>
        </w:r>
        <w:r w:rsidRPr="00440163">
          <w:rPr>
            <w:rFonts w:ascii="Times New Roman" w:eastAsia="黑体" w:hAnsi="Times New Roman" w:cs="Times New Roman"/>
            <w:b/>
            <w:bCs/>
            <w:sz w:val="30"/>
            <w:szCs w:val="30"/>
            <w:rPrChange w:id="4785" w:author="Windows 用户" w:date="2018-06-12T19:02:00Z">
              <w:rPr/>
            </w:rPrChange>
          </w:rPr>
          <w:delText>activity</w:delText>
        </w:r>
        <w:r w:rsidRPr="00440163">
          <w:rPr>
            <w:rFonts w:ascii="Times New Roman" w:eastAsia="黑体" w:hAnsi="Times New Roman" w:cs="Times New Roman" w:hint="eastAsia"/>
            <w:b/>
            <w:bCs/>
            <w:sz w:val="30"/>
            <w:szCs w:val="30"/>
            <w:rPrChange w:id="4786" w:author="Windows 用户" w:date="2018-06-12T19:02:00Z">
              <w:rPr>
                <w:rFonts w:hint="eastAsia"/>
              </w:rPr>
            </w:rPrChange>
          </w:rPr>
          <w:delText>的注册位置</w:delText>
        </w:r>
      </w:del>
    </w:p>
    <w:p w:rsidR="00F76376" w:rsidRPr="00440163" w:rsidRDefault="00793F6E">
      <w:pPr>
        <w:numPr>
          <w:ilvl w:val="255"/>
          <w:numId w:val="0"/>
        </w:numPr>
        <w:spacing w:beforeLines="50" w:before="156" w:afterLines="50" w:after="156" w:line="360" w:lineRule="auto"/>
        <w:jc w:val="center"/>
        <w:outlineLvl w:val="0"/>
        <w:rPr>
          <w:del w:id="4787" w:author="..." w:date="2018-06-12T10:44:00Z"/>
          <w:rFonts w:ascii="Times New Roman" w:eastAsia="黑体" w:hAnsi="Times New Roman" w:cs="Times New Roman"/>
          <w:b/>
          <w:bCs/>
          <w:sz w:val="30"/>
          <w:szCs w:val="30"/>
          <w:rPrChange w:id="4788" w:author="Windows 用户" w:date="2018-06-12T19:02:00Z">
            <w:rPr>
              <w:del w:id="4789" w:author="..." w:date="2018-06-12T10:44:00Z"/>
            </w:rPr>
          </w:rPrChange>
        </w:rPr>
        <w:pPrChange w:id="4790" w:author="Windows 用户" w:date="2018-06-12T19:02:00Z">
          <w:pPr/>
        </w:pPrChange>
      </w:pPr>
      <w:del w:id="4791" w:author="..." w:date="2018-06-12T10:44:00Z">
        <w:r w:rsidRPr="00440163">
          <w:rPr>
            <w:rFonts w:ascii="Times New Roman" w:eastAsia="黑体" w:hAnsi="Times New Roman" w:cs="Times New Roman"/>
            <w:b/>
            <w:bCs/>
            <w:noProof/>
            <w:sz w:val="30"/>
            <w:szCs w:val="30"/>
            <w:rPrChange w:id="4792" w:author="Windows 用户" w:date="2018-06-12T19:02:00Z">
              <w:rPr>
                <w:noProof/>
              </w:rPr>
            </w:rPrChange>
          </w:rPr>
          <w:drawing>
            <wp:inline distT="0" distB="0" distL="0" distR="0" wp14:anchorId="3EFD04E4" wp14:editId="0BB16C15">
              <wp:extent cx="5274310" cy="30638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stretch>
                        <a:fillRect/>
                      </a:stretch>
                    </pic:blipFill>
                    <pic:spPr>
                      <a:xfrm>
                        <a:off x="0" y="0"/>
                        <a:ext cx="5274310" cy="3063875"/>
                      </a:xfrm>
                      <a:prstGeom prst="rect">
                        <a:avLst/>
                      </a:prstGeom>
                    </pic:spPr>
                  </pic:pic>
                </a:graphicData>
              </a:graphic>
            </wp:inline>
          </w:drawing>
        </w:r>
      </w:del>
    </w:p>
    <w:p w:rsidR="00F76376" w:rsidRPr="00440163" w:rsidRDefault="00F76376">
      <w:pPr>
        <w:numPr>
          <w:ilvl w:val="255"/>
          <w:numId w:val="0"/>
        </w:numPr>
        <w:spacing w:beforeLines="50" w:before="156" w:afterLines="50" w:after="156" w:line="360" w:lineRule="auto"/>
        <w:jc w:val="center"/>
        <w:outlineLvl w:val="0"/>
        <w:rPr>
          <w:del w:id="4793" w:author="..." w:date="2018-06-12T10:44:00Z"/>
          <w:rFonts w:ascii="Times New Roman" w:eastAsia="黑体" w:hAnsi="Times New Roman" w:cs="Times New Roman"/>
          <w:b/>
          <w:bCs/>
          <w:sz w:val="30"/>
          <w:szCs w:val="30"/>
          <w:rPrChange w:id="4794" w:author="Windows 用户" w:date="2018-06-12T19:02:00Z">
            <w:rPr>
              <w:del w:id="4795" w:author="..." w:date="2018-06-12T10:44:00Z"/>
            </w:rPr>
          </w:rPrChange>
        </w:rPr>
        <w:pPrChange w:id="4796" w:author="Windows 用户" w:date="2018-06-12T19:02:00Z">
          <w:pPr/>
        </w:pPrChange>
      </w:pPr>
    </w:p>
    <w:p w:rsidR="00F76376" w:rsidRPr="00440163" w:rsidRDefault="00793F6E">
      <w:pPr>
        <w:numPr>
          <w:ilvl w:val="255"/>
          <w:numId w:val="0"/>
        </w:numPr>
        <w:spacing w:beforeLines="50" w:before="156" w:afterLines="50" w:after="156" w:line="360" w:lineRule="auto"/>
        <w:jc w:val="center"/>
        <w:outlineLvl w:val="0"/>
        <w:rPr>
          <w:del w:id="4797" w:author="..." w:date="2018-06-12T10:44:00Z"/>
          <w:rFonts w:ascii="Times New Roman" w:eastAsia="黑体" w:hAnsi="Times New Roman" w:cs="Times New Roman"/>
          <w:b/>
          <w:bCs/>
          <w:sz w:val="30"/>
          <w:szCs w:val="30"/>
          <w:rPrChange w:id="4798" w:author="Windows 用户" w:date="2018-06-12T19:02:00Z">
            <w:rPr>
              <w:del w:id="4799" w:author="..." w:date="2018-06-12T10:44:00Z"/>
            </w:rPr>
          </w:rPrChange>
        </w:rPr>
        <w:pPrChange w:id="4800" w:author="Windows 用户" w:date="2018-06-12T19:02:00Z">
          <w:pPr/>
        </w:pPrChange>
      </w:pPr>
      <w:del w:id="4801" w:author="..." w:date="2018-06-12T10:44:00Z">
        <w:r w:rsidRPr="00440163">
          <w:rPr>
            <w:rFonts w:ascii="Times New Roman" w:eastAsia="黑体" w:hAnsi="Times New Roman" w:cs="Times New Roman" w:hint="eastAsia"/>
            <w:b/>
            <w:bCs/>
            <w:sz w:val="30"/>
            <w:szCs w:val="30"/>
            <w:rPrChange w:id="4802" w:author="Windows 用户" w:date="2018-06-12T19:02:00Z">
              <w:rPr>
                <w:rFonts w:hint="eastAsia"/>
              </w:rPr>
            </w:rPrChange>
          </w:rPr>
          <w:delText>运行并查看进程列表：</w:delText>
        </w:r>
      </w:del>
    </w:p>
    <w:p w:rsidR="00F76376" w:rsidRPr="00440163" w:rsidRDefault="00793F6E">
      <w:pPr>
        <w:numPr>
          <w:ilvl w:val="255"/>
          <w:numId w:val="0"/>
        </w:numPr>
        <w:spacing w:beforeLines="50" w:before="156" w:afterLines="50" w:after="156" w:line="360" w:lineRule="auto"/>
        <w:jc w:val="center"/>
        <w:outlineLvl w:val="0"/>
        <w:rPr>
          <w:del w:id="4803" w:author="..." w:date="2018-06-12T10:44:00Z"/>
          <w:rFonts w:ascii="Times New Roman" w:eastAsia="黑体" w:hAnsi="Times New Roman" w:cs="Times New Roman"/>
          <w:b/>
          <w:bCs/>
          <w:sz w:val="30"/>
          <w:szCs w:val="30"/>
          <w:rPrChange w:id="4804" w:author="Windows 用户" w:date="2018-06-12T19:02:00Z">
            <w:rPr>
              <w:del w:id="4805" w:author="..." w:date="2018-06-12T10:44:00Z"/>
            </w:rPr>
          </w:rPrChange>
        </w:rPr>
        <w:pPrChange w:id="4806" w:author="Windows 用户" w:date="2018-06-12T19:02:00Z">
          <w:pPr/>
        </w:pPrChange>
      </w:pPr>
      <w:del w:id="4807" w:author="..." w:date="2018-06-12T10:44:00Z">
        <w:r w:rsidRPr="00440163">
          <w:rPr>
            <w:rFonts w:ascii="Times New Roman" w:eastAsia="黑体" w:hAnsi="Times New Roman" w:cs="Times New Roman"/>
            <w:b/>
            <w:bCs/>
            <w:noProof/>
            <w:sz w:val="30"/>
            <w:szCs w:val="30"/>
            <w:rPrChange w:id="4808" w:author="Windows 用户" w:date="2018-06-12T19:02:00Z">
              <w:rPr>
                <w:noProof/>
              </w:rPr>
            </w:rPrChange>
          </w:rPr>
          <w:drawing>
            <wp:inline distT="0" distB="0" distL="0" distR="0" wp14:anchorId="308C1F85" wp14:editId="0AA20C82">
              <wp:extent cx="5274310" cy="267970"/>
              <wp:effectExtent l="0" t="0" r="2540" b="177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a:stretch>
                        <a:fillRect/>
                      </a:stretch>
                    </pic:blipFill>
                    <pic:spPr>
                      <a:xfrm>
                        <a:off x="0" y="0"/>
                        <a:ext cx="5274310" cy="267970"/>
                      </a:xfrm>
                      <a:prstGeom prst="rect">
                        <a:avLst/>
                      </a:prstGeom>
                    </pic:spPr>
                  </pic:pic>
                </a:graphicData>
              </a:graphic>
            </wp:inline>
          </w:drawing>
        </w:r>
      </w:del>
    </w:p>
    <w:p w:rsidR="00F76376" w:rsidRPr="00440163" w:rsidRDefault="00F76376">
      <w:pPr>
        <w:numPr>
          <w:ilvl w:val="255"/>
          <w:numId w:val="0"/>
        </w:numPr>
        <w:spacing w:beforeLines="50" w:before="156" w:afterLines="50" w:after="156" w:line="360" w:lineRule="auto"/>
        <w:jc w:val="center"/>
        <w:outlineLvl w:val="0"/>
        <w:rPr>
          <w:del w:id="4809" w:author="..." w:date="2018-06-12T10:44:00Z"/>
          <w:rFonts w:ascii="Times New Roman" w:eastAsia="黑体" w:hAnsi="Times New Roman" w:cs="Times New Roman"/>
          <w:b/>
          <w:bCs/>
          <w:sz w:val="30"/>
          <w:szCs w:val="30"/>
          <w:rPrChange w:id="4810" w:author="Windows 用户" w:date="2018-06-12T19:02:00Z">
            <w:rPr>
              <w:del w:id="4811" w:author="..." w:date="2018-06-12T10:44:00Z"/>
            </w:rPr>
          </w:rPrChange>
        </w:rPr>
        <w:pPrChange w:id="4812" w:author="Windows 用户" w:date="2018-06-12T19:02:00Z">
          <w:pPr/>
        </w:pPrChange>
      </w:pPr>
    </w:p>
    <w:p w:rsidR="00F76376" w:rsidRPr="00440163" w:rsidRDefault="00793F6E">
      <w:pPr>
        <w:numPr>
          <w:ilvl w:val="255"/>
          <w:numId w:val="0"/>
        </w:numPr>
        <w:spacing w:beforeLines="50" w:before="156" w:afterLines="50" w:after="156" w:line="360" w:lineRule="auto"/>
        <w:jc w:val="center"/>
        <w:outlineLvl w:val="0"/>
        <w:rPr>
          <w:del w:id="4813" w:author="..." w:date="2018-06-12T10:44:00Z"/>
          <w:rFonts w:ascii="Times New Roman" w:eastAsia="黑体" w:hAnsi="Times New Roman" w:cs="Times New Roman"/>
          <w:b/>
          <w:bCs/>
          <w:sz w:val="30"/>
          <w:szCs w:val="30"/>
          <w:rPrChange w:id="4814" w:author="Windows 用户" w:date="2018-06-12T19:02:00Z">
            <w:rPr>
              <w:del w:id="4815" w:author="..." w:date="2018-06-12T10:44:00Z"/>
            </w:rPr>
          </w:rPrChange>
        </w:rPr>
        <w:pPrChange w:id="4816" w:author="Windows 用户" w:date="2018-06-12T19:02:00Z">
          <w:pPr>
            <w:pStyle w:val="aa"/>
            <w:ind w:firstLineChars="0" w:firstLine="0"/>
          </w:pPr>
        </w:pPrChange>
      </w:pPr>
      <w:del w:id="4817" w:author="..." w:date="2018-06-12T10:44:00Z">
        <w:r w:rsidRPr="00440163">
          <w:rPr>
            <w:rFonts w:ascii="Times New Roman" w:eastAsia="黑体" w:hAnsi="Times New Roman" w:cs="Times New Roman" w:hint="eastAsia"/>
            <w:b/>
            <w:bCs/>
            <w:sz w:val="30"/>
            <w:szCs w:val="30"/>
            <w:rPrChange w:id="4818" w:author="Windows 用户" w:date="2018-06-12T19:02:00Z">
              <w:rPr>
                <w:rFonts w:hint="eastAsia"/>
              </w:rPr>
            </w:rPrChange>
          </w:rPr>
          <w:delText>③：没有</w:delText>
        </w:r>
        <w:r w:rsidRPr="00440163">
          <w:rPr>
            <w:rFonts w:ascii="Times New Roman" w:eastAsia="黑体" w:hAnsi="Times New Roman" w:cs="Times New Roman"/>
            <w:b/>
            <w:bCs/>
            <w:sz w:val="30"/>
            <w:szCs w:val="30"/>
            <w:rPrChange w:id="4819" w:author="Windows 用户" w:date="2018-06-12T19:02:00Z">
              <w:rPr/>
            </w:rPrChange>
          </w:rPr>
          <w:delText>MainActivity</w:delText>
        </w:r>
      </w:del>
    </w:p>
    <w:p w:rsidR="00F76376" w:rsidRPr="00440163" w:rsidRDefault="00793F6E">
      <w:pPr>
        <w:numPr>
          <w:ilvl w:val="255"/>
          <w:numId w:val="0"/>
        </w:numPr>
        <w:spacing w:beforeLines="50" w:before="156" w:afterLines="50" w:after="156" w:line="360" w:lineRule="auto"/>
        <w:jc w:val="center"/>
        <w:outlineLvl w:val="0"/>
        <w:rPr>
          <w:del w:id="4820" w:author="..." w:date="2018-06-12T10:44:00Z"/>
          <w:rFonts w:ascii="Times New Roman" w:eastAsia="黑体" w:hAnsi="Times New Roman" w:cs="Times New Roman"/>
          <w:b/>
          <w:bCs/>
          <w:sz w:val="30"/>
          <w:szCs w:val="30"/>
          <w:rPrChange w:id="4821" w:author="Windows 用户" w:date="2018-06-12T19:02:00Z">
            <w:rPr>
              <w:del w:id="4822" w:author="..." w:date="2018-06-12T10:44:00Z"/>
            </w:rPr>
          </w:rPrChange>
        </w:rPr>
        <w:pPrChange w:id="4823" w:author="Windows 用户" w:date="2018-06-12T19:02:00Z">
          <w:pPr>
            <w:pStyle w:val="aa"/>
            <w:ind w:left="360" w:firstLineChars="0" w:firstLine="0"/>
          </w:pPr>
        </w:pPrChange>
      </w:pPr>
      <w:del w:id="4824" w:author="..." w:date="2018-06-12T10:44:00Z">
        <w:r w:rsidRPr="00440163">
          <w:rPr>
            <w:rFonts w:ascii="Times New Roman" w:eastAsia="黑体" w:hAnsi="Times New Roman" w:cs="Times New Roman"/>
            <w:b/>
            <w:bCs/>
            <w:noProof/>
            <w:sz w:val="30"/>
            <w:szCs w:val="30"/>
            <w:rPrChange w:id="4825" w:author="Windows 用户" w:date="2018-06-12T19:02:00Z">
              <w:rPr>
                <w:noProof/>
              </w:rPr>
            </w:rPrChange>
          </w:rPr>
          <w:drawing>
            <wp:inline distT="0" distB="0" distL="0" distR="0" wp14:anchorId="05C68CE1" wp14:editId="2D174950">
              <wp:extent cx="3637915" cy="599440"/>
              <wp:effectExtent l="0" t="0" r="635" b="1016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1"/>
                      <a:stretch>
                        <a:fillRect/>
                      </a:stretch>
                    </pic:blipFill>
                    <pic:spPr>
                      <a:xfrm>
                        <a:off x="0" y="0"/>
                        <a:ext cx="3638095" cy="600000"/>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826" w:author="..." w:date="2018-06-12T10:44:00Z"/>
          <w:rFonts w:ascii="Times New Roman" w:eastAsia="黑体" w:hAnsi="Times New Roman" w:cs="Times New Roman"/>
          <w:b/>
          <w:bCs/>
          <w:sz w:val="30"/>
          <w:szCs w:val="30"/>
          <w:rPrChange w:id="4827" w:author="Windows 用户" w:date="2018-06-12T19:02:00Z">
            <w:rPr>
              <w:del w:id="4828" w:author="..." w:date="2018-06-12T10:44:00Z"/>
            </w:rPr>
          </w:rPrChange>
        </w:rPr>
        <w:pPrChange w:id="4829" w:author="Windows 用户" w:date="2018-06-12T19:02:00Z">
          <w:pPr>
            <w:pStyle w:val="aa"/>
            <w:ind w:left="360" w:firstLineChars="0" w:firstLine="0"/>
          </w:pPr>
        </w:pPrChange>
      </w:pPr>
      <w:del w:id="4830" w:author="..." w:date="2018-06-12T10:44:00Z">
        <w:r w:rsidRPr="00440163">
          <w:rPr>
            <w:rFonts w:ascii="Times New Roman" w:eastAsia="黑体" w:hAnsi="Times New Roman" w:cs="Times New Roman" w:hint="eastAsia"/>
            <w:b/>
            <w:bCs/>
            <w:sz w:val="30"/>
            <w:szCs w:val="30"/>
            <w:rPrChange w:id="4831" w:author="Windows 用户" w:date="2018-06-12T19:02:00Z">
              <w:rPr>
                <w:rFonts w:hint="eastAsia"/>
              </w:rPr>
            </w:rPrChange>
          </w:rPr>
          <w:delText>或</w:delText>
        </w:r>
        <w:r w:rsidRPr="00440163">
          <w:rPr>
            <w:rFonts w:ascii="Times New Roman" w:eastAsia="黑体" w:hAnsi="Times New Roman" w:cs="Times New Roman"/>
            <w:b/>
            <w:bCs/>
            <w:noProof/>
            <w:sz w:val="30"/>
            <w:szCs w:val="30"/>
            <w:rPrChange w:id="4832" w:author="Windows 用户" w:date="2018-06-12T19:02:00Z">
              <w:rPr>
                <w:noProof/>
              </w:rPr>
            </w:rPrChange>
          </w:rPr>
          <w:drawing>
            <wp:inline distT="0" distB="0" distL="0" distR="0" wp14:anchorId="71645707" wp14:editId="316BA6FF">
              <wp:extent cx="5274310" cy="1361440"/>
              <wp:effectExtent l="0" t="0" r="2540" b="1016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42"/>
                      <a:stretch>
                        <a:fillRect/>
                      </a:stretch>
                    </pic:blipFill>
                    <pic:spPr>
                      <a:xfrm>
                        <a:off x="0" y="0"/>
                        <a:ext cx="5274310" cy="1361440"/>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833" w:author="..." w:date="2018-06-12T10:44:00Z"/>
          <w:rFonts w:ascii="Times New Roman" w:eastAsia="黑体" w:hAnsi="Times New Roman" w:cs="Times New Roman"/>
          <w:b/>
          <w:bCs/>
          <w:sz w:val="30"/>
          <w:szCs w:val="30"/>
          <w:rPrChange w:id="4834" w:author="Windows 用户" w:date="2018-06-12T19:02:00Z">
            <w:rPr>
              <w:del w:id="4835" w:author="..." w:date="2018-06-12T10:44:00Z"/>
            </w:rPr>
          </w:rPrChange>
        </w:rPr>
        <w:pPrChange w:id="4836" w:author="Windows 用户" w:date="2018-06-12T19:02:00Z">
          <w:pPr>
            <w:pStyle w:val="aa"/>
            <w:ind w:left="360" w:firstLineChars="0" w:firstLine="0"/>
          </w:pPr>
        </w:pPrChange>
      </w:pPr>
      <w:del w:id="4837" w:author="..." w:date="2018-06-12T10:44:00Z">
        <w:r w:rsidRPr="00440163">
          <w:rPr>
            <w:rFonts w:ascii="Times New Roman" w:eastAsia="黑体" w:hAnsi="Times New Roman" w:cs="Times New Roman" w:hint="eastAsia"/>
            <w:b/>
            <w:bCs/>
            <w:sz w:val="30"/>
            <w:szCs w:val="30"/>
            <w:rPrChange w:id="4838" w:author="Windows 用户" w:date="2018-06-12T19:02:00Z">
              <w:rPr>
                <w:rFonts w:hint="eastAsia"/>
              </w:rPr>
            </w:rPrChange>
          </w:rPr>
          <w:delText>安装</w:delText>
        </w:r>
        <w:r w:rsidRPr="00440163">
          <w:rPr>
            <w:rFonts w:ascii="Times New Roman" w:eastAsia="黑体" w:hAnsi="Times New Roman" w:cs="Times New Roman"/>
            <w:b/>
            <w:bCs/>
            <w:sz w:val="30"/>
            <w:szCs w:val="30"/>
            <w:rPrChange w:id="4839" w:author="Windows 用户" w:date="2018-06-12T19:02:00Z">
              <w:rPr/>
            </w:rPrChange>
          </w:rPr>
          <w:delText>app1</w:delText>
        </w:r>
        <w:r w:rsidRPr="00440163">
          <w:rPr>
            <w:rFonts w:ascii="Times New Roman" w:eastAsia="黑体" w:hAnsi="Times New Roman" w:cs="Times New Roman" w:hint="eastAsia"/>
            <w:b/>
            <w:bCs/>
            <w:sz w:val="30"/>
            <w:szCs w:val="30"/>
            <w:rPrChange w:id="4840" w:author="Windows 用户" w:date="2018-06-12T19:02:00Z">
              <w:rPr>
                <w:rFonts w:hint="eastAsia"/>
              </w:rPr>
            </w:rPrChange>
          </w:rPr>
          <w:delText>，失败：</w:delText>
        </w:r>
      </w:del>
    </w:p>
    <w:p w:rsidR="00F76376" w:rsidRPr="00440163" w:rsidRDefault="00793F6E">
      <w:pPr>
        <w:numPr>
          <w:ilvl w:val="255"/>
          <w:numId w:val="0"/>
        </w:numPr>
        <w:spacing w:beforeLines="50" w:before="156" w:afterLines="50" w:after="156" w:line="360" w:lineRule="auto"/>
        <w:jc w:val="center"/>
        <w:outlineLvl w:val="0"/>
        <w:rPr>
          <w:del w:id="4841" w:author="..." w:date="2018-06-12T10:44:00Z"/>
          <w:rFonts w:ascii="Times New Roman" w:eastAsia="黑体" w:hAnsi="Times New Roman" w:cs="Times New Roman"/>
          <w:b/>
          <w:bCs/>
          <w:sz w:val="30"/>
          <w:szCs w:val="30"/>
          <w:rPrChange w:id="4842" w:author="Windows 用户" w:date="2018-06-12T19:02:00Z">
            <w:rPr>
              <w:del w:id="4843" w:author="..." w:date="2018-06-12T10:44:00Z"/>
            </w:rPr>
          </w:rPrChange>
        </w:rPr>
        <w:pPrChange w:id="4844" w:author="Windows 用户" w:date="2018-06-12T19:02:00Z">
          <w:pPr>
            <w:pStyle w:val="aa"/>
            <w:ind w:left="360" w:firstLineChars="0" w:firstLine="0"/>
          </w:pPr>
        </w:pPrChange>
      </w:pPr>
      <w:del w:id="4845" w:author="..." w:date="2018-06-12T10:44:00Z">
        <w:r w:rsidRPr="00440163">
          <w:rPr>
            <w:rFonts w:ascii="Times New Roman" w:eastAsia="黑体" w:hAnsi="Times New Roman" w:cs="Times New Roman"/>
            <w:b/>
            <w:bCs/>
            <w:noProof/>
            <w:sz w:val="30"/>
            <w:szCs w:val="30"/>
            <w:rPrChange w:id="4846" w:author="Windows 用户" w:date="2018-06-12T19:02:00Z">
              <w:rPr>
                <w:noProof/>
              </w:rPr>
            </w:rPrChange>
          </w:rPr>
          <w:drawing>
            <wp:inline distT="0" distB="0" distL="0" distR="0" wp14:anchorId="09F25D6E" wp14:editId="31F701CE">
              <wp:extent cx="2380615" cy="837565"/>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3"/>
                      <a:stretch>
                        <a:fillRect/>
                      </a:stretch>
                    </pic:blipFill>
                    <pic:spPr>
                      <a:xfrm>
                        <a:off x="0" y="0"/>
                        <a:ext cx="2380952" cy="838095"/>
                      </a:xfrm>
                      <a:prstGeom prst="rect">
                        <a:avLst/>
                      </a:prstGeom>
                    </pic:spPr>
                  </pic:pic>
                </a:graphicData>
              </a:graphic>
            </wp:inline>
          </w:drawing>
        </w:r>
      </w:del>
    </w:p>
    <w:p w:rsidR="00F76376" w:rsidRPr="00440163" w:rsidRDefault="00793F6E">
      <w:pPr>
        <w:numPr>
          <w:ilvl w:val="255"/>
          <w:numId w:val="0"/>
        </w:numPr>
        <w:spacing w:beforeLines="50" w:before="156" w:afterLines="50" w:after="156" w:line="360" w:lineRule="auto"/>
        <w:jc w:val="center"/>
        <w:outlineLvl w:val="0"/>
        <w:rPr>
          <w:del w:id="4847" w:author="..." w:date="2018-06-12T10:45:00Z"/>
          <w:rFonts w:ascii="Times New Roman" w:eastAsia="黑体" w:hAnsi="Times New Roman" w:cs="Times New Roman"/>
          <w:b/>
          <w:bCs/>
          <w:sz w:val="30"/>
          <w:szCs w:val="30"/>
          <w:rPrChange w:id="4848" w:author="Windows 用户" w:date="2018-06-12T19:02:00Z">
            <w:rPr>
              <w:del w:id="4849" w:author="..." w:date="2018-06-12T10:45:00Z"/>
            </w:rPr>
          </w:rPrChange>
        </w:rPr>
        <w:pPrChange w:id="4850" w:author="Windows 用户" w:date="2018-06-12T19:02:00Z">
          <w:pPr>
            <w:ind w:firstLine="420"/>
          </w:pPr>
        </w:pPrChange>
      </w:pPr>
      <w:del w:id="4851" w:author="..." w:date="2018-06-12T10:45:00Z">
        <w:r w:rsidRPr="00440163">
          <w:rPr>
            <w:rFonts w:ascii="Times New Roman" w:eastAsia="黑体" w:hAnsi="Times New Roman" w:cs="Times New Roman" w:hint="eastAsia"/>
            <w:b/>
            <w:bCs/>
            <w:sz w:val="30"/>
            <w:szCs w:val="30"/>
            <w:rPrChange w:id="4852" w:author="Windows 用户" w:date="2018-06-12T19:02:00Z">
              <w:rPr>
                <w:rFonts w:hint="eastAsia"/>
              </w:rPr>
            </w:rPrChange>
          </w:rPr>
          <w:delText>由此可知，可以定义多个</w:delText>
        </w:r>
        <w:r w:rsidRPr="00440163">
          <w:rPr>
            <w:rFonts w:ascii="Times New Roman" w:eastAsia="黑体" w:hAnsi="Times New Roman" w:cs="Times New Roman"/>
            <w:b/>
            <w:bCs/>
            <w:sz w:val="30"/>
            <w:szCs w:val="30"/>
            <w:rPrChange w:id="4853" w:author="Windows 用户" w:date="2018-06-12T19:02:00Z">
              <w:rPr/>
            </w:rPrChange>
          </w:rPr>
          <w:delText>MainActivity</w:delText>
        </w:r>
        <w:r w:rsidRPr="00440163">
          <w:rPr>
            <w:rFonts w:ascii="Times New Roman" w:eastAsia="黑体" w:hAnsi="Times New Roman" w:cs="Times New Roman" w:hint="eastAsia"/>
            <w:b/>
            <w:bCs/>
            <w:sz w:val="30"/>
            <w:szCs w:val="30"/>
            <w:rPrChange w:id="4854" w:author="Windows 用户" w:date="2018-06-12T19:02:00Z">
              <w:rPr>
                <w:rFonts w:hint="eastAsia"/>
              </w:rPr>
            </w:rPrChange>
          </w:rPr>
          <w:delText>，但是以第一个为</w:delText>
        </w:r>
        <w:r w:rsidRPr="00440163">
          <w:rPr>
            <w:rFonts w:ascii="Times New Roman" w:eastAsia="黑体" w:hAnsi="Times New Roman" w:cs="Times New Roman"/>
            <w:b/>
            <w:bCs/>
            <w:sz w:val="30"/>
            <w:szCs w:val="30"/>
            <w:rPrChange w:id="4855" w:author="Windows 用户" w:date="2018-06-12T19:02:00Z">
              <w:rPr/>
            </w:rPrChange>
          </w:rPr>
          <w:delText>MainActivity</w:delText>
        </w:r>
        <w:r w:rsidRPr="00440163">
          <w:rPr>
            <w:rFonts w:ascii="Times New Roman" w:eastAsia="黑体" w:hAnsi="Times New Roman" w:cs="Times New Roman" w:hint="eastAsia"/>
            <w:b/>
            <w:bCs/>
            <w:sz w:val="30"/>
            <w:szCs w:val="30"/>
            <w:rPrChange w:id="4856" w:author="Windows 用户" w:date="2018-06-12T19:02:00Z">
              <w:rPr>
                <w:rFonts w:hint="eastAsia"/>
              </w:rPr>
            </w:rPrChange>
          </w:rPr>
          <w:delText>。没有</w:delText>
        </w:r>
        <w:r w:rsidRPr="00440163">
          <w:rPr>
            <w:rFonts w:ascii="Times New Roman" w:eastAsia="黑体" w:hAnsi="Times New Roman" w:cs="Times New Roman"/>
            <w:b/>
            <w:bCs/>
            <w:sz w:val="30"/>
            <w:szCs w:val="30"/>
            <w:rPrChange w:id="4857" w:author="Windows 用户" w:date="2018-06-12T19:02:00Z">
              <w:rPr/>
            </w:rPrChange>
          </w:rPr>
          <w:delText>MainActivity</w:delText>
        </w:r>
        <w:r w:rsidRPr="00440163">
          <w:rPr>
            <w:rFonts w:ascii="Times New Roman" w:eastAsia="黑体" w:hAnsi="Times New Roman" w:cs="Times New Roman" w:hint="eastAsia"/>
            <w:b/>
            <w:bCs/>
            <w:sz w:val="30"/>
            <w:szCs w:val="30"/>
            <w:rPrChange w:id="4858" w:author="Windows 用户" w:date="2018-06-12T19:02:00Z">
              <w:rPr>
                <w:rFonts w:hint="eastAsia"/>
              </w:rPr>
            </w:rPrChange>
          </w:rPr>
          <w:delText>程序不可以运行。</w:delText>
        </w:r>
      </w:del>
    </w:p>
    <w:p w:rsidR="00F76376" w:rsidRPr="00440163"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4859" w:author="Windows 用户" w:date="2018-06-12T19:02:00Z">
            <w:rPr>
              <w:color w:val="0070C0"/>
            </w:rPr>
          </w:rPrChange>
        </w:rPr>
        <w:pPrChange w:id="4860" w:author="Windows 用户" w:date="2018-06-12T19:02:00Z">
          <w:pPr>
            <w:pStyle w:val="1"/>
            <w:jc w:val="center"/>
          </w:pPr>
        </w:pPrChange>
      </w:pPr>
      <w:bookmarkStart w:id="4861" w:name="_Toc516102720"/>
      <w:bookmarkStart w:id="4862" w:name="_Toc516593062"/>
      <w:r w:rsidRPr="00440163">
        <w:rPr>
          <w:rFonts w:ascii="Times New Roman" w:eastAsia="黑体" w:hAnsi="Times New Roman" w:cs="Times New Roman"/>
          <w:b/>
          <w:bCs/>
          <w:sz w:val="30"/>
          <w:szCs w:val="30"/>
          <w:rPrChange w:id="4863" w:author="Windows 用户" w:date="2018-06-12T19:02:00Z">
            <w:rPr/>
          </w:rPrChange>
        </w:rPr>
        <w:t xml:space="preserve">4 </w:t>
      </w:r>
      <w:r w:rsidRPr="00440163">
        <w:rPr>
          <w:rFonts w:ascii="Times New Roman" w:eastAsia="黑体" w:hAnsi="Times New Roman" w:cs="Times New Roman" w:hint="eastAsia"/>
          <w:b/>
          <w:bCs/>
          <w:sz w:val="30"/>
          <w:szCs w:val="30"/>
          <w:rPrChange w:id="4864" w:author="Windows 用户" w:date="2018-06-12T19:02:00Z">
            <w:rPr>
              <w:rFonts w:hint="eastAsia"/>
            </w:rPr>
          </w:rPrChange>
        </w:rPr>
        <w:t>应用程序及组件进程分析</w:t>
      </w:r>
      <w:bookmarkEnd w:id="4861"/>
      <w:bookmarkEnd w:id="4862"/>
    </w:p>
    <w:p w:rsidR="00F76376" w:rsidRPr="00F76376" w:rsidRDefault="00793F6E">
      <w:pPr>
        <w:spacing w:line="400" w:lineRule="exact"/>
        <w:ind w:firstLineChars="200" w:firstLine="480"/>
        <w:rPr>
          <w:rFonts w:ascii="Times New Roman" w:eastAsia="宋体" w:hAnsi="Times New Roman" w:cs="Times New Roman"/>
          <w:sz w:val="24"/>
          <w:szCs w:val="24"/>
          <w:rPrChange w:id="4865" w:author="..." w:date="2018-06-12T11:21:00Z">
            <w:rPr/>
          </w:rPrChange>
        </w:rPr>
        <w:pPrChange w:id="4866" w:author="..." w:date="2018-06-12T11:21:00Z">
          <w:pPr>
            <w:ind w:firstLineChars="200" w:firstLine="420"/>
          </w:pPr>
        </w:pPrChange>
      </w:pPr>
      <w:r>
        <w:rPr>
          <w:rFonts w:ascii="Times New Roman" w:eastAsia="宋体" w:hAnsi="Times New Roman" w:cs="Times New Roman" w:hint="eastAsia"/>
          <w:sz w:val="24"/>
          <w:szCs w:val="24"/>
          <w:rPrChange w:id="4867" w:author="..." w:date="2018-06-12T11:21:00Z">
            <w:rPr>
              <w:rFonts w:hint="eastAsia"/>
            </w:rPr>
          </w:rPrChange>
        </w:rPr>
        <w:t>可以使用</w:t>
      </w:r>
      <w:r>
        <w:rPr>
          <w:rFonts w:ascii="Times New Roman" w:eastAsia="宋体" w:hAnsi="Times New Roman" w:cs="Times New Roman"/>
          <w:sz w:val="24"/>
          <w:szCs w:val="24"/>
          <w:rPrChange w:id="4868" w:author="..." w:date="2018-06-12T11:21:00Z">
            <w:rPr/>
          </w:rPrChange>
        </w:rPr>
        <w:t>process</w:t>
      </w:r>
      <w:r>
        <w:rPr>
          <w:rFonts w:ascii="Times New Roman" w:eastAsia="宋体" w:hAnsi="Times New Roman" w:cs="Times New Roman" w:hint="eastAsia"/>
          <w:sz w:val="24"/>
          <w:szCs w:val="24"/>
          <w:rPrChange w:id="4869" w:author="..." w:date="2018-06-12T11:21:00Z">
            <w:rPr>
              <w:rFonts w:hint="eastAsia"/>
            </w:rPr>
          </w:rPrChange>
        </w:rPr>
        <w:t>属性来指定应用程序或者其组件的进程，如果不设置</w:t>
      </w:r>
      <w:r>
        <w:rPr>
          <w:rFonts w:ascii="Times New Roman" w:eastAsia="宋体" w:hAnsi="Times New Roman" w:cs="Times New Roman"/>
          <w:sz w:val="24"/>
          <w:szCs w:val="24"/>
          <w:rPrChange w:id="4870" w:author="..." w:date="2018-06-12T11:21:00Z">
            <w:rPr/>
          </w:rPrChange>
        </w:rPr>
        <w:t>process</w:t>
      </w:r>
      <w:r>
        <w:rPr>
          <w:rFonts w:ascii="Times New Roman" w:eastAsia="宋体" w:hAnsi="Times New Roman" w:cs="Times New Roman" w:hint="eastAsia"/>
          <w:sz w:val="24"/>
          <w:szCs w:val="24"/>
          <w:rPrChange w:id="4871" w:author="..." w:date="2018-06-12T11:21:00Z">
            <w:rPr>
              <w:rFonts w:hint="eastAsia"/>
            </w:rPr>
          </w:rPrChange>
        </w:rPr>
        <w:t>属性，那么</w:t>
      </w:r>
      <w:r>
        <w:rPr>
          <w:rFonts w:ascii="Times New Roman" w:eastAsia="宋体" w:hAnsi="Times New Roman" w:cs="Times New Roman"/>
          <w:sz w:val="24"/>
          <w:szCs w:val="24"/>
          <w:rPrChange w:id="4872" w:author="..." w:date="2018-06-12T11:21:00Z">
            <w:rPr/>
          </w:rPrChange>
        </w:rPr>
        <w:t>activity</w:t>
      </w:r>
      <w:r>
        <w:rPr>
          <w:rFonts w:ascii="Times New Roman" w:eastAsia="宋体" w:hAnsi="Times New Roman" w:cs="Times New Roman" w:hint="eastAsia"/>
          <w:sz w:val="24"/>
          <w:szCs w:val="24"/>
          <w:rPrChange w:id="4873" w:author="..." w:date="2018-06-12T11:21:00Z">
            <w:rPr>
              <w:rFonts w:hint="eastAsia"/>
            </w:rPr>
          </w:rPrChange>
        </w:rPr>
        <w:t>启动后，默认运行在其</w:t>
      </w:r>
      <w:r>
        <w:rPr>
          <w:rFonts w:ascii="Times New Roman" w:eastAsia="宋体" w:hAnsi="Times New Roman" w:cs="Times New Roman"/>
          <w:sz w:val="24"/>
          <w:szCs w:val="24"/>
          <w:rPrChange w:id="4874" w:author="..." w:date="2018-06-12T11:21:00Z">
            <w:rPr/>
          </w:rPrChange>
        </w:rPr>
        <w:t>application</w:t>
      </w:r>
      <w:r>
        <w:rPr>
          <w:rFonts w:ascii="Times New Roman" w:eastAsia="宋体" w:hAnsi="Times New Roman" w:cs="Times New Roman" w:hint="eastAsia"/>
          <w:sz w:val="24"/>
          <w:szCs w:val="24"/>
          <w:rPrChange w:id="4875" w:author="..." w:date="2018-06-12T11:21:00Z">
            <w:rPr>
              <w:rFonts w:hint="eastAsia"/>
            </w:rPr>
          </w:rPrChange>
        </w:rPr>
        <w:t>的进程中。但是如果设置了</w:t>
      </w:r>
      <w:r>
        <w:rPr>
          <w:rFonts w:ascii="Times New Roman" w:eastAsia="宋体" w:hAnsi="Times New Roman" w:cs="Times New Roman"/>
          <w:sz w:val="24"/>
          <w:szCs w:val="24"/>
          <w:rPrChange w:id="4876" w:author="..." w:date="2018-06-12T11:21:00Z">
            <w:rPr/>
          </w:rPrChange>
        </w:rPr>
        <w:t>process</w:t>
      </w:r>
      <w:r>
        <w:rPr>
          <w:rFonts w:ascii="Times New Roman" w:eastAsia="宋体" w:hAnsi="Times New Roman" w:cs="Times New Roman" w:hint="eastAsia"/>
          <w:sz w:val="24"/>
          <w:szCs w:val="24"/>
          <w:rPrChange w:id="4877" w:author="..." w:date="2018-06-12T11:21:00Z">
            <w:rPr>
              <w:rFonts w:hint="eastAsia"/>
            </w:rPr>
          </w:rPrChange>
        </w:rPr>
        <w:t>属性，那么在一定条件下，可以把</w:t>
      </w:r>
      <w:r>
        <w:rPr>
          <w:rFonts w:ascii="Times New Roman" w:eastAsia="宋体" w:hAnsi="Times New Roman" w:cs="Times New Roman"/>
          <w:sz w:val="24"/>
          <w:szCs w:val="24"/>
          <w:rPrChange w:id="4878" w:author="..." w:date="2018-06-12T11:21:00Z">
            <w:rPr/>
          </w:rPrChange>
        </w:rPr>
        <w:t>activity</w:t>
      </w:r>
      <w:r>
        <w:rPr>
          <w:rFonts w:ascii="Times New Roman" w:eastAsia="宋体" w:hAnsi="Times New Roman" w:cs="Times New Roman" w:hint="eastAsia"/>
          <w:sz w:val="24"/>
          <w:szCs w:val="24"/>
          <w:rPrChange w:id="4879" w:author="..." w:date="2018-06-12T11:21:00Z">
            <w:rPr>
              <w:rFonts w:hint="eastAsia"/>
            </w:rPr>
          </w:rPrChange>
        </w:rPr>
        <w:t>组件部署到其他进程中。另外，</w:t>
      </w:r>
      <w:r>
        <w:rPr>
          <w:rFonts w:ascii="Times New Roman" w:eastAsia="宋体" w:hAnsi="Times New Roman" w:cs="Times New Roman"/>
          <w:sz w:val="24"/>
          <w:szCs w:val="24"/>
          <w:rPrChange w:id="4880" w:author="..." w:date="2018-06-12T11:21:00Z">
            <w:rPr/>
          </w:rPrChange>
        </w:rPr>
        <w:t>application</w:t>
      </w:r>
      <w:r>
        <w:rPr>
          <w:rFonts w:ascii="Times New Roman" w:eastAsia="宋体" w:hAnsi="Times New Roman" w:cs="Times New Roman" w:hint="eastAsia"/>
          <w:sz w:val="24"/>
          <w:szCs w:val="24"/>
          <w:rPrChange w:id="4881" w:author="..." w:date="2018-06-12T11:21:00Z">
            <w:rPr>
              <w:rFonts w:hint="eastAsia"/>
            </w:rPr>
          </w:rPrChange>
        </w:rPr>
        <w:t>和</w:t>
      </w:r>
      <w:r>
        <w:rPr>
          <w:rFonts w:ascii="Times New Roman" w:eastAsia="宋体" w:hAnsi="Times New Roman" w:cs="Times New Roman"/>
          <w:sz w:val="24"/>
          <w:szCs w:val="24"/>
          <w:rPrChange w:id="4882" w:author="..." w:date="2018-06-12T11:21:00Z">
            <w:rPr/>
          </w:rPrChange>
        </w:rPr>
        <w:t>activity</w:t>
      </w:r>
      <w:r>
        <w:rPr>
          <w:rFonts w:ascii="Times New Roman" w:eastAsia="宋体" w:hAnsi="Times New Roman" w:cs="Times New Roman" w:hint="eastAsia"/>
          <w:sz w:val="24"/>
          <w:szCs w:val="24"/>
          <w:rPrChange w:id="4883" w:author="..." w:date="2018-06-12T11:21:00Z">
            <w:rPr>
              <w:rFonts w:hint="eastAsia"/>
            </w:rPr>
          </w:rPrChange>
        </w:rPr>
        <w:t>都有</w:t>
      </w:r>
      <w:r>
        <w:rPr>
          <w:rFonts w:ascii="Times New Roman" w:eastAsia="宋体" w:hAnsi="Times New Roman" w:cs="Times New Roman"/>
          <w:sz w:val="24"/>
          <w:szCs w:val="24"/>
          <w:rPrChange w:id="4884" w:author="..." w:date="2018-06-12T11:21:00Z">
            <w:rPr/>
          </w:rPrChange>
        </w:rPr>
        <w:t>process</w:t>
      </w:r>
      <w:r>
        <w:rPr>
          <w:rFonts w:ascii="Times New Roman" w:eastAsia="宋体" w:hAnsi="Times New Roman" w:cs="Times New Roman" w:hint="eastAsia"/>
          <w:sz w:val="24"/>
          <w:szCs w:val="24"/>
          <w:rPrChange w:id="4885" w:author="..." w:date="2018-06-12T11:21:00Z">
            <w:rPr>
              <w:rFonts w:hint="eastAsia"/>
            </w:rPr>
          </w:rPrChange>
        </w:rPr>
        <w:t>属性，因此可能同时设置了</w:t>
      </w:r>
      <w:r>
        <w:rPr>
          <w:rFonts w:ascii="Times New Roman" w:eastAsia="宋体" w:hAnsi="Times New Roman" w:cs="Times New Roman"/>
          <w:sz w:val="24"/>
          <w:szCs w:val="24"/>
          <w:rPrChange w:id="4886" w:author="..." w:date="2018-06-12T11:21:00Z">
            <w:rPr/>
          </w:rPrChange>
        </w:rPr>
        <w:t>process</w:t>
      </w:r>
      <w:r>
        <w:rPr>
          <w:rFonts w:ascii="Times New Roman" w:eastAsia="宋体" w:hAnsi="Times New Roman" w:cs="Times New Roman" w:hint="eastAsia"/>
          <w:sz w:val="24"/>
          <w:szCs w:val="24"/>
          <w:rPrChange w:id="4887" w:author="..." w:date="2018-06-12T11:21:00Z">
            <w:rPr>
              <w:rFonts w:hint="eastAsia"/>
            </w:rPr>
          </w:rPrChange>
        </w:rPr>
        <w:t>属性，这时该按谁的设置来部署呢？也就是哪一个的</w:t>
      </w:r>
      <w:r>
        <w:rPr>
          <w:rFonts w:ascii="Times New Roman" w:eastAsia="宋体" w:hAnsi="Times New Roman" w:cs="Times New Roman"/>
          <w:sz w:val="24"/>
          <w:szCs w:val="24"/>
          <w:rPrChange w:id="4888" w:author="..." w:date="2018-06-12T11:21:00Z">
            <w:rPr/>
          </w:rPrChange>
        </w:rPr>
        <w:t>process</w:t>
      </w:r>
      <w:r>
        <w:rPr>
          <w:rFonts w:ascii="Times New Roman" w:eastAsia="宋体" w:hAnsi="Times New Roman" w:cs="Times New Roman" w:hint="eastAsia"/>
          <w:sz w:val="24"/>
          <w:szCs w:val="24"/>
          <w:rPrChange w:id="4889" w:author="..." w:date="2018-06-12T11:21:00Z">
            <w:rPr>
              <w:rFonts w:hint="eastAsia"/>
            </w:rPr>
          </w:rPrChange>
        </w:rPr>
        <w:t>属性优先级更高？这就是本小节的目的。</w:t>
      </w:r>
    </w:p>
    <w:p w:rsidR="00F76376" w:rsidRPr="007D5B55" w:rsidRDefault="00793F6E">
      <w:pPr>
        <w:spacing w:beforeLines="100" w:before="313" w:afterLines="50" w:after="156" w:line="360" w:lineRule="auto"/>
        <w:jc w:val="center"/>
        <w:outlineLvl w:val="1"/>
        <w:rPr>
          <w:ins w:id="4890" w:author="..." w:date="2018-06-12T10:59:00Z"/>
          <w:rFonts w:ascii="Times New Roman" w:eastAsia="宋体" w:hAnsi="Times New Roman" w:cs="Times New Roman"/>
          <w:color w:val="000000"/>
          <w:sz w:val="28"/>
          <w:szCs w:val="28"/>
          <w:rPrChange w:id="4891" w:author="Windows 用户" w:date="2018-06-12T19:06:00Z">
            <w:rPr>
              <w:ins w:id="4892" w:author="..." w:date="2018-06-12T10:59:00Z"/>
              <w:rFonts w:eastAsiaTheme="minorEastAsia"/>
            </w:rPr>
          </w:rPrChange>
        </w:rPr>
        <w:pPrChange w:id="4893" w:author="Windows 用户" w:date="2018-06-12T19:06:00Z">
          <w:pPr>
            <w:pStyle w:val="2"/>
          </w:pPr>
        </w:pPrChange>
      </w:pPr>
      <w:bookmarkStart w:id="4894" w:name="_Toc516593063"/>
      <w:r w:rsidRPr="007D5B55">
        <w:rPr>
          <w:rFonts w:ascii="Times New Roman" w:eastAsia="宋体" w:hAnsi="Times New Roman" w:cs="Times New Roman"/>
          <w:b/>
          <w:bCs/>
          <w:color w:val="000000"/>
          <w:sz w:val="28"/>
          <w:szCs w:val="28"/>
          <w:rPrChange w:id="4895" w:author="Windows 用户" w:date="2018-06-12T19:06:00Z">
            <w:rPr/>
          </w:rPrChange>
        </w:rPr>
        <w:t>4.1 process</w:t>
      </w:r>
      <w:r w:rsidRPr="007D5B55">
        <w:rPr>
          <w:rFonts w:ascii="Times New Roman" w:eastAsia="宋体" w:hAnsi="Times New Roman" w:cs="Times New Roman" w:hint="eastAsia"/>
          <w:b/>
          <w:bCs/>
          <w:color w:val="000000"/>
          <w:sz w:val="28"/>
          <w:szCs w:val="28"/>
          <w:rPrChange w:id="4896" w:author="Windows 用户" w:date="2018-06-12T19:06:00Z">
            <w:rPr>
              <w:rFonts w:hint="eastAsia"/>
            </w:rPr>
          </w:rPrChange>
        </w:rPr>
        <w:t>的正确格式</w:t>
      </w:r>
      <w:bookmarkEnd w:id="4894"/>
    </w:p>
    <w:p w:rsidR="00F76376" w:rsidRPr="00F76376" w:rsidRDefault="00793F6E">
      <w:pPr>
        <w:spacing w:line="400" w:lineRule="exact"/>
        <w:ind w:firstLineChars="200" w:firstLine="480"/>
        <w:rPr>
          <w:ins w:id="4897" w:author="..." w:date="2018-06-12T10:59:00Z"/>
          <w:rFonts w:ascii="Times New Roman" w:eastAsia="宋体" w:hAnsi="Times New Roman" w:cs="Times New Roman"/>
          <w:sz w:val="24"/>
          <w:szCs w:val="24"/>
          <w:rPrChange w:id="4898" w:author="..." w:date="2018-06-12T11:10:00Z">
            <w:rPr>
              <w:ins w:id="4899" w:author="..." w:date="2018-06-12T10:59:00Z"/>
            </w:rPr>
          </w:rPrChange>
        </w:rPr>
        <w:pPrChange w:id="4900" w:author="..." w:date="2018-06-12T11:10:00Z">
          <w:pPr>
            <w:pStyle w:val="2"/>
          </w:pPr>
        </w:pPrChange>
      </w:pPr>
      <w:ins w:id="4901" w:author="..." w:date="2018-06-12T11:02:00Z">
        <w:r>
          <w:rPr>
            <w:rFonts w:ascii="Times New Roman" w:eastAsia="宋体" w:hAnsi="Times New Roman" w:cs="Times New Roman" w:hint="eastAsia"/>
            <w:sz w:val="24"/>
            <w:szCs w:val="24"/>
          </w:rPr>
          <w:t>根据</w:t>
        </w:r>
        <w:r>
          <w:rPr>
            <w:rFonts w:ascii="Times New Roman" w:eastAsia="宋体" w:hAnsi="Times New Roman" w:cs="Times New Roman"/>
            <w:sz w:val="24"/>
            <w:szCs w:val="24"/>
          </w:rPr>
          <w:t>Android</w:t>
        </w:r>
        <w:r>
          <w:rPr>
            <w:rFonts w:ascii="Times New Roman" w:eastAsia="宋体" w:hAnsi="Times New Roman" w:cs="Times New Roman" w:hint="eastAsia"/>
            <w:sz w:val="24"/>
            <w:szCs w:val="24"/>
          </w:rPr>
          <w:t>官方文档，</w:t>
        </w:r>
      </w:ins>
      <w:ins w:id="4902" w:author="..." w:date="2018-06-12T11:03:00Z">
        <w:r>
          <w:rPr>
            <w:rFonts w:ascii="Times New Roman" w:eastAsia="宋体" w:hAnsi="Times New Roman" w:cs="Times New Roman" w:hint="eastAsia"/>
            <w:sz w:val="24"/>
            <w:szCs w:val="24"/>
          </w:rPr>
          <w:t>可以</w:t>
        </w:r>
      </w:ins>
      <w:ins w:id="4903" w:author="..." w:date="2018-06-12T11:02:00Z">
        <w:r>
          <w:rPr>
            <w:rFonts w:ascii="Times New Roman" w:eastAsia="宋体" w:hAnsi="Times New Roman" w:cs="Times New Roman" w:hint="eastAsia"/>
            <w:sz w:val="24"/>
            <w:szCs w:val="24"/>
          </w:rPr>
          <w:t>设置</w:t>
        </w:r>
        <w:r>
          <w:rPr>
            <w:rFonts w:ascii="Times New Roman" w:eastAsia="宋体" w:hAnsi="Times New Roman" w:cs="Times New Roman"/>
            <w:sz w:val="24"/>
            <w:szCs w:val="24"/>
          </w:rPr>
          <w:t>AndroidManifest.xml</w:t>
        </w:r>
        <w:r>
          <w:rPr>
            <w:rFonts w:ascii="Times New Roman" w:eastAsia="宋体" w:hAnsi="Times New Roman" w:cs="Times New Roman" w:hint="eastAsia"/>
            <w:sz w:val="24"/>
            <w:szCs w:val="24"/>
          </w:rPr>
          <w:t>文件中</w:t>
        </w:r>
        <w:r>
          <w:rPr>
            <w:rFonts w:ascii="Times New Roman" w:eastAsia="宋体" w:hAnsi="Times New Roman" w:cs="Times New Roman"/>
            <w:sz w:val="24"/>
            <w:szCs w:val="24"/>
          </w:rPr>
          <w:t>&lt;application&gt;</w:t>
        </w:r>
        <w:r>
          <w:rPr>
            <w:rFonts w:ascii="Times New Roman" w:eastAsia="宋体" w:hAnsi="Times New Roman" w:cs="Times New Roman" w:hint="eastAsia"/>
            <w:sz w:val="24"/>
            <w:szCs w:val="24"/>
          </w:rPr>
          <w:t>标签</w:t>
        </w:r>
      </w:ins>
      <w:ins w:id="4904" w:author="..." w:date="2018-06-12T11:03:00Z">
        <w:r>
          <w:rPr>
            <w:rFonts w:ascii="Times New Roman" w:eastAsia="宋体" w:hAnsi="Times New Roman" w:cs="Times New Roman" w:hint="eastAsia"/>
            <w:sz w:val="24"/>
            <w:szCs w:val="24"/>
          </w:rPr>
          <w:t>或</w:t>
        </w:r>
        <w:r>
          <w:rPr>
            <w:rFonts w:ascii="Times New Roman" w:eastAsia="宋体" w:hAnsi="Times New Roman" w:cs="Times New Roman"/>
            <w:sz w:val="24"/>
            <w:szCs w:val="24"/>
          </w:rPr>
          <w:t>component</w:t>
        </w:r>
      </w:ins>
      <w:ins w:id="4905" w:author="..." w:date="2018-06-12T11:02:00Z">
        <w:r>
          <w:rPr>
            <w:rFonts w:ascii="Times New Roman" w:eastAsia="宋体" w:hAnsi="Times New Roman" w:cs="Times New Roman" w:hint="eastAsia"/>
            <w:sz w:val="24"/>
            <w:szCs w:val="24"/>
          </w:rPr>
          <w:t>的</w:t>
        </w:r>
      </w:ins>
      <w:ins w:id="4906" w:author="..." w:date="2018-06-12T11:03:00Z">
        <w:r>
          <w:rPr>
            <w:rFonts w:ascii="Times New Roman" w:eastAsia="宋体" w:hAnsi="Times New Roman" w:cs="Times New Roman"/>
            <w:sz w:val="24"/>
            <w:szCs w:val="24"/>
          </w:rPr>
          <w:t>process</w:t>
        </w:r>
      </w:ins>
      <w:ins w:id="4907" w:author="..." w:date="2018-06-12T11:02:00Z">
        <w:r>
          <w:rPr>
            <w:rFonts w:ascii="Times New Roman" w:eastAsia="宋体" w:hAnsi="Times New Roman" w:cs="Times New Roman" w:hint="eastAsia"/>
            <w:sz w:val="24"/>
            <w:szCs w:val="24"/>
          </w:rPr>
          <w:t>属性的值，但是对于该属性值应当遵守格式没有给出严格说明。设计本实验的目的就是明确</w:t>
        </w:r>
      </w:ins>
      <w:ins w:id="4908" w:author="..." w:date="2018-06-12T11:03:00Z">
        <w:r>
          <w:rPr>
            <w:rFonts w:ascii="Times New Roman" w:eastAsia="宋体" w:hAnsi="Times New Roman" w:cs="Times New Roman"/>
            <w:sz w:val="24"/>
            <w:szCs w:val="24"/>
          </w:rPr>
          <w:t>process</w:t>
        </w:r>
      </w:ins>
      <w:ins w:id="4909" w:author="..." w:date="2018-06-12T11:02:00Z">
        <w:r>
          <w:rPr>
            <w:rFonts w:ascii="Times New Roman" w:eastAsia="宋体" w:hAnsi="Times New Roman" w:cs="Times New Roman" w:hint="eastAsia"/>
            <w:sz w:val="24"/>
            <w:szCs w:val="24"/>
          </w:rPr>
          <w:t>属性的值格式。</w:t>
        </w:r>
      </w:ins>
      <w:ins w:id="4910" w:author="..." w:date="2018-06-12T11:04:00Z">
        <w:r>
          <w:rPr>
            <w:rFonts w:ascii="Times New Roman" w:eastAsia="宋体" w:hAnsi="Times New Roman" w:cs="Times New Roman"/>
            <w:sz w:val="24"/>
            <w:szCs w:val="24"/>
          </w:rPr>
          <w:t>process</w:t>
        </w:r>
      </w:ins>
      <w:ins w:id="4911" w:author="..." w:date="2018-06-12T11:02:00Z">
        <w:r>
          <w:rPr>
            <w:rFonts w:ascii="Times New Roman" w:eastAsia="宋体" w:hAnsi="Times New Roman" w:cs="Times New Roman" w:hint="eastAsia"/>
            <w:sz w:val="24"/>
            <w:szCs w:val="24"/>
          </w:rPr>
          <w:t>属性的值为字符串类型，根据开发实践中的常见情况，我们将可能的字符串取值分为</w:t>
        </w:r>
      </w:ins>
      <w:ins w:id="4912" w:author="..." w:date="2018-06-12T11:04:00Z">
        <w:r>
          <w:rPr>
            <w:rFonts w:ascii="Times New Roman" w:eastAsia="宋体" w:hAnsi="Times New Roman" w:cs="Times New Roman" w:hint="eastAsia"/>
            <w:sz w:val="24"/>
            <w:szCs w:val="24"/>
          </w:rPr>
          <w:t>四类</w:t>
        </w:r>
      </w:ins>
      <w:ins w:id="4913" w:author="..." w:date="2018-06-12T11:02:00Z">
        <w:r>
          <w:rPr>
            <w:rFonts w:ascii="Times New Roman" w:eastAsia="宋体" w:hAnsi="Times New Roman" w:cs="Times New Roman" w:hint="eastAsia"/>
            <w:sz w:val="24"/>
            <w:szCs w:val="24"/>
          </w:rPr>
          <w:t>：</w:t>
        </w:r>
      </w:ins>
    </w:p>
    <w:p w:rsidR="00F76376" w:rsidRPr="00F76376" w:rsidRDefault="00793F6E">
      <w:pPr>
        <w:spacing w:line="400" w:lineRule="exact"/>
        <w:ind w:firstLineChars="200" w:firstLine="480"/>
        <w:rPr>
          <w:ins w:id="4914" w:author="..." w:date="2018-06-12T11:06:00Z"/>
          <w:rFonts w:ascii="Times New Roman" w:eastAsia="宋体" w:hAnsi="Times New Roman" w:cs="Times New Roman"/>
          <w:sz w:val="24"/>
          <w:szCs w:val="24"/>
          <w:rPrChange w:id="4915" w:author="..." w:date="2018-06-12T11:22:00Z">
            <w:rPr>
              <w:ins w:id="4916" w:author="..." w:date="2018-06-12T11:06:00Z"/>
            </w:rPr>
          </w:rPrChange>
        </w:rPr>
        <w:pPrChange w:id="4917" w:author="..." w:date="2018-06-12T11:10:00Z">
          <w:pPr>
            <w:pStyle w:val="2"/>
          </w:pPr>
        </w:pPrChange>
      </w:pPr>
      <w:ins w:id="4918" w:author="..." w:date="2018-06-12T11:04:00Z">
        <w:r>
          <w:rPr>
            <w:rFonts w:ascii="Times New Roman" w:eastAsia="宋体" w:hAnsi="Times New Roman" w:cs="Times New Roman" w:hint="eastAsia"/>
            <w:sz w:val="24"/>
            <w:szCs w:val="24"/>
            <w:rPrChange w:id="4919" w:author="..." w:date="2018-06-12T11:22:00Z">
              <w:rPr>
                <w:rFonts w:hint="eastAsia"/>
              </w:rPr>
            </w:rPrChange>
          </w:rPr>
          <w:t>①不设置</w:t>
        </w:r>
        <w:r>
          <w:rPr>
            <w:rFonts w:ascii="Times New Roman" w:eastAsia="宋体" w:hAnsi="Times New Roman" w:cs="Times New Roman"/>
            <w:sz w:val="24"/>
            <w:szCs w:val="24"/>
            <w:rPrChange w:id="4920" w:author="..." w:date="2018-06-12T11:22:00Z">
              <w:rPr/>
            </w:rPrChange>
          </w:rPr>
          <w:t>process</w:t>
        </w:r>
        <w:r>
          <w:rPr>
            <w:rFonts w:ascii="Times New Roman" w:eastAsia="宋体" w:hAnsi="Times New Roman" w:cs="Times New Roman" w:hint="eastAsia"/>
            <w:sz w:val="24"/>
            <w:szCs w:val="24"/>
            <w:rPrChange w:id="4921" w:author="..." w:date="2018-06-12T11:22:00Z">
              <w:rPr>
                <w:rFonts w:hint="eastAsia"/>
              </w:rPr>
            </w:rPrChange>
          </w:rPr>
          <w:t>属性，</w:t>
        </w:r>
        <w:r>
          <w:rPr>
            <w:rFonts w:ascii="Times New Roman" w:eastAsia="宋体" w:hAnsi="Times New Roman" w:cs="Times New Roman"/>
            <w:sz w:val="24"/>
            <w:szCs w:val="24"/>
            <w:rPrChange w:id="4922" w:author="..." w:date="2018-06-12T11:22:00Z">
              <w:rPr/>
            </w:rPrChange>
          </w:rPr>
          <w:t>process</w:t>
        </w:r>
      </w:ins>
      <w:ins w:id="4923" w:author="..." w:date="2018-06-12T11:06:00Z">
        <w:r>
          <w:rPr>
            <w:rFonts w:ascii="Times New Roman" w:eastAsia="宋体" w:hAnsi="Times New Roman" w:cs="Times New Roman" w:hint="eastAsia"/>
            <w:sz w:val="24"/>
            <w:szCs w:val="24"/>
            <w:rPrChange w:id="4924" w:author="..." w:date="2018-06-12T11:22:00Z">
              <w:rPr>
                <w:rFonts w:hint="eastAsia"/>
              </w:rPr>
            </w:rPrChange>
          </w:rPr>
          <w:t>值</w:t>
        </w:r>
      </w:ins>
      <w:ins w:id="4925" w:author="..." w:date="2018-06-12T11:05:00Z">
        <w:r>
          <w:rPr>
            <w:rFonts w:ascii="Times New Roman" w:eastAsia="宋体" w:hAnsi="Times New Roman" w:cs="Times New Roman" w:hint="eastAsia"/>
            <w:sz w:val="24"/>
            <w:szCs w:val="24"/>
            <w:rPrChange w:id="4926" w:author="..." w:date="2018-06-12T11:22:00Z">
              <w:rPr>
                <w:rFonts w:hint="eastAsia"/>
              </w:rPr>
            </w:rPrChange>
          </w:rPr>
          <w:t>缺省；</w:t>
        </w:r>
      </w:ins>
    </w:p>
    <w:p w:rsidR="00F76376" w:rsidRPr="00F76376" w:rsidRDefault="00793F6E">
      <w:pPr>
        <w:spacing w:line="400" w:lineRule="exact"/>
        <w:ind w:firstLineChars="200" w:firstLine="480"/>
        <w:rPr>
          <w:ins w:id="4927" w:author="..." w:date="2018-06-12T11:07:00Z"/>
          <w:rFonts w:ascii="Times New Roman" w:eastAsia="宋体" w:hAnsi="Times New Roman" w:cs="Times New Roman"/>
          <w:sz w:val="24"/>
          <w:szCs w:val="24"/>
          <w:rPrChange w:id="4928" w:author="..." w:date="2018-06-12T11:22:00Z">
            <w:rPr>
              <w:ins w:id="4929" w:author="..." w:date="2018-06-12T11:07:00Z"/>
            </w:rPr>
          </w:rPrChange>
        </w:rPr>
        <w:pPrChange w:id="4930" w:author="..." w:date="2018-06-12T11:10:00Z">
          <w:pPr>
            <w:pStyle w:val="2"/>
          </w:pPr>
        </w:pPrChange>
      </w:pPr>
      <w:ins w:id="4931" w:author="..." w:date="2018-06-12T11:06:00Z">
        <w:r>
          <w:rPr>
            <w:rFonts w:ascii="Times New Roman" w:eastAsia="宋体" w:hAnsi="Times New Roman" w:cs="Times New Roman" w:hint="eastAsia"/>
            <w:sz w:val="24"/>
            <w:szCs w:val="24"/>
            <w:rPrChange w:id="4932" w:author="..." w:date="2018-06-12T11:22:00Z">
              <w:rPr>
                <w:rFonts w:hint="eastAsia"/>
              </w:rPr>
            </w:rPrChange>
          </w:rPr>
          <w:t>②</w:t>
        </w:r>
        <w:r>
          <w:rPr>
            <w:rFonts w:ascii="Times New Roman" w:eastAsia="宋体" w:hAnsi="Times New Roman" w:cs="Times New Roman"/>
            <w:sz w:val="24"/>
            <w:szCs w:val="24"/>
            <w:rPrChange w:id="4933" w:author="..." w:date="2018-06-12T11:22:00Z">
              <w:rPr/>
            </w:rPrChange>
          </w:rPr>
          <w:t>process</w:t>
        </w:r>
      </w:ins>
      <w:ins w:id="4934" w:author="..." w:date="2018-06-12T11:07:00Z">
        <w:r>
          <w:rPr>
            <w:rFonts w:ascii="Times New Roman" w:eastAsia="宋体" w:hAnsi="Times New Roman" w:cs="Times New Roman" w:hint="eastAsia"/>
            <w:sz w:val="24"/>
            <w:szCs w:val="24"/>
            <w:rPrChange w:id="4935" w:author="..." w:date="2018-06-12T11:22:00Z">
              <w:rPr>
                <w:rFonts w:hint="eastAsia"/>
              </w:rPr>
            </w:rPrChange>
          </w:rPr>
          <w:t>值为非</w:t>
        </w:r>
        <w:r>
          <w:rPr>
            <w:rFonts w:ascii="Times New Roman" w:eastAsia="宋体" w:hAnsi="Times New Roman" w:cs="Times New Roman"/>
            <w:sz w:val="24"/>
            <w:szCs w:val="24"/>
            <w:rPrChange w:id="4936" w:author="..." w:date="2018-06-12T11:22:00Z">
              <w:rPr/>
            </w:rPrChange>
          </w:rPr>
          <w:t>Java</w:t>
        </w:r>
        <w:r>
          <w:rPr>
            <w:rFonts w:ascii="Times New Roman" w:eastAsia="宋体" w:hAnsi="Times New Roman" w:cs="Times New Roman" w:hint="eastAsia"/>
            <w:sz w:val="24"/>
            <w:szCs w:val="24"/>
            <w:rPrChange w:id="4937" w:author="..." w:date="2018-06-12T11:22:00Z">
              <w:rPr>
                <w:rFonts w:hint="eastAsia"/>
              </w:rPr>
            </w:rPrChange>
          </w:rPr>
          <w:t>包格式；</w:t>
        </w:r>
      </w:ins>
    </w:p>
    <w:p w:rsidR="00F76376" w:rsidRPr="00F76376" w:rsidRDefault="00793F6E">
      <w:pPr>
        <w:spacing w:line="400" w:lineRule="exact"/>
        <w:ind w:firstLineChars="200" w:firstLine="480"/>
        <w:rPr>
          <w:ins w:id="4938" w:author="..." w:date="2018-06-12T11:07:00Z"/>
          <w:rFonts w:ascii="Times New Roman" w:eastAsia="宋体" w:hAnsi="Times New Roman" w:cs="Times New Roman"/>
          <w:sz w:val="24"/>
          <w:szCs w:val="24"/>
          <w:rPrChange w:id="4939" w:author="..." w:date="2018-06-12T11:22:00Z">
            <w:rPr>
              <w:ins w:id="4940" w:author="..." w:date="2018-06-12T11:07:00Z"/>
            </w:rPr>
          </w:rPrChange>
        </w:rPr>
        <w:pPrChange w:id="4941" w:author="..." w:date="2018-06-12T11:10:00Z">
          <w:pPr>
            <w:pStyle w:val="2"/>
          </w:pPr>
        </w:pPrChange>
      </w:pPr>
      <w:ins w:id="4942" w:author="..." w:date="2018-06-12T11:07:00Z">
        <w:r>
          <w:rPr>
            <w:rFonts w:ascii="Times New Roman" w:eastAsia="宋体" w:hAnsi="Times New Roman" w:cs="Times New Roman" w:hint="eastAsia"/>
            <w:sz w:val="24"/>
            <w:szCs w:val="24"/>
            <w:rPrChange w:id="4943" w:author="..." w:date="2018-06-12T11:22:00Z">
              <w:rPr>
                <w:rFonts w:hint="eastAsia"/>
              </w:rPr>
            </w:rPrChange>
          </w:rPr>
          <w:t>③</w:t>
        </w:r>
        <w:r>
          <w:rPr>
            <w:rFonts w:ascii="Times New Roman" w:eastAsia="宋体" w:hAnsi="Times New Roman" w:cs="Times New Roman"/>
            <w:sz w:val="24"/>
            <w:szCs w:val="24"/>
            <w:rPrChange w:id="4944" w:author="..." w:date="2018-06-12T11:22:00Z">
              <w:rPr/>
            </w:rPrChange>
          </w:rPr>
          <w:t>process</w:t>
        </w:r>
        <w:r>
          <w:rPr>
            <w:rFonts w:ascii="Times New Roman" w:eastAsia="宋体" w:hAnsi="Times New Roman" w:cs="Times New Roman" w:hint="eastAsia"/>
            <w:sz w:val="24"/>
            <w:szCs w:val="24"/>
            <w:rPrChange w:id="4945" w:author="..." w:date="2018-06-12T11:22:00Z">
              <w:rPr>
                <w:rFonts w:hint="eastAsia"/>
              </w:rPr>
            </w:rPrChange>
          </w:rPr>
          <w:t>值为</w:t>
        </w:r>
        <w:r>
          <w:rPr>
            <w:rFonts w:ascii="Times New Roman" w:eastAsia="宋体" w:hAnsi="Times New Roman" w:cs="Times New Roman"/>
            <w:sz w:val="24"/>
            <w:szCs w:val="24"/>
            <w:rPrChange w:id="4946" w:author="..." w:date="2018-06-12T11:22:00Z">
              <w:rPr/>
            </w:rPrChange>
          </w:rPr>
          <w:t>Java</w:t>
        </w:r>
        <w:r>
          <w:rPr>
            <w:rFonts w:ascii="Times New Roman" w:eastAsia="宋体" w:hAnsi="Times New Roman" w:cs="Times New Roman" w:hint="eastAsia"/>
            <w:sz w:val="24"/>
            <w:szCs w:val="24"/>
            <w:rPrChange w:id="4947" w:author="..." w:date="2018-06-12T11:22:00Z">
              <w:rPr>
                <w:rFonts w:hint="eastAsia"/>
              </w:rPr>
            </w:rPrChange>
          </w:rPr>
          <w:t>包格式；</w:t>
        </w:r>
      </w:ins>
    </w:p>
    <w:p w:rsidR="00F76376" w:rsidRPr="00F76376" w:rsidRDefault="00793F6E">
      <w:pPr>
        <w:spacing w:line="400" w:lineRule="exact"/>
        <w:ind w:firstLineChars="200" w:firstLine="480"/>
        <w:rPr>
          <w:ins w:id="4948" w:author="..." w:date="2018-06-12T11:08:00Z"/>
          <w:rFonts w:ascii="Times New Roman" w:eastAsia="宋体" w:hAnsi="Times New Roman" w:cs="Times New Roman"/>
          <w:sz w:val="24"/>
          <w:szCs w:val="24"/>
          <w:rPrChange w:id="4949" w:author="..." w:date="2018-06-12T11:22:00Z">
            <w:rPr>
              <w:ins w:id="4950" w:author="..." w:date="2018-06-12T11:08:00Z"/>
            </w:rPr>
          </w:rPrChange>
        </w:rPr>
        <w:pPrChange w:id="4951" w:author="..." w:date="2018-06-12T11:10:00Z">
          <w:pPr>
            <w:pStyle w:val="2"/>
          </w:pPr>
        </w:pPrChange>
      </w:pPr>
      <w:ins w:id="4952" w:author="..." w:date="2018-06-12T11:07:00Z">
        <w:r>
          <w:rPr>
            <w:rFonts w:ascii="Times New Roman" w:eastAsia="宋体" w:hAnsi="Times New Roman" w:cs="Times New Roman" w:hint="eastAsia"/>
            <w:sz w:val="24"/>
            <w:szCs w:val="24"/>
            <w:rPrChange w:id="4953" w:author="..." w:date="2018-06-12T11:22:00Z">
              <w:rPr>
                <w:rFonts w:hint="eastAsia"/>
              </w:rPr>
            </w:rPrChange>
          </w:rPr>
          <w:t>④</w:t>
        </w:r>
        <w:r>
          <w:rPr>
            <w:rFonts w:ascii="Times New Roman" w:eastAsia="宋体" w:hAnsi="Times New Roman" w:cs="Times New Roman"/>
            <w:sz w:val="24"/>
            <w:szCs w:val="24"/>
            <w:rPrChange w:id="4954" w:author="..." w:date="2018-06-12T11:22:00Z">
              <w:rPr/>
            </w:rPrChange>
          </w:rPr>
          <w:t>process</w:t>
        </w:r>
        <w:r>
          <w:rPr>
            <w:rFonts w:ascii="Times New Roman" w:eastAsia="宋体" w:hAnsi="Times New Roman" w:cs="Times New Roman" w:hint="eastAsia"/>
            <w:sz w:val="24"/>
            <w:szCs w:val="24"/>
            <w:rPrChange w:id="4955" w:author="..." w:date="2018-06-12T11:22:00Z">
              <w:rPr>
                <w:rFonts w:hint="eastAsia"/>
              </w:rPr>
            </w:rPrChange>
          </w:rPr>
          <w:t>职位</w:t>
        </w:r>
        <w:r>
          <w:rPr>
            <w:rFonts w:ascii="Times New Roman" w:eastAsia="宋体" w:hAnsi="Times New Roman" w:cs="Times New Roman"/>
            <w:sz w:val="24"/>
            <w:szCs w:val="24"/>
            <w:rPrChange w:id="4956" w:author="..." w:date="2018-06-12T11:22:00Z">
              <w:rPr/>
            </w:rPrChange>
          </w:rPr>
          <w:t>”:remote”</w:t>
        </w:r>
        <w:r>
          <w:rPr>
            <w:rFonts w:ascii="Times New Roman" w:eastAsia="宋体" w:hAnsi="Times New Roman" w:cs="Times New Roman" w:hint="eastAsia"/>
            <w:sz w:val="24"/>
            <w:szCs w:val="24"/>
            <w:rPrChange w:id="4957" w:author="..." w:date="2018-06-12T11:22:00Z">
              <w:rPr>
                <w:rFonts w:hint="eastAsia"/>
              </w:rPr>
            </w:rPrChange>
          </w:rPr>
          <w:t>格式。</w:t>
        </w:r>
      </w:ins>
    </w:p>
    <w:p w:rsidR="00F76376" w:rsidRDefault="00793F6E">
      <w:pPr>
        <w:spacing w:line="400" w:lineRule="exact"/>
        <w:ind w:firstLineChars="200" w:firstLine="480"/>
        <w:rPr>
          <w:ins w:id="4958" w:author="..." w:date="2018-06-12T11:09:00Z"/>
          <w:rFonts w:ascii="Times New Roman" w:eastAsia="宋体" w:hAnsi="Times New Roman" w:cs="Times New Roman"/>
          <w:sz w:val="24"/>
          <w:szCs w:val="24"/>
        </w:rPr>
      </w:pPr>
      <w:ins w:id="4959" w:author="..." w:date="2018-06-12T11:08:00Z">
        <w:r>
          <w:rPr>
            <w:rFonts w:ascii="Times New Roman" w:eastAsia="宋体" w:hAnsi="Times New Roman" w:cs="Times New Roman" w:hint="eastAsia"/>
            <w:sz w:val="24"/>
            <w:szCs w:val="24"/>
            <w:rPrChange w:id="4960" w:author="..." w:date="2018-06-12T11:22:00Z">
              <w:rPr>
                <w:rFonts w:hint="eastAsia"/>
              </w:rPr>
            </w:rPrChange>
          </w:rPr>
          <w:t>针对这四种</w:t>
        </w:r>
      </w:ins>
      <w:ins w:id="4961" w:author="..." w:date="2018-06-12T11:09:00Z">
        <w:r>
          <w:rPr>
            <w:rFonts w:ascii="Times New Roman" w:eastAsia="宋体" w:hAnsi="Times New Roman" w:cs="Times New Roman" w:hint="eastAsia"/>
            <w:sz w:val="24"/>
            <w:szCs w:val="24"/>
            <w:rPrChange w:id="4962" w:author="..." w:date="2018-06-12T11:22:00Z">
              <w:rPr>
                <w:rFonts w:hint="eastAsia"/>
              </w:rPr>
            </w:rPrChange>
          </w:rPr>
          <w:t>情况，设计了四个测试用例，分别观察设置对应用程序的影响。</w:t>
        </w:r>
        <w:r>
          <w:rPr>
            <w:rFonts w:ascii="Times New Roman" w:eastAsia="宋体" w:hAnsi="Times New Roman" w:cs="Times New Roman" w:hint="eastAsia"/>
            <w:sz w:val="24"/>
            <w:szCs w:val="24"/>
          </w:rPr>
          <w:t>这种影响又可进一步分为两类：</w:t>
        </w:r>
      </w:ins>
    </w:p>
    <w:p w:rsidR="00F76376" w:rsidRDefault="00793F6E">
      <w:pPr>
        <w:numPr>
          <w:ilvl w:val="255"/>
          <w:numId w:val="0"/>
        </w:numPr>
        <w:spacing w:line="400" w:lineRule="exact"/>
        <w:ind w:firstLineChars="200" w:firstLine="480"/>
        <w:rPr>
          <w:ins w:id="4963" w:author="..." w:date="2018-06-12T11:09:00Z"/>
          <w:rFonts w:ascii="Times New Roman" w:eastAsia="宋体" w:hAnsi="Times New Roman" w:cs="Times New Roman"/>
          <w:sz w:val="24"/>
          <w:szCs w:val="24"/>
        </w:rPr>
        <w:pPrChange w:id="4964" w:author="..." w:date="2018-06-12T11:22:00Z">
          <w:pPr>
            <w:numPr>
              <w:ilvl w:val="255"/>
            </w:numPr>
            <w:spacing w:line="400" w:lineRule="exact"/>
            <w:ind w:leftChars="200" w:left="420"/>
          </w:pPr>
        </w:pPrChange>
      </w:pPr>
      <w:bookmarkStart w:id="4965" w:name="_Toc6036_WPSOffice_Level3"/>
      <w:bookmarkStart w:id="4966" w:name="_Toc2691_WPSOffice_Level3"/>
      <w:ins w:id="4967" w:author="..." w:date="2018-06-12T11:09:00Z">
        <w:r>
          <w:rPr>
            <w:rFonts w:ascii="Times New Roman" w:eastAsia="宋体" w:hAnsi="Times New Roman" w:cs="Times New Roman" w:hint="eastAsia"/>
            <w:sz w:val="24"/>
            <w:szCs w:val="24"/>
          </w:rPr>
          <w:t>①</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是否能够成功安装；</w:t>
        </w:r>
        <w:bookmarkEnd w:id="4965"/>
        <w:bookmarkEnd w:id="4966"/>
      </w:ins>
    </w:p>
    <w:p w:rsidR="00F76376" w:rsidRDefault="00793F6E">
      <w:pPr>
        <w:numPr>
          <w:ilvl w:val="255"/>
          <w:numId w:val="0"/>
        </w:numPr>
        <w:spacing w:line="400" w:lineRule="exact"/>
        <w:ind w:firstLineChars="200" w:firstLine="480"/>
        <w:rPr>
          <w:ins w:id="4968" w:author="..." w:date="2018-06-12T11:09:00Z"/>
          <w:rFonts w:ascii="Times New Roman" w:eastAsia="宋体" w:hAnsi="Times New Roman" w:cs="Times New Roman"/>
          <w:sz w:val="24"/>
          <w:szCs w:val="24"/>
        </w:rPr>
        <w:pPrChange w:id="4969" w:author="..." w:date="2018-06-12T11:22:00Z">
          <w:pPr>
            <w:numPr>
              <w:ilvl w:val="255"/>
            </w:numPr>
            <w:spacing w:line="400" w:lineRule="exact"/>
            <w:ind w:leftChars="200" w:left="420"/>
          </w:pPr>
        </w:pPrChange>
      </w:pPr>
      <w:bookmarkStart w:id="4970" w:name="_Toc5996_WPSOffice_Level3"/>
      <w:bookmarkStart w:id="4971" w:name="_Toc16397_WPSOffice_Level3"/>
      <w:ins w:id="4972" w:author="..." w:date="2018-06-12T11:09:00Z">
        <w:r>
          <w:rPr>
            <w:rFonts w:ascii="Times New Roman" w:eastAsia="宋体" w:hAnsi="Times New Roman" w:cs="Times New Roman" w:hint="eastAsia"/>
            <w:sz w:val="24"/>
            <w:szCs w:val="24"/>
          </w:rPr>
          <w:t>②</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在能够正常安装的前提下，是否能够正常运行。</w:t>
        </w:r>
        <w:bookmarkEnd w:id="4970"/>
        <w:bookmarkEnd w:id="4971"/>
      </w:ins>
    </w:p>
    <w:p w:rsidR="00F76376" w:rsidRDefault="00793F6E">
      <w:pPr>
        <w:spacing w:line="400" w:lineRule="exact"/>
        <w:ind w:firstLineChars="200" w:firstLine="480"/>
        <w:rPr>
          <w:ins w:id="4973" w:author="..." w:date="2018-06-12T11:10:00Z"/>
          <w:rFonts w:ascii="Times New Roman" w:eastAsia="宋体" w:hAnsi="Times New Roman" w:cs="Times New Roman"/>
          <w:sz w:val="24"/>
          <w:szCs w:val="24"/>
        </w:rPr>
        <w:pPrChange w:id="4974" w:author="..." w:date="2018-06-12T11:10:00Z">
          <w:pPr>
            <w:pStyle w:val="2"/>
          </w:pPr>
        </w:pPrChange>
      </w:pPr>
      <w:ins w:id="4975" w:author="..." w:date="2018-06-12T11:09:00Z">
        <w:r>
          <w:rPr>
            <w:rFonts w:ascii="Times New Roman" w:eastAsia="宋体" w:hAnsi="Times New Roman" w:cs="Times New Roman" w:hint="eastAsia"/>
            <w:sz w:val="24"/>
            <w:szCs w:val="24"/>
          </w:rPr>
          <w:t>由于这些测试用例的设计比较直观，这里我们直接给出测试结果，如表</w:t>
        </w:r>
      </w:ins>
      <w:ins w:id="4976" w:author="..." w:date="2018-06-12T11:10:00Z">
        <w:r>
          <w:rPr>
            <w:rFonts w:ascii="Times New Roman" w:eastAsia="宋体" w:hAnsi="Times New Roman" w:cs="Times New Roman"/>
            <w:sz w:val="24"/>
            <w:szCs w:val="24"/>
          </w:rPr>
          <w:t>4</w:t>
        </w:r>
      </w:ins>
      <w:ins w:id="4977" w:author="..." w:date="2018-06-12T11:09:00Z">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ins>
    </w:p>
    <w:p w:rsidR="00F76376" w:rsidRPr="00F76376" w:rsidRDefault="00793F6E">
      <w:pPr>
        <w:spacing w:afterLines="50" w:after="156" w:line="400" w:lineRule="exact"/>
        <w:jc w:val="center"/>
        <w:rPr>
          <w:ins w:id="4978" w:author="..." w:date="2018-06-12T11:08:00Z"/>
          <w:rFonts w:ascii="Times New Roman" w:eastAsia="宋体" w:hAnsi="Times New Roman" w:cs="Times New Roman"/>
          <w:szCs w:val="24"/>
          <w:rPrChange w:id="4979" w:author="..." w:date="2018-06-12T11:11:00Z">
            <w:rPr>
              <w:ins w:id="4980" w:author="..." w:date="2018-06-12T11:08:00Z"/>
            </w:rPr>
          </w:rPrChange>
        </w:rPr>
        <w:pPrChange w:id="4981" w:author="..." w:date="2018-06-12T11:11:00Z">
          <w:pPr>
            <w:pStyle w:val="2"/>
          </w:pPr>
        </w:pPrChange>
      </w:pPr>
      <w:ins w:id="4982" w:author="..." w:date="2018-06-12T11:10:00Z">
        <w:r>
          <w:rPr>
            <w:rFonts w:ascii="Times New Roman" w:eastAsia="宋体" w:hAnsi="Times New Roman" w:cs="Times New Roman" w:hint="eastAsia"/>
            <w:b/>
            <w:bCs/>
            <w:szCs w:val="24"/>
            <w:rPrChange w:id="4983" w:author="..." w:date="2018-06-12T11:11:00Z">
              <w:rPr>
                <w:rFonts w:ascii="Times New Roman" w:eastAsia="宋体" w:hAnsi="Times New Roman" w:cs="Times New Roman" w:hint="eastAsia"/>
                <w:sz w:val="24"/>
                <w:szCs w:val="24"/>
              </w:rPr>
            </w:rPrChange>
          </w:rPr>
          <w:t>表</w:t>
        </w:r>
        <w:r>
          <w:rPr>
            <w:rFonts w:ascii="Times New Roman" w:eastAsia="宋体" w:hAnsi="Times New Roman" w:cs="Times New Roman"/>
            <w:b/>
            <w:bCs/>
            <w:szCs w:val="24"/>
            <w:rPrChange w:id="4984" w:author="..." w:date="2018-06-12T11:11:00Z">
              <w:rPr>
                <w:rFonts w:ascii="Times New Roman" w:eastAsia="宋体" w:hAnsi="Times New Roman" w:cs="Times New Roman"/>
                <w:sz w:val="24"/>
                <w:szCs w:val="24"/>
              </w:rPr>
            </w:rPrChange>
          </w:rPr>
          <w:t>4-1 process</w:t>
        </w:r>
        <w:r>
          <w:rPr>
            <w:rFonts w:ascii="Times New Roman" w:eastAsia="宋体" w:hAnsi="Times New Roman" w:cs="Times New Roman" w:hint="eastAsia"/>
            <w:b/>
            <w:bCs/>
            <w:szCs w:val="24"/>
            <w:rPrChange w:id="4985" w:author="..." w:date="2018-06-12T11:11:00Z">
              <w:rPr>
                <w:rFonts w:ascii="Times New Roman" w:eastAsia="宋体" w:hAnsi="Times New Roman" w:cs="Times New Roman" w:hint="eastAsia"/>
                <w:sz w:val="24"/>
                <w:szCs w:val="24"/>
              </w:rPr>
            </w:rPrChange>
          </w:rPr>
          <w:t>取值及测试结果</w:t>
        </w:r>
      </w:ins>
    </w:p>
    <w:tbl>
      <w:tblPr>
        <w:tblStyle w:val="a9"/>
        <w:tblW w:w="7754" w:type="dxa"/>
        <w:jc w:val="center"/>
        <w:tblLayout w:type="fixed"/>
        <w:tblLook w:val="04A0" w:firstRow="1" w:lastRow="0" w:firstColumn="1" w:lastColumn="0" w:noHBand="0" w:noVBand="1"/>
        <w:tblPrChange w:id="4986" w:author="..." w:date="2018-06-12T11:19:00Z">
          <w:tblPr>
            <w:tblStyle w:val="a9"/>
            <w:tblW w:w="7520" w:type="dxa"/>
            <w:tblLayout w:type="fixed"/>
            <w:tblLook w:val="04A0" w:firstRow="1" w:lastRow="0" w:firstColumn="1" w:lastColumn="0" w:noHBand="0" w:noVBand="1"/>
          </w:tblPr>
        </w:tblPrChange>
      </w:tblPr>
      <w:tblGrid>
        <w:gridCol w:w="1880"/>
        <w:gridCol w:w="1416"/>
        <w:gridCol w:w="2344"/>
        <w:gridCol w:w="2114"/>
        <w:tblGridChange w:id="4987">
          <w:tblGrid>
            <w:gridCol w:w="1880"/>
            <w:gridCol w:w="1264"/>
            <w:gridCol w:w="2496"/>
            <w:gridCol w:w="1880"/>
          </w:tblGrid>
        </w:tblGridChange>
      </w:tblGrid>
      <w:tr w:rsidR="00F76376" w:rsidTr="00F76376">
        <w:trPr>
          <w:jc w:val="center"/>
          <w:ins w:id="4988" w:author="..." w:date="2018-06-12T11:08:00Z"/>
        </w:trPr>
        <w:tc>
          <w:tcPr>
            <w:tcW w:w="1880" w:type="dxa"/>
            <w:tcPrChange w:id="4989" w:author="..." w:date="2018-06-12T11:19:00Z">
              <w:tcPr>
                <w:tcW w:w="1880" w:type="dxa"/>
              </w:tcPr>
            </w:tcPrChange>
          </w:tcPr>
          <w:p w:rsidR="00F76376" w:rsidRPr="00F76376" w:rsidRDefault="00793F6E">
            <w:pPr>
              <w:jc w:val="center"/>
              <w:rPr>
                <w:ins w:id="4990" w:author="..." w:date="2018-06-12T11:08:00Z"/>
                <w:b/>
                <w:szCs w:val="21"/>
                <w:rPrChange w:id="4991" w:author="..." w:date="2018-06-12T11:16:00Z">
                  <w:rPr>
                    <w:ins w:id="4992" w:author="..." w:date="2018-06-12T11:08:00Z"/>
                  </w:rPr>
                </w:rPrChange>
              </w:rPr>
              <w:pPrChange w:id="4993" w:author="..." w:date="2018-06-12T11:16:00Z">
                <w:pPr/>
              </w:pPrChange>
            </w:pPr>
            <w:ins w:id="4994" w:author="..." w:date="2018-06-12T11:08:00Z">
              <w:r>
                <w:rPr>
                  <w:b/>
                  <w:szCs w:val="21"/>
                  <w:rPrChange w:id="4995" w:author="..." w:date="2018-06-12T11:16:00Z">
                    <w:rPr/>
                  </w:rPrChange>
                </w:rPr>
                <w:t>process</w:t>
              </w:r>
              <w:r>
                <w:rPr>
                  <w:rFonts w:hint="eastAsia"/>
                  <w:b/>
                  <w:szCs w:val="21"/>
                  <w:rPrChange w:id="4996" w:author="..." w:date="2018-06-12T11:16:00Z">
                    <w:rPr>
                      <w:rFonts w:hint="eastAsia"/>
                    </w:rPr>
                  </w:rPrChange>
                </w:rPr>
                <w:t>取值</w:t>
              </w:r>
            </w:ins>
          </w:p>
        </w:tc>
        <w:tc>
          <w:tcPr>
            <w:tcW w:w="1416" w:type="dxa"/>
            <w:tcPrChange w:id="4997" w:author="..." w:date="2018-06-12T11:19:00Z">
              <w:tcPr>
                <w:tcW w:w="1264" w:type="dxa"/>
              </w:tcPr>
            </w:tcPrChange>
          </w:tcPr>
          <w:p w:rsidR="00F76376" w:rsidRDefault="00793F6E">
            <w:pPr>
              <w:jc w:val="center"/>
              <w:rPr>
                <w:ins w:id="4998" w:author="..." w:date="2018-06-12T11:19:00Z"/>
                <w:b/>
                <w:szCs w:val="21"/>
              </w:rPr>
              <w:pPrChange w:id="4999" w:author="..." w:date="2018-06-12T11:16:00Z">
                <w:pPr/>
              </w:pPrChange>
            </w:pPr>
            <w:ins w:id="5000" w:author="..." w:date="2018-06-12T11:12:00Z">
              <w:r>
                <w:rPr>
                  <w:rFonts w:hint="eastAsia"/>
                  <w:b/>
                  <w:szCs w:val="21"/>
                  <w:rPrChange w:id="5001" w:author="..." w:date="2018-06-12T11:16:00Z">
                    <w:rPr>
                      <w:rFonts w:hint="eastAsia"/>
                    </w:rPr>
                  </w:rPrChange>
                </w:rPr>
                <w:t>是否可以</w:t>
              </w:r>
            </w:ins>
          </w:p>
          <w:p w:rsidR="00F76376" w:rsidRPr="00F76376" w:rsidRDefault="00793F6E">
            <w:pPr>
              <w:jc w:val="center"/>
              <w:rPr>
                <w:ins w:id="5002" w:author="..." w:date="2018-06-12T11:08:00Z"/>
                <w:b/>
                <w:szCs w:val="21"/>
                <w:rPrChange w:id="5003" w:author="..." w:date="2018-06-12T11:16:00Z">
                  <w:rPr>
                    <w:ins w:id="5004" w:author="..." w:date="2018-06-12T11:08:00Z"/>
                  </w:rPr>
                </w:rPrChange>
              </w:rPr>
              <w:pPrChange w:id="5005" w:author="..." w:date="2018-06-12T11:16:00Z">
                <w:pPr/>
              </w:pPrChange>
            </w:pPr>
            <w:ins w:id="5006" w:author="..." w:date="2018-06-12T11:13:00Z">
              <w:r>
                <w:rPr>
                  <w:rFonts w:hint="eastAsia"/>
                  <w:b/>
                  <w:szCs w:val="21"/>
                  <w:rPrChange w:id="5007" w:author="..." w:date="2018-06-12T11:16:00Z">
                    <w:rPr>
                      <w:rFonts w:hint="eastAsia"/>
                    </w:rPr>
                  </w:rPrChange>
                </w:rPr>
                <w:t>正常运行</w:t>
              </w:r>
            </w:ins>
          </w:p>
        </w:tc>
        <w:tc>
          <w:tcPr>
            <w:tcW w:w="2344" w:type="dxa"/>
            <w:tcPrChange w:id="5008" w:author="..." w:date="2018-06-12T11:19:00Z">
              <w:tcPr>
                <w:tcW w:w="2496" w:type="dxa"/>
              </w:tcPr>
            </w:tcPrChange>
          </w:tcPr>
          <w:p w:rsidR="00F76376" w:rsidRPr="00F76376" w:rsidRDefault="00793F6E">
            <w:pPr>
              <w:jc w:val="center"/>
              <w:rPr>
                <w:ins w:id="5009" w:author="..." w:date="2018-06-12T11:08:00Z"/>
                <w:b/>
                <w:szCs w:val="21"/>
                <w:rPrChange w:id="5010" w:author="..." w:date="2018-06-12T11:16:00Z">
                  <w:rPr>
                    <w:ins w:id="5011" w:author="..." w:date="2018-06-12T11:08:00Z"/>
                  </w:rPr>
                </w:rPrChange>
              </w:rPr>
              <w:pPrChange w:id="5012" w:author="..." w:date="2018-06-12T11:16:00Z">
                <w:pPr/>
              </w:pPrChange>
            </w:pPr>
            <w:ins w:id="5013" w:author="..." w:date="2018-06-12T11:12:00Z">
              <w:r>
                <w:rPr>
                  <w:rFonts w:hint="eastAsia"/>
                  <w:b/>
                  <w:szCs w:val="21"/>
                  <w:rPrChange w:id="5014" w:author="..." w:date="2018-06-12T11:16:00Z">
                    <w:rPr>
                      <w:rFonts w:hint="eastAsia"/>
                    </w:rPr>
                  </w:rPrChange>
                </w:rPr>
                <w:t>进程名</w:t>
              </w:r>
            </w:ins>
          </w:p>
        </w:tc>
        <w:tc>
          <w:tcPr>
            <w:tcW w:w="2114" w:type="dxa"/>
            <w:tcPrChange w:id="5015" w:author="..." w:date="2018-06-12T11:19:00Z">
              <w:tcPr>
                <w:tcW w:w="1880" w:type="dxa"/>
              </w:tcPr>
            </w:tcPrChange>
          </w:tcPr>
          <w:p w:rsidR="00F76376" w:rsidRPr="00F76376" w:rsidRDefault="00793F6E">
            <w:pPr>
              <w:jc w:val="center"/>
              <w:rPr>
                <w:ins w:id="5016" w:author="..." w:date="2018-06-12T11:08:00Z"/>
                <w:b/>
                <w:szCs w:val="21"/>
                <w:rPrChange w:id="5017" w:author="..." w:date="2018-06-12T11:16:00Z">
                  <w:rPr>
                    <w:ins w:id="5018" w:author="..." w:date="2018-06-12T11:08:00Z"/>
                  </w:rPr>
                </w:rPrChange>
              </w:rPr>
              <w:pPrChange w:id="5019" w:author="..." w:date="2018-06-12T11:16:00Z">
                <w:pPr/>
              </w:pPrChange>
            </w:pPr>
            <w:ins w:id="5020" w:author="..." w:date="2018-06-12T11:13:00Z">
              <w:r>
                <w:rPr>
                  <w:rFonts w:hint="eastAsia"/>
                  <w:b/>
                  <w:szCs w:val="21"/>
                  <w:rPrChange w:id="5021" w:author="..." w:date="2018-06-12T11:16:00Z">
                    <w:rPr>
                      <w:rFonts w:hint="eastAsia"/>
                    </w:rPr>
                  </w:rPrChange>
                </w:rPr>
                <w:t>说明</w:t>
              </w:r>
            </w:ins>
          </w:p>
        </w:tc>
      </w:tr>
      <w:tr w:rsidR="00F76376" w:rsidTr="00F76376">
        <w:trPr>
          <w:jc w:val="center"/>
          <w:ins w:id="5022" w:author="..." w:date="2018-06-12T11:08:00Z"/>
        </w:trPr>
        <w:tc>
          <w:tcPr>
            <w:tcW w:w="1880" w:type="dxa"/>
            <w:tcPrChange w:id="5023" w:author="..." w:date="2018-06-12T11:19:00Z">
              <w:tcPr>
                <w:tcW w:w="1880" w:type="dxa"/>
              </w:tcPr>
            </w:tcPrChange>
          </w:tcPr>
          <w:p w:rsidR="00F76376" w:rsidRPr="00F76376" w:rsidRDefault="00793F6E">
            <w:pPr>
              <w:jc w:val="center"/>
              <w:rPr>
                <w:ins w:id="5024" w:author="..." w:date="2018-06-12T11:08:00Z"/>
                <w:rFonts w:ascii="Times New Roman" w:eastAsia="宋体" w:hAnsi="Times New Roman" w:cs="Times New Roman"/>
                <w:szCs w:val="21"/>
                <w:rPrChange w:id="5025" w:author="..." w:date="2018-06-12T11:22:00Z">
                  <w:rPr>
                    <w:ins w:id="5026" w:author="..." w:date="2018-06-12T11:08:00Z"/>
                  </w:rPr>
                </w:rPrChange>
              </w:rPr>
              <w:pPrChange w:id="5027" w:author="..." w:date="2018-06-12T11:17:00Z">
                <w:pPr/>
              </w:pPrChange>
            </w:pPr>
            <w:ins w:id="5028" w:author="..." w:date="2018-06-12T11:08:00Z">
              <w:r>
                <w:rPr>
                  <w:rFonts w:ascii="Times New Roman" w:eastAsia="宋体" w:hAnsi="Times New Roman" w:cs="Times New Roman" w:hint="eastAsia"/>
                  <w:szCs w:val="21"/>
                  <w:rPrChange w:id="5029" w:author="..." w:date="2018-06-12T11:22:00Z">
                    <w:rPr>
                      <w:rFonts w:hint="eastAsia"/>
                    </w:rPr>
                  </w:rPrChange>
                </w:rPr>
                <w:t>未设置</w:t>
              </w:r>
            </w:ins>
          </w:p>
        </w:tc>
        <w:tc>
          <w:tcPr>
            <w:tcW w:w="1416" w:type="dxa"/>
            <w:tcPrChange w:id="5030" w:author="..." w:date="2018-06-12T11:19:00Z">
              <w:tcPr>
                <w:tcW w:w="1264" w:type="dxa"/>
              </w:tcPr>
            </w:tcPrChange>
          </w:tcPr>
          <w:p w:rsidR="00F76376" w:rsidRPr="00F76376" w:rsidRDefault="00793F6E">
            <w:pPr>
              <w:jc w:val="center"/>
              <w:rPr>
                <w:ins w:id="5031" w:author="..." w:date="2018-06-12T11:08:00Z"/>
                <w:rFonts w:ascii="Times New Roman" w:eastAsia="宋体" w:hAnsi="Times New Roman" w:cs="Times New Roman"/>
                <w:szCs w:val="21"/>
                <w:rPrChange w:id="5032" w:author="..." w:date="2018-06-12T11:22:00Z">
                  <w:rPr>
                    <w:ins w:id="5033" w:author="..." w:date="2018-06-12T11:08:00Z"/>
                  </w:rPr>
                </w:rPrChange>
              </w:rPr>
              <w:pPrChange w:id="5034" w:author="..." w:date="2018-06-12T11:17:00Z">
                <w:pPr/>
              </w:pPrChange>
            </w:pPr>
            <w:ins w:id="5035" w:author="..." w:date="2018-06-12T11:14:00Z">
              <w:r>
                <w:rPr>
                  <w:rFonts w:ascii="Times New Roman" w:eastAsia="宋体" w:hAnsi="Times New Roman" w:cs="Times New Roman" w:hint="eastAsia"/>
                  <w:szCs w:val="21"/>
                  <w:rPrChange w:id="5036" w:author="..." w:date="2018-06-12T11:22:00Z">
                    <w:rPr>
                      <w:rFonts w:hint="eastAsia"/>
                    </w:rPr>
                  </w:rPrChange>
                </w:rPr>
                <w:t>是</w:t>
              </w:r>
            </w:ins>
          </w:p>
        </w:tc>
        <w:tc>
          <w:tcPr>
            <w:tcW w:w="2344" w:type="dxa"/>
            <w:tcPrChange w:id="5037" w:author="..." w:date="2018-06-12T11:19:00Z">
              <w:tcPr>
                <w:tcW w:w="2496" w:type="dxa"/>
              </w:tcPr>
            </w:tcPrChange>
          </w:tcPr>
          <w:p w:rsidR="00F76376" w:rsidRPr="00F76376" w:rsidRDefault="00793F6E">
            <w:pPr>
              <w:jc w:val="center"/>
              <w:rPr>
                <w:ins w:id="5038" w:author="..." w:date="2018-06-12T11:08:00Z"/>
                <w:rFonts w:ascii="Times New Roman" w:eastAsia="宋体" w:hAnsi="Times New Roman" w:cs="Times New Roman"/>
                <w:szCs w:val="21"/>
                <w:rPrChange w:id="5039" w:author="..." w:date="2018-06-12T11:22:00Z">
                  <w:rPr>
                    <w:ins w:id="5040" w:author="..." w:date="2018-06-12T11:08:00Z"/>
                  </w:rPr>
                </w:rPrChange>
              </w:rPr>
              <w:pPrChange w:id="5041" w:author="..." w:date="2018-06-12T11:17:00Z">
                <w:pPr/>
              </w:pPrChange>
            </w:pPr>
            <w:ins w:id="5042" w:author="..." w:date="2018-06-12T11:13:00Z">
              <w:r>
                <w:rPr>
                  <w:rFonts w:ascii="Times New Roman" w:eastAsia="宋体" w:hAnsi="Times New Roman" w:cs="Times New Roman"/>
                  <w:szCs w:val="21"/>
                  <w:rPrChange w:id="5043" w:author="..." w:date="2018-06-12T11:22:00Z">
                    <w:rPr/>
                  </w:rPrChange>
                </w:rPr>
                <w:t>com.demo.app1</w:t>
              </w:r>
            </w:ins>
          </w:p>
        </w:tc>
        <w:tc>
          <w:tcPr>
            <w:tcW w:w="2114" w:type="dxa"/>
            <w:tcPrChange w:id="5044" w:author="..." w:date="2018-06-12T11:19:00Z">
              <w:tcPr>
                <w:tcW w:w="1880" w:type="dxa"/>
              </w:tcPr>
            </w:tcPrChange>
          </w:tcPr>
          <w:p w:rsidR="00F76376" w:rsidRPr="00F76376" w:rsidRDefault="00793F6E">
            <w:pPr>
              <w:jc w:val="center"/>
              <w:rPr>
                <w:ins w:id="5045" w:author="..." w:date="2018-06-12T11:08:00Z"/>
                <w:rFonts w:ascii="Times New Roman" w:eastAsia="宋体" w:hAnsi="Times New Roman" w:cs="Times New Roman"/>
                <w:szCs w:val="21"/>
                <w:rPrChange w:id="5046" w:author="..." w:date="2018-06-12T11:22:00Z">
                  <w:rPr>
                    <w:ins w:id="5047" w:author="..." w:date="2018-06-12T11:08:00Z"/>
                  </w:rPr>
                </w:rPrChange>
              </w:rPr>
              <w:pPrChange w:id="5048" w:author="..." w:date="2018-06-12T11:17:00Z">
                <w:pPr/>
              </w:pPrChange>
            </w:pPr>
            <w:ins w:id="5049" w:author="..." w:date="2018-06-12T11:15:00Z">
              <w:r>
                <w:rPr>
                  <w:rFonts w:ascii="Times New Roman" w:eastAsia="宋体" w:hAnsi="Times New Roman" w:cs="Times New Roman" w:hint="eastAsia"/>
                  <w:szCs w:val="21"/>
                  <w:rPrChange w:id="5050" w:author="..." w:date="2018-06-12T11:22:00Z">
                    <w:rPr>
                      <w:rFonts w:hint="eastAsia"/>
                    </w:rPr>
                  </w:rPrChange>
                </w:rPr>
                <w:t>默认为包名</w:t>
              </w:r>
            </w:ins>
          </w:p>
        </w:tc>
      </w:tr>
      <w:tr w:rsidR="00F76376" w:rsidTr="00F76376">
        <w:trPr>
          <w:jc w:val="center"/>
          <w:ins w:id="5051" w:author="..." w:date="2018-06-12T11:08:00Z"/>
        </w:trPr>
        <w:tc>
          <w:tcPr>
            <w:tcW w:w="1880" w:type="dxa"/>
            <w:tcPrChange w:id="5052" w:author="..." w:date="2018-06-12T11:19:00Z">
              <w:tcPr>
                <w:tcW w:w="1880" w:type="dxa"/>
              </w:tcPr>
            </w:tcPrChange>
          </w:tcPr>
          <w:p w:rsidR="00F76376" w:rsidRPr="00F76376" w:rsidRDefault="00793F6E">
            <w:pPr>
              <w:jc w:val="center"/>
              <w:rPr>
                <w:ins w:id="5053" w:author="..." w:date="2018-06-12T11:08:00Z"/>
                <w:rFonts w:ascii="Times New Roman" w:eastAsia="宋体" w:hAnsi="Times New Roman" w:cs="Times New Roman"/>
                <w:szCs w:val="21"/>
                <w:rPrChange w:id="5054" w:author="..." w:date="2018-06-12T11:22:00Z">
                  <w:rPr>
                    <w:ins w:id="5055" w:author="..." w:date="2018-06-12T11:08:00Z"/>
                  </w:rPr>
                </w:rPrChange>
              </w:rPr>
              <w:pPrChange w:id="5056" w:author="..." w:date="2018-06-12T11:17:00Z">
                <w:pPr/>
              </w:pPrChange>
            </w:pPr>
            <w:ins w:id="5057" w:author="..." w:date="2018-06-12T11:08:00Z">
              <w:r>
                <w:rPr>
                  <w:rFonts w:ascii="Times New Roman" w:eastAsia="宋体" w:hAnsi="Times New Roman" w:cs="Times New Roman" w:hint="eastAsia"/>
                  <w:szCs w:val="21"/>
                  <w:rPrChange w:id="5058" w:author="..." w:date="2018-06-12T11:22:00Z">
                    <w:rPr>
                      <w:rFonts w:hint="eastAsia"/>
                    </w:rPr>
                  </w:rPrChange>
                </w:rPr>
                <w:t>非</w:t>
              </w:r>
              <w:r>
                <w:rPr>
                  <w:rFonts w:ascii="Times New Roman" w:eastAsia="宋体" w:hAnsi="Times New Roman" w:cs="Times New Roman"/>
                  <w:szCs w:val="21"/>
                  <w:rPrChange w:id="5059" w:author="..." w:date="2018-06-12T11:22:00Z">
                    <w:rPr/>
                  </w:rPrChange>
                </w:rPr>
                <w:t>Java</w:t>
              </w:r>
              <w:r>
                <w:rPr>
                  <w:rFonts w:ascii="Times New Roman" w:eastAsia="宋体" w:hAnsi="Times New Roman" w:cs="Times New Roman" w:hint="eastAsia"/>
                  <w:szCs w:val="21"/>
                  <w:rPrChange w:id="5060" w:author="..." w:date="2018-06-12T11:22:00Z">
                    <w:rPr>
                      <w:rFonts w:hint="eastAsia"/>
                    </w:rPr>
                  </w:rPrChange>
                </w:rPr>
                <w:t>包格式</w:t>
              </w:r>
            </w:ins>
          </w:p>
        </w:tc>
        <w:tc>
          <w:tcPr>
            <w:tcW w:w="1416" w:type="dxa"/>
            <w:tcPrChange w:id="5061" w:author="..." w:date="2018-06-12T11:19:00Z">
              <w:tcPr>
                <w:tcW w:w="1264" w:type="dxa"/>
              </w:tcPr>
            </w:tcPrChange>
          </w:tcPr>
          <w:p w:rsidR="00F76376" w:rsidRPr="00F76376" w:rsidRDefault="00793F6E">
            <w:pPr>
              <w:jc w:val="center"/>
              <w:rPr>
                <w:ins w:id="5062" w:author="..." w:date="2018-06-12T11:08:00Z"/>
                <w:rFonts w:ascii="Times New Roman" w:eastAsia="宋体" w:hAnsi="Times New Roman" w:cs="Times New Roman"/>
                <w:szCs w:val="21"/>
                <w:rPrChange w:id="5063" w:author="..." w:date="2018-06-12T11:22:00Z">
                  <w:rPr>
                    <w:ins w:id="5064" w:author="..." w:date="2018-06-12T11:08:00Z"/>
                  </w:rPr>
                </w:rPrChange>
              </w:rPr>
              <w:pPrChange w:id="5065" w:author="..." w:date="2018-06-12T11:17:00Z">
                <w:pPr/>
              </w:pPrChange>
            </w:pPr>
            <w:ins w:id="5066" w:author="..." w:date="2018-06-12T11:19:00Z">
              <w:r>
                <w:rPr>
                  <w:rFonts w:ascii="Times New Roman" w:eastAsia="宋体" w:hAnsi="Times New Roman" w:cs="Times New Roman" w:hint="eastAsia"/>
                  <w:szCs w:val="21"/>
                </w:rPr>
                <w:t>否，安装出错</w:t>
              </w:r>
            </w:ins>
          </w:p>
        </w:tc>
        <w:tc>
          <w:tcPr>
            <w:tcW w:w="2344" w:type="dxa"/>
            <w:tcPrChange w:id="5067" w:author="..." w:date="2018-06-12T11:19:00Z">
              <w:tcPr>
                <w:tcW w:w="2496" w:type="dxa"/>
              </w:tcPr>
            </w:tcPrChange>
          </w:tcPr>
          <w:p w:rsidR="00F76376" w:rsidRPr="00F76376" w:rsidRDefault="00793F6E">
            <w:pPr>
              <w:jc w:val="center"/>
              <w:rPr>
                <w:ins w:id="5068" w:author="..." w:date="2018-06-12T11:08:00Z"/>
                <w:rFonts w:ascii="Times New Roman" w:eastAsia="宋体" w:hAnsi="Times New Roman" w:cs="Times New Roman"/>
                <w:szCs w:val="21"/>
                <w:rPrChange w:id="5069" w:author="..." w:date="2018-06-12T11:22:00Z">
                  <w:rPr>
                    <w:ins w:id="5070" w:author="..." w:date="2018-06-12T11:08:00Z"/>
                  </w:rPr>
                </w:rPrChange>
              </w:rPr>
              <w:pPrChange w:id="5071" w:author="..." w:date="2018-06-12T11:17:00Z">
                <w:pPr/>
              </w:pPrChange>
            </w:pPr>
            <w:ins w:id="5072" w:author="..." w:date="2018-06-12T11:14:00Z">
              <w:r>
                <w:rPr>
                  <w:rFonts w:ascii="Times New Roman" w:eastAsia="宋体" w:hAnsi="Times New Roman" w:cs="Times New Roman"/>
                  <w:color w:val="000000" w:themeColor="text1"/>
                  <w:szCs w:val="21"/>
                  <w:rPrChange w:id="5073" w:author="..." w:date="2018-06-12T16:48:00Z">
                    <w:rPr/>
                  </w:rPrChange>
                </w:rPr>
                <w:t>/</w:t>
              </w:r>
            </w:ins>
          </w:p>
        </w:tc>
        <w:tc>
          <w:tcPr>
            <w:tcW w:w="2114" w:type="dxa"/>
            <w:tcPrChange w:id="5074" w:author="..." w:date="2018-06-12T11:19:00Z">
              <w:tcPr>
                <w:tcW w:w="1880" w:type="dxa"/>
              </w:tcPr>
            </w:tcPrChange>
          </w:tcPr>
          <w:p w:rsidR="00F76376" w:rsidRPr="00F76376" w:rsidRDefault="00793F6E">
            <w:pPr>
              <w:jc w:val="center"/>
              <w:rPr>
                <w:ins w:id="5075" w:author="..." w:date="2018-06-12T11:08:00Z"/>
                <w:rFonts w:ascii="Times New Roman" w:eastAsia="宋体" w:hAnsi="Times New Roman" w:cs="Times New Roman"/>
                <w:szCs w:val="21"/>
                <w:rPrChange w:id="5076" w:author="..." w:date="2018-06-12T11:22:00Z">
                  <w:rPr>
                    <w:ins w:id="5077" w:author="..." w:date="2018-06-12T11:08:00Z"/>
                  </w:rPr>
                </w:rPrChange>
              </w:rPr>
              <w:pPrChange w:id="5078" w:author="..." w:date="2018-06-12T11:17:00Z">
                <w:pPr/>
              </w:pPrChange>
            </w:pPr>
            <w:ins w:id="5079" w:author="..." w:date="2018-06-12T11:15:00Z">
              <w:r>
                <w:rPr>
                  <w:rFonts w:ascii="Times New Roman" w:eastAsia="宋体" w:hAnsi="Times New Roman" w:cs="Times New Roman" w:hint="eastAsia"/>
                  <w:szCs w:val="21"/>
                  <w:rPrChange w:id="5080" w:author="..." w:date="2018-06-12T11:22:00Z">
                    <w:rPr>
                      <w:rFonts w:hint="eastAsia"/>
                    </w:rPr>
                  </w:rPrChange>
                </w:rPr>
                <w:t>不支持非</w:t>
              </w:r>
              <w:r>
                <w:rPr>
                  <w:rFonts w:ascii="Times New Roman" w:eastAsia="宋体" w:hAnsi="Times New Roman" w:cs="Times New Roman"/>
                  <w:szCs w:val="21"/>
                  <w:rPrChange w:id="5081" w:author="..." w:date="2018-06-12T11:22:00Z">
                    <w:rPr/>
                  </w:rPrChange>
                </w:rPr>
                <w:t>Java</w:t>
              </w:r>
              <w:r>
                <w:rPr>
                  <w:rFonts w:ascii="Times New Roman" w:eastAsia="宋体" w:hAnsi="Times New Roman" w:cs="Times New Roman" w:hint="eastAsia"/>
                  <w:szCs w:val="21"/>
                  <w:rPrChange w:id="5082" w:author="..." w:date="2018-06-12T11:22:00Z">
                    <w:rPr>
                      <w:rFonts w:hint="eastAsia"/>
                    </w:rPr>
                  </w:rPrChange>
                </w:rPr>
                <w:t>包</w:t>
              </w:r>
            </w:ins>
            <w:ins w:id="5083" w:author="..." w:date="2018-06-12T11:16:00Z">
              <w:r>
                <w:rPr>
                  <w:rFonts w:ascii="Times New Roman" w:eastAsia="宋体" w:hAnsi="Times New Roman" w:cs="Times New Roman" w:hint="eastAsia"/>
                  <w:szCs w:val="21"/>
                  <w:rPrChange w:id="5084" w:author="..." w:date="2018-06-12T11:22:00Z">
                    <w:rPr>
                      <w:rFonts w:hint="eastAsia"/>
                    </w:rPr>
                  </w:rPrChange>
                </w:rPr>
                <w:t>格式</w:t>
              </w:r>
            </w:ins>
          </w:p>
        </w:tc>
      </w:tr>
      <w:tr w:rsidR="00F76376" w:rsidTr="00F76376">
        <w:trPr>
          <w:jc w:val="center"/>
          <w:ins w:id="5085" w:author="..." w:date="2018-06-12T11:08:00Z"/>
        </w:trPr>
        <w:tc>
          <w:tcPr>
            <w:tcW w:w="1880" w:type="dxa"/>
            <w:tcPrChange w:id="5086" w:author="..." w:date="2018-06-12T11:19:00Z">
              <w:tcPr>
                <w:tcW w:w="1880" w:type="dxa"/>
              </w:tcPr>
            </w:tcPrChange>
          </w:tcPr>
          <w:p w:rsidR="00F76376" w:rsidRPr="00F76376" w:rsidRDefault="00793F6E">
            <w:pPr>
              <w:jc w:val="center"/>
              <w:rPr>
                <w:ins w:id="5087" w:author="..." w:date="2018-06-12T11:08:00Z"/>
                <w:rFonts w:ascii="Times New Roman" w:eastAsia="宋体" w:hAnsi="Times New Roman" w:cs="Times New Roman"/>
                <w:szCs w:val="21"/>
                <w:rPrChange w:id="5088" w:author="..." w:date="2018-06-12T11:22:00Z">
                  <w:rPr>
                    <w:ins w:id="5089" w:author="..." w:date="2018-06-12T11:08:00Z"/>
                  </w:rPr>
                </w:rPrChange>
              </w:rPr>
              <w:pPrChange w:id="5090" w:author="..." w:date="2018-06-12T11:17:00Z">
                <w:pPr/>
              </w:pPrChange>
            </w:pPr>
            <w:ins w:id="5091" w:author="..." w:date="2018-06-12T11:11:00Z">
              <w:r>
                <w:rPr>
                  <w:rFonts w:ascii="Times New Roman" w:eastAsia="宋体" w:hAnsi="Times New Roman" w:cs="Times New Roman"/>
                  <w:szCs w:val="21"/>
                  <w:rPrChange w:id="5092" w:author="..." w:date="2018-06-12T11:22:00Z">
                    <w:rPr/>
                  </w:rPrChange>
                </w:rPr>
                <w:t>Java</w:t>
              </w:r>
              <w:r>
                <w:rPr>
                  <w:rFonts w:ascii="Times New Roman" w:eastAsia="宋体" w:hAnsi="Times New Roman" w:cs="Times New Roman" w:hint="eastAsia"/>
                  <w:szCs w:val="21"/>
                  <w:rPrChange w:id="5093" w:author="..." w:date="2018-06-12T11:22:00Z">
                    <w:rPr>
                      <w:rFonts w:hint="eastAsia"/>
                    </w:rPr>
                  </w:rPrChange>
                </w:rPr>
                <w:t>包格式</w:t>
              </w:r>
            </w:ins>
          </w:p>
        </w:tc>
        <w:tc>
          <w:tcPr>
            <w:tcW w:w="1416" w:type="dxa"/>
            <w:tcPrChange w:id="5094" w:author="..." w:date="2018-06-12T11:19:00Z">
              <w:tcPr>
                <w:tcW w:w="1264" w:type="dxa"/>
              </w:tcPr>
            </w:tcPrChange>
          </w:tcPr>
          <w:p w:rsidR="00F76376" w:rsidRPr="00F76376" w:rsidRDefault="00793F6E">
            <w:pPr>
              <w:jc w:val="center"/>
              <w:rPr>
                <w:ins w:id="5095" w:author="..." w:date="2018-06-12T11:08:00Z"/>
                <w:rFonts w:ascii="Times New Roman" w:eastAsia="宋体" w:hAnsi="Times New Roman" w:cs="Times New Roman"/>
                <w:szCs w:val="21"/>
                <w:rPrChange w:id="5096" w:author="..." w:date="2018-06-12T11:22:00Z">
                  <w:rPr>
                    <w:ins w:id="5097" w:author="..." w:date="2018-06-12T11:08:00Z"/>
                  </w:rPr>
                </w:rPrChange>
              </w:rPr>
              <w:pPrChange w:id="5098" w:author="..." w:date="2018-06-12T11:17:00Z">
                <w:pPr/>
              </w:pPrChange>
            </w:pPr>
            <w:ins w:id="5099" w:author="..." w:date="2018-06-12T11:14:00Z">
              <w:r>
                <w:rPr>
                  <w:rFonts w:ascii="Times New Roman" w:eastAsia="宋体" w:hAnsi="Times New Roman" w:cs="Times New Roman" w:hint="eastAsia"/>
                  <w:szCs w:val="21"/>
                  <w:rPrChange w:id="5100" w:author="..." w:date="2018-06-12T11:22:00Z">
                    <w:rPr>
                      <w:rFonts w:hint="eastAsia"/>
                    </w:rPr>
                  </w:rPrChange>
                </w:rPr>
                <w:t>是</w:t>
              </w:r>
            </w:ins>
          </w:p>
        </w:tc>
        <w:tc>
          <w:tcPr>
            <w:tcW w:w="2344" w:type="dxa"/>
            <w:tcPrChange w:id="5101" w:author="..." w:date="2018-06-12T11:19:00Z">
              <w:tcPr>
                <w:tcW w:w="2496" w:type="dxa"/>
              </w:tcPr>
            </w:tcPrChange>
          </w:tcPr>
          <w:p w:rsidR="00F76376" w:rsidRPr="00F76376" w:rsidRDefault="00793F6E">
            <w:pPr>
              <w:jc w:val="center"/>
              <w:rPr>
                <w:ins w:id="5102" w:author="..." w:date="2018-06-12T11:08:00Z"/>
                <w:rFonts w:ascii="Times New Roman" w:eastAsia="宋体" w:hAnsi="Times New Roman" w:cs="Times New Roman"/>
                <w:szCs w:val="21"/>
                <w:rPrChange w:id="5103" w:author="..." w:date="2018-06-12T11:22:00Z">
                  <w:rPr>
                    <w:ins w:id="5104" w:author="..." w:date="2018-06-12T11:08:00Z"/>
                  </w:rPr>
                </w:rPrChange>
              </w:rPr>
              <w:pPrChange w:id="5105" w:author="..." w:date="2018-06-12T11:17:00Z">
                <w:pPr/>
              </w:pPrChange>
            </w:pPr>
            <w:ins w:id="5106" w:author="..." w:date="2018-06-12T11:14:00Z">
              <w:r>
                <w:rPr>
                  <w:rFonts w:ascii="Times New Roman" w:eastAsia="宋体" w:hAnsi="Times New Roman" w:cs="Times New Roman"/>
                  <w:szCs w:val="21"/>
                  <w:rPrChange w:id="5107" w:author="..." w:date="2018-06-12T11:22:00Z">
                    <w:rPr/>
                  </w:rPrChange>
                </w:rPr>
                <w:t>a.b.c.d.e.f</w:t>
              </w:r>
            </w:ins>
          </w:p>
        </w:tc>
        <w:tc>
          <w:tcPr>
            <w:tcW w:w="2114" w:type="dxa"/>
            <w:tcPrChange w:id="5108" w:author="..." w:date="2018-06-12T11:19:00Z">
              <w:tcPr>
                <w:tcW w:w="1880" w:type="dxa"/>
              </w:tcPr>
            </w:tcPrChange>
          </w:tcPr>
          <w:p w:rsidR="00F76376" w:rsidRPr="00F76376" w:rsidRDefault="00793F6E">
            <w:pPr>
              <w:jc w:val="center"/>
              <w:rPr>
                <w:ins w:id="5109" w:author="..." w:date="2018-06-12T11:08:00Z"/>
                <w:rFonts w:ascii="Times New Roman" w:eastAsia="宋体" w:hAnsi="Times New Roman" w:cs="Times New Roman"/>
                <w:szCs w:val="21"/>
                <w:rPrChange w:id="5110" w:author="..." w:date="2018-06-12T11:22:00Z">
                  <w:rPr>
                    <w:ins w:id="5111" w:author="..." w:date="2018-06-12T11:08:00Z"/>
                  </w:rPr>
                </w:rPrChange>
              </w:rPr>
              <w:pPrChange w:id="5112" w:author="..." w:date="2018-06-12T11:17:00Z">
                <w:pPr/>
              </w:pPrChange>
            </w:pPr>
            <w:ins w:id="5113" w:author="..." w:date="2018-06-12T11:16:00Z">
              <w:r>
                <w:rPr>
                  <w:rFonts w:ascii="Times New Roman" w:eastAsia="宋体" w:hAnsi="Times New Roman" w:cs="Times New Roman" w:hint="eastAsia"/>
                  <w:szCs w:val="21"/>
                  <w:rPrChange w:id="5114" w:author="..." w:date="2018-06-12T11:22:00Z">
                    <w:rPr>
                      <w:rFonts w:hint="eastAsia"/>
                    </w:rPr>
                  </w:rPrChange>
                </w:rPr>
                <w:t>支持</w:t>
              </w:r>
              <w:r>
                <w:rPr>
                  <w:rFonts w:ascii="Times New Roman" w:eastAsia="宋体" w:hAnsi="Times New Roman" w:cs="Times New Roman"/>
                  <w:szCs w:val="21"/>
                  <w:rPrChange w:id="5115" w:author="..." w:date="2018-06-12T11:22:00Z">
                    <w:rPr/>
                  </w:rPrChange>
                </w:rPr>
                <w:t>Java</w:t>
              </w:r>
              <w:r>
                <w:rPr>
                  <w:rFonts w:ascii="Times New Roman" w:eastAsia="宋体" w:hAnsi="Times New Roman" w:cs="Times New Roman" w:hint="eastAsia"/>
                  <w:szCs w:val="21"/>
                  <w:rPrChange w:id="5116" w:author="..." w:date="2018-06-12T11:22:00Z">
                    <w:rPr>
                      <w:rFonts w:hint="eastAsia"/>
                    </w:rPr>
                  </w:rPrChange>
                </w:rPr>
                <w:t>包格式</w:t>
              </w:r>
            </w:ins>
          </w:p>
        </w:tc>
      </w:tr>
      <w:tr w:rsidR="00F76376" w:rsidTr="00F76376">
        <w:trPr>
          <w:jc w:val="center"/>
          <w:ins w:id="5117" w:author="..." w:date="2018-06-12T11:08:00Z"/>
        </w:trPr>
        <w:tc>
          <w:tcPr>
            <w:tcW w:w="1880" w:type="dxa"/>
            <w:tcPrChange w:id="5118" w:author="..." w:date="2018-06-12T11:19:00Z">
              <w:tcPr>
                <w:tcW w:w="1880" w:type="dxa"/>
              </w:tcPr>
            </w:tcPrChange>
          </w:tcPr>
          <w:p w:rsidR="00F76376" w:rsidRPr="00F76376" w:rsidRDefault="00793F6E">
            <w:pPr>
              <w:jc w:val="center"/>
              <w:rPr>
                <w:ins w:id="5119" w:author="..." w:date="2018-06-12T11:08:00Z"/>
                <w:rFonts w:ascii="Times New Roman" w:eastAsia="宋体" w:hAnsi="Times New Roman" w:cs="Times New Roman"/>
                <w:szCs w:val="21"/>
                <w:rPrChange w:id="5120" w:author="..." w:date="2018-06-12T11:22:00Z">
                  <w:rPr>
                    <w:ins w:id="5121" w:author="..." w:date="2018-06-12T11:08:00Z"/>
                  </w:rPr>
                </w:rPrChange>
              </w:rPr>
              <w:pPrChange w:id="5122" w:author="..." w:date="2018-06-12T11:17:00Z">
                <w:pPr/>
              </w:pPrChange>
            </w:pPr>
            <w:ins w:id="5123" w:author="..." w:date="2018-06-12T11:12:00Z">
              <w:r>
                <w:rPr>
                  <w:rFonts w:ascii="Times New Roman" w:eastAsia="宋体" w:hAnsi="Times New Roman" w:cs="Times New Roman"/>
                  <w:szCs w:val="21"/>
                  <w:rPrChange w:id="5124" w:author="..." w:date="2018-06-12T11:22:00Z">
                    <w:rPr/>
                  </w:rPrChange>
                </w:rPr>
                <w:t>:remote</w:t>
              </w:r>
              <w:r>
                <w:rPr>
                  <w:rFonts w:ascii="Times New Roman" w:eastAsia="宋体" w:hAnsi="Times New Roman" w:cs="Times New Roman" w:hint="eastAsia"/>
                  <w:szCs w:val="21"/>
                  <w:rPrChange w:id="5125" w:author="..." w:date="2018-06-12T11:22:00Z">
                    <w:rPr>
                      <w:rFonts w:hint="eastAsia"/>
                    </w:rPr>
                  </w:rPrChange>
                </w:rPr>
                <w:t>格式</w:t>
              </w:r>
            </w:ins>
          </w:p>
        </w:tc>
        <w:tc>
          <w:tcPr>
            <w:tcW w:w="1416" w:type="dxa"/>
            <w:tcPrChange w:id="5126" w:author="..." w:date="2018-06-12T11:19:00Z">
              <w:tcPr>
                <w:tcW w:w="1264" w:type="dxa"/>
              </w:tcPr>
            </w:tcPrChange>
          </w:tcPr>
          <w:p w:rsidR="00F76376" w:rsidRPr="00F76376" w:rsidRDefault="00793F6E">
            <w:pPr>
              <w:jc w:val="center"/>
              <w:rPr>
                <w:ins w:id="5127" w:author="..." w:date="2018-06-12T11:08:00Z"/>
                <w:rFonts w:ascii="Times New Roman" w:eastAsia="宋体" w:hAnsi="Times New Roman" w:cs="Times New Roman"/>
                <w:szCs w:val="21"/>
                <w:rPrChange w:id="5128" w:author="..." w:date="2018-06-12T11:22:00Z">
                  <w:rPr>
                    <w:ins w:id="5129" w:author="..." w:date="2018-06-12T11:08:00Z"/>
                  </w:rPr>
                </w:rPrChange>
              </w:rPr>
              <w:pPrChange w:id="5130" w:author="..." w:date="2018-06-12T11:17:00Z">
                <w:pPr/>
              </w:pPrChange>
            </w:pPr>
            <w:ins w:id="5131" w:author="..." w:date="2018-06-12T11:14:00Z">
              <w:r>
                <w:rPr>
                  <w:rFonts w:ascii="Times New Roman" w:eastAsia="宋体" w:hAnsi="Times New Roman" w:cs="Times New Roman" w:hint="eastAsia"/>
                  <w:szCs w:val="21"/>
                  <w:rPrChange w:id="5132" w:author="..." w:date="2018-06-12T11:22:00Z">
                    <w:rPr>
                      <w:rFonts w:hint="eastAsia"/>
                    </w:rPr>
                  </w:rPrChange>
                </w:rPr>
                <w:t>是</w:t>
              </w:r>
            </w:ins>
          </w:p>
        </w:tc>
        <w:tc>
          <w:tcPr>
            <w:tcW w:w="2344" w:type="dxa"/>
            <w:tcPrChange w:id="5133" w:author="..." w:date="2018-06-12T11:19:00Z">
              <w:tcPr>
                <w:tcW w:w="2496" w:type="dxa"/>
              </w:tcPr>
            </w:tcPrChange>
          </w:tcPr>
          <w:p w:rsidR="00F76376" w:rsidRPr="00F76376" w:rsidRDefault="00793F6E">
            <w:pPr>
              <w:jc w:val="center"/>
              <w:rPr>
                <w:ins w:id="5134" w:author="..." w:date="2018-06-12T11:08:00Z"/>
                <w:rFonts w:ascii="Times New Roman" w:eastAsia="宋体" w:hAnsi="Times New Roman" w:cs="Times New Roman"/>
                <w:szCs w:val="21"/>
                <w:rPrChange w:id="5135" w:author="..." w:date="2018-06-12T11:22:00Z">
                  <w:rPr>
                    <w:ins w:id="5136" w:author="..." w:date="2018-06-12T11:08:00Z"/>
                  </w:rPr>
                </w:rPrChange>
              </w:rPr>
              <w:pPrChange w:id="5137" w:author="..." w:date="2018-06-12T11:17:00Z">
                <w:pPr/>
              </w:pPrChange>
            </w:pPr>
            <w:ins w:id="5138" w:author="..." w:date="2018-06-12T11:14:00Z">
              <w:r>
                <w:rPr>
                  <w:rFonts w:ascii="Times New Roman" w:eastAsia="宋体" w:hAnsi="Times New Roman" w:cs="Times New Roman"/>
                  <w:szCs w:val="21"/>
                  <w:rPrChange w:id="5139" w:author="..." w:date="2018-06-12T11:22:00Z">
                    <w:rPr/>
                  </w:rPrChange>
                </w:rPr>
                <w:t>com.demo.app1:remote</w:t>
              </w:r>
            </w:ins>
          </w:p>
        </w:tc>
        <w:tc>
          <w:tcPr>
            <w:tcW w:w="2114" w:type="dxa"/>
            <w:tcPrChange w:id="5140" w:author="..." w:date="2018-06-12T11:19:00Z">
              <w:tcPr>
                <w:tcW w:w="1880" w:type="dxa"/>
              </w:tcPr>
            </w:tcPrChange>
          </w:tcPr>
          <w:p w:rsidR="00F76376" w:rsidRPr="00F76376" w:rsidRDefault="00793F6E">
            <w:pPr>
              <w:jc w:val="center"/>
              <w:rPr>
                <w:ins w:id="5141" w:author="..." w:date="2018-06-12T11:08:00Z"/>
                <w:rFonts w:ascii="Times New Roman" w:eastAsia="宋体" w:hAnsi="Times New Roman" w:cs="Times New Roman"/>
                <w:szCs w:val="21"/>
                <w:rPrChange w:id="5142" w:author="..." w:date="2018-06-12T11:22:00Z">
                  <w:rPr>
                    <w:ins w:id="5143" w:author="..." w:date="2018-06-12T11:08:00Z"/>
                  </w:rPr>
                </w:rPrChange>
              </w:rPr>
              <w:pPrChange w:id="5144" w:author="..." w:date="2018-06-12T11:17:00Z">
                <w:pPr/>
              </w:pPrChange>
            </w:pPr>
            <w:ins w:id="5145" w:author="..." w:date="2018-06-12T11:16:00Z">
              <w:r>
                <w:rPr>
                  <w:rFonts w:ascii="Times New Roman" w:eastAsia="宋体" w:hAnsi="Times New Roman" w:cs="Times New Roman" w:hint="eastAsia"/>
                  <w:szCs w:val="21"/>
                  <w:rPrChange w:id="5146" w:author="..." w:date="2018-06-12T11:22:00Z">
                    <w:rPr>
                      <w:rFonts w:hint="eastAsia"/>
                    </w:rPr>
                  </w:rPrChange>
                </w:rPr>
                <w:t>包名</w:t>
              </w:r>
              <w:r>
                <w:rPr>
                  <w:rFonts w:ascii="Times New Roman" w:eastAsia="宋体" w:hAnsi="Times New Roman" w:cs="Times New Roman"/>
                  <w:szCs w:val="21"/>
                  <w:rPrChange w:id="5147" w:author="..." w:date="2018-06-12T11:22:00Z">
                    <w:rPr/>
                  </w:rPrChange>
                </w:rPr>
                <w:t>+</w:t>
              </w:r>
              <w:r>
                <w:rPr>
                  <w:rFonts w:ascii="Times New Roman" w:eastAsia="宋体" w:hAnsi="Times New Roman" w:cs="Times New Roman" w:hint="eastAsia"/>
                  <w:szCs w:val="21"/>
                  <w:rPrChange w:id="5148" w:author="..." w:date="2018-06-12T11:22:00Z">
                    <w:rPr>
                      <w:rFonts w:hint="eastAsia"/>
                    </w:rPr>
                  </w:rPrChange>
                </w:rPr>
                <w:t>“</w:t>
              </w:r>
              <w:r>
                <w:rPr>
                  <w:rFonts w:ascii="Times New Roman" w:eastAsia="宋体" w:hAnsi="Times New Roman" w:cs="Times New Roman"/>
                  <w:szCs w:val="21"/>
                  <w:rPrChange w:id="5149" w:author="..." w:date="2018-06-12T11:22:00Z">
                    <w:rPr/>
                  </w:rPrChange>
                </w:rPr>
                <w:t>:remote</w:t>
              </w:r>
              <w:r>
                <w:rPr>
                  <w:rFonts w:ascii="Times New Roman" w:eastAsia="宋体" w:hAnsi="Times New Roman" w:cs="Times New Roman" w:hint="eastAsia"/>
                  <w:szCs w:val="21"/>
                  <w:rPrChange w:id="5150" w:author="..." w:date="2018-06-12T11:22:00Z">
                    <w:rPr>
                      <w:rFonts w:hint="eastAsia"/>
                    </w:rPr>
                  </w:rPrChange>
                </w:rPr>
                <w:t>”</w:t>
              </w:r>
            </w:ins>
          </w:p>
        </w:tc>
      </w:tr>
    </w:tbl>
    <w:p w:rsidR="00F76376" w:rsidRDefault="00793F6E">
      <w:pPr>
        <w:spacing w:line="400" w:lineRule="exact"/>
        <w:ind w:firstLineChars="200" w:firstLine="480"/>
        <w:rPr>
          <w:ins w:id="5151" w:author="Windows 用户" w:date="2018-06-12T19:41:00Z"/>
          <w:rFonts w:ascii="Times New Roman" w:eastAsia="宋体" w:hAnsi="Times New Roman" w:cs="Times New Roman"/>
          <w:sz w:val="24"/>
          <w:szCs w:val="24"/>
        </w:rPr>
      </w:pPr>
      <w:ins w:id="5152" w:author="..." w:date="2018-06-12T11:17:00Z">
        <w:r>
          <w:rPr>
            <w:rFonts w:ascii="Times New Roman" w:eastAsia="宋体" w:hAnsi="Times New Roman" w:cs="Times New Roman" w:hint="eastAsia"/>
            <w:sz w:val="24"/>
            <w:szCs w:val="24"/>
          </w:rPr>
          <w:t>从该测试用例中，可以总结如下规则：</w:t>
        </w:r>
      </w:ins>
    </w:p>
    <w:p w:rsidR="00CC2B67" w:rsidRPr="00193A8D" w:rsidRDefault="00CC2B67">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5153" w:author="Windows 用户" w:date="2018-06-12T19:41:00Z"/>
          <w:rFonts w:ascii="Times New Roman" w:eastAsia="宋体" w:hAnsi="Times New Roman" w:cs="Times New Roman"/>
          <w:szCs w:val="21"/>
        </w:rPr>
        <w:pPrChange w:id="5154" w:author="Windows 用户" w:date="2018-06-12T19:41:00Z">
          <w:pPr>
            <w:jc w:val="left"/>
          </w:pPr>
        </w:pPrChange>
      </w:pPr>
      <w:ins w:id="5155" w:author="Windows 用户" w:date="2018-06-12T19:41: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：设置应用程序的</w:t>
        </w:r>
        <w:r w:rsidRPr="00193A8D">
          <w:rPr>
            <w:rFonts w:ascii="Times New Roman" w:eastAsia="宋体" w:hAnsi="Times New Roman" w:cs="Times New Roman" w:hint="eastAsia"/>
            <w:szCs w:val="21"/>
          </w:rPr>
          <w:t>process</w:t>
        </w:r>
        <w:r w:rsidRPr="00193A8D">
          <w:rPr>
            <w:rFonts w:ascii="Times New Roman" w:eastAsia="宋体" w:hAnsi="Times New Roman" w:cs="Times New Roman" w:hint="eastAsia"/>
            <w:szCs w:val="21"/>
          </w:rPr>
          <w:t>属性值时，必须遵守</w:t>
        </w:r>
        <w:r w:rsidRPr="00193A8D">
          <w:rPr>
            <w:rFonts w:ascii="Times New Roman" w:eastAsia="宋体" w:hAnsi="Times New Roman" w:cs="Times New Roman" w:hint="eastAsia"/>
            <w:szCs w:val="21"/>
          </w:rPr>
          <w:t>Java</w:t>
        </w:r>
        <w:r w:rsidRPr="00193A8D">
          <w:rPr>
            <w:rFonts w:ascii="Times New Roman" w:eastAsia="宋体" w:hAnsi="Times New Roman" w:cs="Times New Roman" w:hint="eastAsia"/>
            <w:szCs w:val="21"/>
          </w:rPr>
          <w:t>包格式，否则安装会出现错误。</w:t>
        </w:r>
      </w:ins>
    </w:p>
    <w:p w:rsidR="00CC2B67" w:rsidRDefault="00CC2B67">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5156" w:author="..." w:date="2018-06-12T11:17:00Z"/>
          <w:rFonts w:ascii="Times New Roman" w:eastAsia="宋体" w:hAnsi="Times New Roman" w:cs="Times New Roman"/>
          <w:sz w:val="24"/>
          <w:szCs w:val="24"/>
        </w:rPr>
        <w:pPrChange w:id="5157" w:author="Windows 用户" w:date="2018-06-12T19:41:00Z">
          <w:pPr>
            <w:spacing w:line="400" w:lineRule="exact"/>
            <w:ind w:firstLineChars="200" w:firstLine="420"/>
          </w:pPr>
        </w:pPrChange>
      </w:pPr>
      <w:ins w:id="5158" w:author="Windows 用户" w:date="2018-06-12T19:41: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2</w:t>
        </w:r>
        <w:r w:rsidRPr="00193A8D">
          <w:rPr>
            <w:rFonts w:ascii="Times New Roman" w:eastAsia="宋体" w:hAnsi="Times New Roman" w:cs="Times New Roman" w:hint="eastAsia"/>
            <w:szCs w:val="21"/>
          </w:rPr>
          <w:t>：未设置</w:t>
        </w:r>
        <w:r w:rsidRPr="00193A8D">
          <w:rPr>
            <w:rFonts w:ascii="Times New Roman" w:eastAsia="宋体" w:hAnsi="Times New Roman" w:cs="Times New Roman" w:hint="eastAsia"/>
            <w:szCs w:val="21"/>
          </w:rPr>
          <w:t>process</w:t>
        </w:r>
        <w:r w:rsidRPr="00193A8D">
          <w:rPr>
            <w:rFonts w:ascii="Times New Roman" w:eastAsia="宋体" w:hAnsi="Times New Roman" w:cs="Times New Roman" w:hint="eastAsia"/>
            <w:szCs w:val="21"/>
          </w:rPr>
          <w:t>属性时，应用程序（</w:t>
        </w:r>
        <w:r w:rsidRPr="00193A8D">
          <w:rPr>
            <w:rFonts w:ascii="Times New Roman" w:eastAsia="宋体" w:hAnsi="Times New Roman" w:cs="Times New Roman" w:hint="eastAsia"/>
            <w:szCs w:val="21"/>
          </w:rPr>
          <w:t>component</w:t>
        </w:r>
        <w:r w:rsidRPr="00193A8D">
          <w:rPr>
            <w:rFonts w:ascii="Times New Roman" w:eastAsia="宋体" w:hAnsi="Times New Roman" w:cs="Times New Roman" w:hint="eastAsia"/>
            <w:szCs w:val="21"/>
          </w:rPr>
          <w:t>）进程名默认为项目包名。</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CC2B67">
        <w:trPr>
          <w:jc w:val="center"/>
          <w:ins w:id="5159" w:author="..." w:date="2018-06-12T11:17:00Z"/>
          <w:del w:id="5160" w:author="Windows 用户" w:date="2018-06-12T19:41:00Z"/>
        </w:trPr>
        <w:tc>
          <w:tcPr>
            <w:tcW w:w="8522" w:type="dxa"/>
          </w:tcPr>
          <w:p w:rsidR="00F76376" w:rsidRPr="004D6B34" w:rsidDel="00CC2B67" w:rsidRDefault="00793F6E">
            <w:pPr>
              <w:jc w:val="left"/>
              <w:rPr>
                <w:ins w:id="5161" w:author="..." w:date="2018-06-12T11:20:00Z"/>
                <w:del w:id="5162" w:author="Windows 用户" w:date="2018-06-12T19:41:00Z"/>
                <w:rFonts w:ascii="Times New Roman" w:eastAsia="宋体" w:hAnsi="Times New Roman" w:cs="Times New Roman"/>
                <w:szCs w:val="21"/>
                <w:rPrChange w:id="5163" w:author="Windows 用户" w:date="2018-06-12T19:30:00Z">
                  <w:rPr>
                    <w:ins w:id="5164" w:author="..." w:date="2018-06-12T11:20:00Z"/>
                    <w:del w:id="5165" w:author="Windows 用户" w:date="2018-06-12T19:41:00Z"/>
                    <w:rFonts w:ascii="Times New Roman" w:eastAsia="宋体" w:hAnsi="Times New Roman" w:cs="Times New Roman"/>
                    <w:sz w:val="24"/>
                    <w:szCs w:val="24"/>
                  </w:rPr>
                </w:rPrChange>
              </w:rPr>
              <w:pPrChange w:id="5166" w:author="Windows 用户" w:date="2018-06-12T19:30:00Z">
                <w:pPr>
                  <w:spacing w:line="400" w:lineRule="exact"/>
                  <w:ind w:firstLineChars="200" w:firstLine="480"/>
                </w:pPr>
              </w:pPrChange>
            </w:pPr>
            <w:ins w:id="5167" w:author="..." w:date="2018-06-12T11:17:00Z">
              <w:del w:id="5168" w:author="Windows 用户" w:date="2018-06-12T19:41:00Z">
                <w:r w:rsidRPr="004D6B34" w:rsidDel="00CC2B67">
                  <w:rPr>
                    <w:rFonts w:ascii="Times New Roman" w:eastAsia="宋体" w:hAnsi="Times New Roman" w:cs="Times New Roman" w:hint="eastAsia"/>
                    <w:szCs w:val="21"/>
                    <w:rPrChange w:id="5169" w:author="Windows 用户" w:date="2018-06-12T19:30:00Z">
                      <w:rPr>
                        <w:rFonts w:ascii="Times New Roman" w:eastAsia="宋体" w:hAnsi="Times New Roman" w:cs="Times New Roman" w:hint="eastAsia"/>
                        <w:sz w:val="24"/>
                        <w:szCs w:val="24"/>
                      </w:rPr>
                    </w:rPrChange>
                  </w:rPr>
                  <w:delText>规则</w:delText>
                </w:r>
                <w:r w:rsidRPr="004D6B34" w:rsidDel="00CC2B67">
                  <w:rPr>
                    <w:rFonts w:ascii="Times New Roman" w:eastAsia="宋体" w:hAnsi="Times New Roman" w:cs="Times New Roman"/>
                    <w:szCs w:val="21"/>
                    <w:rPrChange w:id="5170" w:author="Windows 用户" w:date="2018-06-12T19:30:00Z">
                      <w:rPr>
                        <w:rFonts w:ascii="Times New Roman" w:eastAsia="宋体" w:hAnsi="Times New Roman" w:cs="Times New Roman"/>
                        <w:sz w:val="24"/>
                        <w:szCs w:val="24"/>
                      </w:rPr>
                    </w:rPrChange>
                  </w:rPr>
                  <w:delText>1</w:delText>
                </w:r>
                <w:r w:rsidRPr="004D6B34" w:rsidDel="00CC2B67">
                  <w:rPr>
                    <w:rFonts w:ascii="Times New Roman" w:eastAsia="宋体" w:hAnsi="Times New Roman" w:cs="Times New Roman" w:hint="eastAsia"/>
                    <w:szCs w:val="21"/>
                    <w:rPrChange w:id="5171" w:author="Windows 用户" w:date="2018-06-12T19:30:00Z">
                      <w:rPr>
                        <w:rFonts w:ascii="Times New Roman" w:eastAsia="宋体" w:hAnsi="Times New Roman" w:cs="Times New Roman" w:hint="eastAsia"/>
                        <w:sz w:val="24"/>
                        <w:szCs w:val="24"/>
                      </w:rPr>
                    </w:rPrChange>
                  </w:rPr>
                  <w:delText>：</w:delText>
                </w:r>
              </w:del>
            </w:ins>
            <w:ins w:id="5172" w:author="..." w:date="2018-06-12T11:18:00Z">
              <w:del w:id="5173" w:author="Windows 用户" w:date="2018-06-12T19:41:00Z">
                <w:r w:rsidRPr="004D6B34" w:rsidDel="00CC2B67">
                  <w:rPr>
                    <w:rFonts w:ascii="Times New Roman" w:eastAsia="宋体" w:hAnsi="Times New Roman" w:cs="Times New Roman" w:hint="eastAsia"/>
                    <w:szCs w:val="21"/>
                    <w:rPrChange w:id="5174" w:author="Windows 用户" w:date="2018-06-12T19:30:00Z">
                      <w:rPr>
                        <w:rFonts w:ascii="Times New Roman" w:eastAsia="宋体" w:hAnsi="Times New Roman" w:cs="Times New Roman" w:hint="eastAsia"/>
                        <w:sz w:val="24"/>
                        <w:szCs w:val="24"/>
                      </w:rPr>
                    </w:rPrChange>
                  </w:rPr>
                  <w:delText>设置应用程序的</w:delText>
                </w:r>
                <w:r w:rsidRPr="004D6B34" w:rsidDel="00CC2B67">
                  <w:rPr>
                    <w:rFonts w:ascii="Times New Roman" w:eastAsia="宋体" w:hAnsi="Times New Roman" w:cs="Times New Roman"/>
                    <w:szCs w:val="21"/>
                    <w:rPrChange w:id="5175" w:author="Windows 用户" w:date="2018-06-12T19:30:00Z">
                      <w:rPr>
                        <w:rFonts w:ascii="Times New Roman" w:eastAsia="宋体" w:hAnsi="Times New Roman" w:cs="Times New Roman"/>
                        <w:sz w:val="24"/>
                        <w:szCs w:val="24"/>
                      </w:rPr>
                    </w:rPrChange>
                  </w:rPr>
                  <w:delText>process</w:delText>
                </w:r>
                <w:r w:rsidRPr="004D6B34" w:rsidDel="00CC2B67">
                  <w:rPr>
                    <w:rFonts w:ascii="Times New Roman" w:eastAsia="宋体" w:hAnsi="Times New Roman" w:cs="Times New Roman" w:hint="eastAsia"/>
                    <w:szCs w:val="21"/>
                    <w:rPrChange w:id="5176" w:author="Windows 用户" w:date="2018-06-12T19:30:00Z">
                      <w:rPr>
                        <w:rFonts w:ascii="Times New Roman" w:eastAsia="宋体" w:hAnsi="Times New Roman" w:cs="Times New Roman" w:hint="eastAsia"/>
                        <w:sz w:val="24"/>
                        <w:szCs w:val="24"/>
                      </w:rPr>
                    </w:rPrChange>
                  </w:rPr>
                  <w:delText>属性值时，必须遵守</w:delText>
                </w:r>
                <w:r w:rsidRPr="004D6B34" w:rsidDel="00CC2B67">
                  <w:rPr>
                    <w:rFonts w:ascii="Times New Roman" w:eastAsia="宋体" w:hAnsi="Times New Roman" w:cs="Times New Roman"/>
                    <w:szCs w:val="21"/>
                    <w:rPrChange w:id="5177" w:author="Windows 用户" w:date="2018-06-12T19:30:00Z">
                      <w:rPr>
                        <w:rFonts w:ascii="Times New Roman" w:eastAsia="宋体" w:hAnsi="Times New Roman" w:cs="Times New Roman"/>
                        <w:sz w:val="24"/>
                        <w:szCs w:val="24"/>
                      </w:rPr>
                    </w:rPrChange>
                  </w:rPr>
                  <w:delText>Java</w:delText>
                </w:r>
                <w:r w:rsidRPr="004D6B34" w:rsidDel="00CC2B67">
                  <w:rPr>
                    <w:rFonts w:ascii="Times New Roman" w:eastAsia="宋体" w:hAnsi="Times New Roman" w:cs="Times New Roman" w:hint="eastAsia"/>
                    <w:szCs w:val="21"/>
                    <w:rPrChange w:id="5178" w:author="Windows 用户" w:date="2018-06-12T19:30:00Z">
                      <w:rPr>
                        <w:rFonts w:ascii="Times New Roman" w:eastAsia="宋体" w:hAnsi="Times New Roman" w:cs="Times New Roman" w:hint="eastAsia"/>
                        <w:sz w:val="24"/>
                        <w:szCs w:val="24"/>
                      </w:rPr>
                    </w:rPrChange>
                  </w:rPr>
                  <w:delText>包格式，</w:delText>
                </w:r>
              </w:del>
            </w:ins>
            <w:ins w:id="5179" w:author="..." w:date="2018-06-12T11:19:00Z">
              <w:del w:id="5180" w:author="Windows 用户" w:date="2018-06-12T19:41:00Z">
                <w:r w:rsidRPr="004D6B34" w:rsidDel="00CC2B67">
                  <w:rPr>
                    <w:rFonts w:ascii="Times New Roman" w:eastAsia="宋体" w:hAnsi="Times New Roman" w:cs="Times New Roman" w:hint="eastAsia"/>
                    <w:szCs w:val="21"/>
                    <w:rPrChange w:id="5181" w:author="Windows 用户" w:date="2018-06-12T19:30:00Z">
                      <w:rPr>
                        <w:rFonts w:ascii="Times New Roman" w:eastAsia="宋体" w:hAnsi="Times New Roman" w:cs="Times New Roman" w:hint="eastAsia"/>
                        <w:sz w:val="24"/>
                        <w:szCs w:val="24"/>
                      </w:rPr>
                    </w:rPrChange>
                  </w:rPr>
                  <w:delText>否则安装会出现错误。</w:delText>
                </w:r>
              </w:del>
            </w:ins>
          </w:p>
          <w:p w:rsidR="00F76376" w:rsidDel="00CC2B67" w:rsidRDefault="00793F6E">
            <w:pPr>
              <w:jc w:val="left"/>
              <w:rPr>
                <w:ins w:id="5182" w:author="..." w:date="2018-06-12T11:17:00Z"/>
                <w:del w:id="5183" w:author="Windows 用户" w:date="2018-06-12T19:41:00Z"/>
                <w:rFonts w:ascii="Times New Roman" w:eastAsia="宋体" w:hAnsi="Times New Roman" w:cs="Times New Roman"/>
                <w:sz w:val="24"/>
                <w:szCs w:val="24"/>
              </w:rPr>
              <w:pPrChange w:id="5184" w:author="Windows 用户" w:date="2018-06-12T19:30:00Z">
                <w:pPr>
                  <w:spacing w:line="400" w:lineRule="exact"/>
                  <w:ind w:firstLineChars="200" w:firstLine="480"/>
                </w:pPr>
              </w:pPrChange>
            </w:pPr>
            <w:ins w:id="5185" w:author="..." w:date="2018-06-12T11:20:00Z">
              <w:del w:id="5186" w:author="Windows 用户" w:date="2018-06-12T19:41:00Z">
                <w:r w:rsidRPr="004D6B34" w:rsidDel="00CC2B67">
                  <w:rPr>
                    <w:rFonts w:ascii="Times New Roman" w:eastAsia="宋体" w:hAnsi="Times New Roman" w:cs="Times New Roman" w:hint="eastAsia"/>
                    <w:szCs w:val="21"/>
                    <w:rPrChange w:id="5187" w:author="Windows 用户" w:date="2018-06-12T19:30:00Z">
                      <w:rPr>
                        <w:rFonts w:ascii="Times New Roman" w:eastAsia="宋体" w:hAnsi="Times New Roman" w:cs="Times New Roman" w:hint="eastAsia"/>
                        <w:sz w:val="24"/>
                        <w:szCs w:val="24"/>
                      </w:rPr>
                    </w:rPrChange>
                  </w:rPr>
                  <w:delText>规则</w:delText>
                </w:r>
                <w:r w:rsidRPr="004D6B34" w:rsidDel="00CC2B67">
                  <w:rPr>
                    <w:rFonts w:ascii="Times New Roman" w:eastAsia="宋体" w:hAnsi="Times New Roman" w:cs="Times New Roman"/>
                    <w:szCs w:val="21"/>
                    <w:rPrChange w:id="5188" w:author="Windows 用户" w:date="2018-06-12T19:30:00Z">
                      <w:rPr>
                        <w:rFonts w:ascii="Times New Roman" w:eastAsia="宋体" w:hAnsi="Times New Roman" w:cs="Times New Roman"/>
                        <w:sz w:val="24"/>
                        <w:szCs w:val="24"/>
                      </w:rPr>
                    </w:rPrChange>
                  </w:rPr>
                  <w:delText>2</w:delText>
                </w:r>
                <w:r w:rsidRPr="004D6B34" w:rsidDel="00CC2B67">
                  <w:rPr>
                    <w:rFonts w:ascii="Times New Roman" w:eastAsia="宋体" w:hAnsi="Times New Roman" w:cs="Times New Roman" w:hint="eastAsia"/>
                    <w:szCs w:val="21"/>
                    <w:rPrChange w:id="5189" w:author="Windows 用户" w:date="2018-06-12T19:30:00Z">
                      <w:rPr>
                        <w:rFonts w:ascii="Times New Roman" w:eastAsia="宋体" w:hAnsi="Times New Roman" w:cs="Times New Roman" w:hint="eastAsia"/>
                        <w:sz w:val="24"/>
                        <w:szCs w:val="24"/>
                      </w:rPr>
                    </w:rPrChange>
                  </w:rPr>
                  <w:delText>：</w:delText>
                </w:r>
              </w:del>
            </w:ins>
            <w:ins w:id="5190" w:author="..." w:date="2018-06-12T11:21:00Z">
              <w:del w:id="5191" w:author="Windows 用户" w:date="2018-06-12T19:41:00Z">
                <w:r w:rsidRPr="004D6B34" w:rsidDel="00CC2B67">
                  <w:rPr>
                    <w:rFonts w:ascii="Times New Roman" w:eastAsia="宋体" w:hAnsi="Times New Roman" w:cs="Times New Roman" w:hint="eastAsia"/>
                    <w:szCs w:val="21"/>
                    <w:rPrChange w:id="5192" w:author="Windows 用户" w:date="2018-06-12T19:30:00Z">
                      <w:rPr>
                        <w:rFonts w:ascii="Times New Roman" w:eastAsia="宋体" w:hAnsi="Times New Roman" w:cs="Times New Roman" w:hint="eastAsia"/>
                        <w:sz w:val="24"/>
                        <w:szCs w:val="24"/>
                      </w:rPr>
                    </w:rPrChange>
                  </w:rPr>
                  <w:delText>未</w:delText>
                </w:r>
              </w:del>
            </w:ins>
            <w:ins w:id="5193" w:author="..." w:date="2018-06-12T11:20:00Z">
              <w:del w:id="5194" w:author="Windows 用户" w:date="2018-06-12T19:41:00Z">
                <w:r w:rsidRPr="004D6B34" w:rsidDel="00CC2B67">
                  <w:rPr>
                    <w:rFonts w:ascii="Times New Roman" w:eastAsia="宋体" w:hAnsi="Times New Roman" w:cs="Times New Roman" w:hint="eastAsia"/>
                    <w:szCs w:val="21"/>
                    <w:rPrChange w:id="5195" w:author="Windows 用户" w:date="2018-06-12T19:30:00Z">
                      <w:rPr>
                        <w:rFonts w:ascii="Times New Roman" w:eastAsia="宋体" w:hAnsi="Times New Roman" w:cs="Times New Roman" w:hint="eastAsia"/>
                        <w:sz w:val="24"/>
                        <w:szCs w:val="24"/>
                      </w:rPr>
                    </w:rPrChange>
                  </w:rPr>
                  <w:delText>设置</w:delText>
                </w:r>
                <w:r w:rsidRPr="004D6B34" w:rsidDel="00CC2B67">
                  <w:rPr>
                    <w:rFonts w:ascii="Times New Roman" w:eastAsia="宋体" w:hAnsi="Times New Roman" w:cs="Times New Roman"/>
                    <w:szCs w:val="21"/>
                    <w:rPrChange w:id="5196" w:author="Windows 用户" w:date="2018-06-12T19:30:00Z">
                      <w:rPr>
                        <w:rFonts w:ascii="Times New Roman" w:eastAsia="宋体" w:hAnsi="Times New Roman" w:cs="Times New Roman"/>
                        <w:sz w:val="24"/>
                        <w:szCs w:val="24"/>
                      </w:rPr>
                    </w:rPrChange>
                  </w:rPr>
                  <w:delText>process</w:delText>
                </w:r>
                <w:r w:rsidRPr="004D6B34" w:rsidDel="00CC2B67">
                  <w:rPr>
                    <w:rFonts w:ascii="Times New Roman" w:eastAsia="宋体" w:hAnsi="Times New Roman" w:cs="Times New Roman" w:hint="eastAsia"/>
                    <w:szCs w:val="21"/>
                    <w:rPrChange w:id="5197" w:author="Windows 用户" w:date="2018-06-12T19:30:00Z">
                      <w:rPr>
                        <w:rFonts w:ascii="Times New Roman" w:eastAsia="宋体" w:hAnsi="Times New Roman" w:cs="Times New Roman" w:hint="eastAsia"/>
                        <w:sz w:val="24"/>
                        <w:szCs w:val="24"/>
                      </w:rPr>
                    </w:rPrChange>
                  </w:rPr>
                  <w:delText>属性时，应用程序（</w:delText>
                </w:r>
                <w:r w:rsidRPr="004D6B34" w:rsidDel="00CC2B67">
                  <w:rPr>
                    <w:rFonts w:ascii="Times New Roman" w:eastAsia="宋体" w:hAnsi="Times New Roman" w:cs="Times New Roman"/>
                    <w:szCs w:val="21"/>
                    <w:rPrChange w:id="5198" w:author="Windows 用户" w:date="2018-06-12T19:30:00Z">
                      <w:rPr>
                        <w:rFonts w:ascii="Times New Roman" w:eastAsia="宋体" w:hAnsi="Times New Roman" w:cs="Times New Roman"/>
                        <w:sz w:val="24"/>
                        <w:szCs w:val="24"/>
                      </w:rPr>
                    </w:rPrChange>
                  </w:rPr>
                  <w:delText>component</w:delText>
                </w:r>
                <w:r w:rsidRPr="004D6B34" w:rsidDel="00CC2B67">
                  <w:rPr>
                    <w:rFonts w:ascii="Times New Roman" w:eastAsia="宋体" w:hAnsi="Times New Roman" w:cs="Times New Roman" w:hint="eastAsia"/>
                    <w:szCs w:val="21"/>
                    <w:rPrChange w:id="5199" w:author="Windows 用户" w:date="2018-06-12T19:30:00Z">
                      <w:rPr>
                        <w:rFonts w:ascii="Times New Roman" w:eastAsia="宋体" w:hAnsi="Times New Roman" w:cs="Times New Roman" w:hint="eastAsia"/>
                        <w:sz w:val="24"/>
                        <w:szCs w:val="24"/>
                      </w:rPr>
                    </w:rPrChange>
                  </w:rPr>
                  <w:delText>）</w:delText>
                </w:r>
              </w:del>
            </w:ins>
            <w:ins w:id="5200" w:author="..." w:date="2018-06-12T11:21:00Z">
              <w:del w:id="5201" w:author="Windows 用户" w:date="2018-06-12T19:41:00Z">
                <w:r w:rsidRPr="004D6B34" w:rsidDel="00CC2B67">
                  <w:rPr>
                    <w:rFonts w:ascii="Times New Roman" w:eastAsia="宋体" w:hAnsi="Times New Roman" w:cs="Times New Roman" w:hint="eastAsia"/>
                    <w:szCs w:val="21"/>
                    <w:rPrChange w:id="5202" w:author="Windows 用户" w:date="2018-06-12T19:30:00Z">
                      <w:rPr>
                        <w:rFonts w:ascii="Times New Roman" w:eastAsia="宋体" w:hAnsi="Times New Roman" w:cs="Times New Roman" w:hint="eastAsia"/>
                        <w:sz w:val="24"/>
                        <w:szCs w:val="24"/>
                      </w:rPr>
                    </w:rPrChange>
                  </w:rPr>
                  <w:delText>进程名</w:delText>
                </w:r>
              </w:del>
            </w:ins>
            <w:ins w:id="5203" w:author="..." w:date="2018-06-12T11:20:00Z">
              <w:del w:id="5204" w:author="Windows 用户" w:date="2018-06-12T19:41:00Z">
                <w:r w:rsidRPr="004D6B34" w:rsidDel="00CC2B67">
                  <w:rPr>
                    <w:rFonts w:ascii="Times New Roman" w:eastAsia="宋体" w:hAnsi="Times New Roman" w:cs="Times New Roman" w:hint="eastAsia"/>
                    <w:szCs w:val="21"/>
                    <w:rPrChange w:id="5205" w:author="Windows 用户" w:date="2018-06-12T19:30:00Z">
                      <w:rPr>
                        <w:rFonts w:ascii="Times New Roman" w:eastAsia="宋体" w:hAnsi="Times New Roman" w:cs="Times New Roman" w:hint="eastAsia"/>
                        <w:sz w:val="24"/>
                        <w:szCs w:val="24"/>
                      </w:rPr>
                    </w:rPrChange>
                  </w:rPr>
                  <w:delText>默认为</w:delText>
                </w:r>
              </w:del>
            </w:ins>
            <w:ins w:id="5206" w:author="..." w:date="2018-06-12T11:21:00Z">
              <w:del w:id="5207" w:author="Windows 用户" w:date="2018-06-12T19:41:00Z">
                <w:r w:rsidRPr="004D6B34" w:rsidDel="00CC2B67">
                  <w:rPr>
                    <w:rFonts w:ascii="Times New Roman" w:eastAsia="宋体" w:hAnsi="Times New Roman" w:cs="Times New Roman" w:hint="eastAsia"/>
                    <w:szCs w:val="21"/>
                    <w:rPrChange w:id="5208" w:author="Windows 用户" w:date="2018-06-12T19:30:00Z">
                      <w:rPr>
                        <w:rFonts w:ascii="Times New Roman" w:eastAsia="宋体" w:hAnsi="Times New Roman" w:cs="Times New Roman" w:hint="eastAsia"/>
                        <w:sz w:val="24"/>
                        <w:szCs w:val="24"/>
                      </w:rPr>
                    </w:rPrChange>
                  </w:rPr>
                  <w:delText>项目包名。</w:delText>
                </w:r>
              </w:del>
            </w:ins>
          </w:p>
        </w:tc>
      </w:tr>
    </w:tbl>
    <w:p w:rsidR="00F76376" w:rsidRPr="00AF235D" w:rsidRDefault="00793F6E">
      <w:pPr>
        <w:spacing w:beforeLines="100" w:before="313" w:afterLines="50" w:after="156" w:line="360" w:lineRule="auto"/>
        <w:jc w:val="center"/>
        <w:outlineLvl w:val="1"/>
        <w:rPr>
          <w:del w:id="5209" w:author="..." w:date="2018-06-12T11:22:00Z"/>
          <w:rFonts w:ascii="Times New Roman" w:eastAsia="宋体" w:hAnsi="Times New Roman" w:cs="Times New Roman"/>
          <w:color w:val="000000"/>
          <w:sz w:val="28"/>
          <w:szCs w:val="28"/>
          <w:rPrChange w:id="5210" w:author="Windows 用户" w:date="2018-06-12T19:06:00Z">
            <w:rPr>
              <w:del w:id="5211" w:author="..." w:date="2018-06-12T11:22:00Z"/>
            </w:rPr>
          </w:rPrChange>
        </w:rPr>
        <w:pPrChange w:id="5212" w:author="Windows 用户" w:date="2018-06-12T19:06:00Z">
          <w:pPr>
            <w:pStyle w:val="2"/>
          </w:pPr>
        </w:pPrChange>
      </w:pPr>
      <w:del w:id="5213" w:author="..." w:date="2018-06-12T11:22:00Z">
        <w:r w:rsidRPr="00AF235D">
          <w:rPr>
            <w:rFonts w:ascii="Times New Roman" w:eastAsia="宋体" w:hAnsi="Times New Roman" w:cs="Times New Roman" w:hint="eastAsia"/>
            <w:b/>
            <w:bCs/>
            <w:color w:val="000000"/>
            <w:sz w:val="28"/>
            <w:szCs w:val="28"/>
            <w:rPrChange w:id="5214" w:author="Windows 用户" w:date="2018-06-12T19:06:00Z">
              <w:rPr>
                <w:rFonts w:hint="eastAsia"/>
              </w:rPr>
            </w:rPrChange>
          </w:rPr>
          <w:lastRenderedPageBreak/>
          <w:delText>（实验十）</w:delText>
        </w:r>
      </w:del>
    </w:p>
    <w:p w:rsidR="00F76376" w:rsidRPr="00AF235D" w:rsidRDefault="00793F6E">
      <w:pPr>
        <w:spacing w:beforeLines="100" w:before="313" w:afterLines="50" w:after="156" w:line="360" w:lineRule="auto"/>
        <w:jc w:val="center"/>
        <w:outlineLvl w:val="1"/>
        <w:rPr>
          <w:del w:id="5215" w:author="..." w:date="2018-06-12T11:22:00Z"/>
          <w:rFonts w:ascii="Times New Roman" w:eastAsia="宋体" w:hAnsi="Times New Roman" w:cs="Times New Roman"/>
          <w:color w:val="000000"/>
          <w:sz w:val="28"/>
          <w:szCs w:val="28"/>
          <w:rPrChange w:id="5216" w:author="Windows 用户" w:date="2018-06-12T19:06:00Z">
            <w:rPr>
              <w:del w:id="5217" w:author="..." w:date="2018-06-12T11:22:00Z"/>
            </w:rPr>
          </w:rPrChange>
        </w:rPr>
        <w:pPrChange w:id="5218" w:author="Windows 用户" w:date="2018-06-12T19:06:00Z">
          <w:pPr>
            <w:pStyle w:val="3"/>
          </w:pPr>
        </w:pPrChange>
      </w:pPr>
      <w:del w:id="5219" w:author="..." w:date="2018-06-12T11:22:00Z">
        <w:r w:rsidRPr="00AF235D">
          <w:rPr>
            <w:rFonts w:ascii="Times New Roman" w:eastAsia="宋体" w:hAnsi="Times New Roman" w:cs="Times New Roman"/>
            <w:b/>
            <w:bCs/>
            <w:color w:val="000000"/>
            <w:sz w:val="28"/>
            <w:szCs w:val="28"/>
            <w:rPrChange w:id="5220" w:author="Windows 用户" w:date="2018-06-12T19:06:00Z">
              <w:rPr/>
            </w:rPrChange>
          </w:rPr>
          <w:delText>4.1.1 process</w:delText>
        </w:r>
        <w:r w:rsidRPr="00AF235D">
          <w:rPr>
            <w:rFonts w:ascii="Times New Roman" w:eastAsia="宋体" w:hAnsi="Times New Roman" w:cs="Times New Roman" w:hint="eastAsia"/>
            <w:b/>
            <w:bCs/>
            <w:color w:val="000000"/>
            <w:sz w:val="28"/>
            <w:szCs w:val="28"/>
            <w:rPrChange w:id="5221" w:author="Windows 用户" w:date="2018-06-12T19:06:00Z">
              <w:rPr>
                <w:rFonts w:hint="eastAsia"/>
              </w:rPr>
            </w:rPrChange>
          </w:rPr>
          <w:delText>缺省值</w:delText>
        </w:r>
      </w:del>
    </w:p>
    <w:p w:rsidR="00F76376" w:rsidRPr="00AF235D" w:rsidRDefault="00793F6E">
      <w:pPr>
        <w:spacing w:beforeLines="100" w:before="313" w:afterLines="50" w:after="156" w:line="360" w:lineRule="auto"/>
        <w:jc w:val="center"/>
        <w:outlineLvl w:val="1"/>
        <w:rPr>
          <w:del w:id="5222" w:author="..." w:date="2018-06-12T11:22:00Z"/>
          <w:rFonts w:ascii="Times New Roman" w:eastAsia="宋体" w:hAnsi="Times New Roman" w:cs="Times New Roman"/>
          <w:b/>
          <w:bCs/>
          <w:color w:val="000000"/>
          <w:sz w:val="28"/>
          <w:szCs w:val="28"/>
          <w:rPrChange w:id="5223" w:author="Windows 用户" w:date="2018-06-12T19:06:00Z">
            <w:rPr>
              <w:del w:id="5224" w:author="..." w:date="2018-06-12T11:22:00Z"/>
            </w:rPr>
          </w:rPrChange>
        </w:rPr>
        <w:pPrChange w:id="5225" w:author="Windows 用户" w:date="2018-06-12T19:06:00Z">
          <w:pPr>
            <w:pStyle w:val="aa"/>
          </w:pPr>
        </w:pPrChange>
      </w:pPr>
      <w:del w:id="5226" w:author="..." w:date="2018-06-12T11:22:00Z">
        <w:r w:rsidRPr="00AF235D">
          <w:rPr>
            <w:rFonts w:ascii="Times New Roman" w:eastAsia="宋体" w:hAnsi="Times New Roman" w:cs="Times New Roman"/>
            <w:b/>
            <w:bCs/>
            <w:color w:val="000000"/>
            <w:sz w:val="28"/>
            <w:szCs w:val="28"/>
            <w:rPrChange w:id="5227" w:author="Windows 用户" w:date="2018-06-12T19:06:00Z">
              <w:rPr/>
            </w:rPrChange>
          </w:rPr>
          <w:delText>application.activity.process</w:delText>
        </w:r>
        <w:r w:rsidRPr="00AF235D">
          <w:rPr>
            <w:rFonts w:ascii="Times New Roman" w:eastAsia="宋体" w:hAnsi="Times New Roman" w:cs="Times New Roman" w:hint="eastAsia"/>
            <w:b/>
            <w:bCs/>
            <w:color w:val="000000"/>
            <w:sz w:val="28"/>
            <w:szCs w:val="28"/>
            <w:rPrChange w:id="5228" w:author="Windows 用户" w:date="2018-06-12T19:06:00Z">
              <w:rPr>
                <w:rFonts w:hint="eastAsia"/>
              </w:rPr>
            </w:rPrChange>
          </w:rPr>
          <w:delText>没有设置，启动</w:delText>
        </w:r>
        <w:r w:rsidRPr="00AF235D">
          <w:rPr>
            <w:rFonts w:ascii="Times New Roman" w:eastAsia="宋体" w:hAnsi="Times New Roman" w:cs="Times New Roman"/>
            <w:b/>
            <w:bCs/>
            <w:color w:val="000000"/>
            <w:sz w:val="28"/>
            <w:szCs w:val="28"/>
            <w:rPrChange w:id="5229" w:author="Windows 用户" w:date="2018-06-12T19:06:00Z">
              <w:rPr/>
            </w:rPrChange>
          </w:rPr>
          <w:delText>activity</w:delText>
        </w:r>
        <w:r w:rsidRPr="00AF235D">
          <w:rPr>
            <w:rFonts w:ascii="Times New Roman" w:eastAsia="宋体" w:hAnsi="Times New Roman" w:cs="Times New Roman" w:hint="eastAsia"/>
            <w:b/>
            <w:bCs/>
            <w:color w:val="000000"/>
            <w:sz w:val="28"/>
            <w:szCs w:val="28"/>
            <w:rPrChange w:id="5230" w:author="Windows 用户" w:date="2018-06-12T19:06:00Z">
              <w:rPr>
                <w:rFonts w:hint="eastAsia"/>
              </w:rPr>
            </w:rPrChange>
          </w:rPr>
          <w:delText>后，观察该</w:delText>
        </w:r>
        <w:r w:rsidRPr="00AF235D">
          <w:rPr>
            <w:rFonts w:ascii="Times New Roman" w:eastAsia="宋体" w:hAnsi="Times New Roman" w:cs="Times New Roman"/>
            <w:b/>
            <w:bCs/>
            <w:color w:val="000000"/>
            <w:sz w:val="28"/>
            <w:szCs w:val="28"/>
            <w:rPrChange w:id="5231" w:author="Windows 用户" w:date="2018-06-12T19:06:00Z">
              <w:rPr/>
            </w:rPrChange>
          </w:rPr>
          <w:delText>activity</w:delText>
        </w:r>
        <w:r w:rsidRPr="00AF235D">
          <w:rPr>
            <w:rFonts w:ascii="Times New Roman" w:eastAsia="宋体" w:hAnsi="Times New Roman" w:cs="Times New Roman" w:hint="eastAsia"/>
            <w:b/>
            <w:bCs/>
            <w:color w:val="000000"/>
            <w:sz w:val="28"/>
            <w:szCs w:val="28"/>
            <w:rPrChange w:id="5232" w:author="Windows 用户" w:date="2018-06-12T19:06:00Z">
              <w:rPr>
                <w:rFonts w:hint="eastAsia"/>
              </w:rPr>
            </w:rPrChange>
          </w:rPr>
          <w:delText>所在的进程及其属性；</w:delText>
        </w:r>
      </w:del>
    </w:p>
    <w:p w:rsidR="00F76376" w:rsidRPr="00AF235D" w:rsidRDefault="00793F6E">
      <w:pPr>
        <w:spacing w:beforeLines="100" w:before="313" w:afterLines="50" w:after="156" w:line="360" w:lineRule="auto"/>
        <w:jc w:val="center"/>
        <w:outlineLvl w:val="1"/>
        <w:rPr>
          <w:del w:id="5233" w:author="..." w:date="2018-06-12T11:22:00Z"/>
          <w:rFonts w:ascii="Times New Roman" w:eastAsia="宋体" w:hAnsi="Times New Roman" w:cs="Times New Roman"/>
          <w:b/>
          <w:bCs/>
          <w:color w:val="000000"/>
          <w:sz w:val="28"/>
          <w:szCs w:val="28"/>
          <w:rPrChange w:id="5234" w:author="Windows 用户" w:date="2018-06-12T19:06:00Z">
            <w:rPr>
              <w:del w:id="5235" w:author="..." w:date="2018-06-12T11:22:00Z"/>
            </w:rPr>
          </w:rPrChange>
        </w:rPr>
        <w:pPrChange w:id="5236" w:author="Windows 用户" w:date="2018-06-12T19:06:00Z">
          <w:pPr>
            <w:pStyle w:val="aa"/>
          </w:pPr>
        </w:pPrChange>
      </w:pPr>
      <w:del w:id="5237" w:author="..." w:date="2018-06-12T11:22:00Z">
        <w:r w:rsidRPr="00AF235D">
          <w:rPr>
            <w:rFonts w:ascii="Times New Roman" w:eastAsia="宋体" w:hAnsi="Times New Roman" w:cs="Times New Roman" w:hint="eastAsia"/>
            <w:b/>
            <w:bCs/>
            <w:color w:val="000000"/>
            <w:sz w:val="28"/>
            <w:szCs w:val="28"/>
            <w:rPrChange w:id="5238" w:author="Windows 用户" w:date="2018-06-12T19:06:00Z">
              <w:rPr>
                <w:rFonts w:hint="eastAsia"/>
              </w:rPr>
            </w:rPrChange>
          </w:rPr>
          <w:delText>运行</w:delText>
        </w:r>
        <w:r w:rsidRPr="00AF235D">
          <w:rPr>
            <w:rFonts w:ascii="Times New Roman" w:eastAsia="宋体" w:hAnsi="Times New Roman" w:cs="Times New Roman"/>
            <w:b/>
            <w:bCs/>
            <w:color w:val="000000"/>
            <w:sz w:val="28"/>
            <w:szCs w:val="28"/>
            <w:rPrChange w:id="5239"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240" w:author="Windows 用户" w:date="2018-06-12T19:06:00Z">
              <w:rPr>
                <w:rFonts w:hint="eastAsia"/>
              </w:rPr>
            </w:rPrChange>
          </w:rPr>
          <w:delText>：</w:delText>
        </w:r>
      </w:del>
    </w:p>
    <w:p w:rsidR="00F76376" w:rsidRPr="00AF235D" w:rsidRDefault="00793F6E">
      <w:pPr>
        <w:spacing w:beforeLines="100" w:before="313" w:afterLines="50" w:after="156" w:line="360" w:lineRule="auto"/>
        <w:jc w:val="center"/>
        <w:outlineLvl w:val="1"/>
        <w:rPr>
          <w:del w:id="5241" w:author="..." w:date="2018-06-12T11:22:00Z"/>
          <w:rFonts w:ascii="Times New Roman" w:eastAsia="宋体" w:hAnsi="Times New Roman" w:cs="Times New Roman"/>
          <w:b/>
          <w:bCs/>
          <w:color w:val="000000"/>
          <w:sz w:val="28"/>
          <w:szCs w:val="28"/>
          <w:rPrChange w:id="5242" w:author="Windows 用户" w:date="2018-06-12T19:06:00Z">
            <w:rPr>
              <w:del w:id="5243" w:author="..." w:date="2018-06-12T11:22:00Z"/>
            </w:rPr>
          </w:rPrChange>
        </w:rPr>
        <w:pPrChange w:id="5244" w:author="Windows 用户" w:date="2018-06-12T19:06:00Z">
          <w:pPr>
            <w:pStyle w:val="aa"/>
          </w:pPr>
        </w:pPrChange>
      </w:pPr>
      <w:del w:id="5245" w:author="..." w:date="2018-06-12T11:22:00Z">
        <w:r w:rsidRPr="00AF235D">
          <w:rPr>
            <w:rFonts w:ascii="Times New Roman" w:eastAsia="宋体" w:hAnsi="Times New Roman" w:cs="Times New Roman"/>
            <w:b/>
            <w:bCs/>
            <w:noProof/>
            <w:color w:val="000000"/>
            <w:sz w:val="28"/>
            <w:szCs w:val="28"/>
            <w:rPrChange w:id="5246" w:author="Windows 用户" w:date="2018-06-12T19:06:00Z">
              <w:rPr>
                <w:noProof/>
              </w:rPr>
            </w:rPrChange>
          </w:rPr>
          <w:drawing>
            <wp:inline distT="0" distB="0" distL="0" distR="0" wp14:anchorId="7DBB6E56" wp14:editId="1A84DD7E">
              <wp:extent cx="3885565" cy="1504315"/>
              <wp:effectExtent l="0" t="0" r="635"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44"/>
                      <a:stretch>
                        <a:fillRect/>
                      </a:stretch>
                    </pic:blipFill>
                    <pic:spPr>
                      <a:xfrm>
                        <a:off x="0" y="0"/>
                        <a:ext cx="3885714" cy="1504762"/>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247" w:author="..." w:date="2018-06-12T11:22:00Z"/>
          <w:rFonts w:ascii="Times New Roman" w:eastAsia="宋体" w:hAnsi="Times New Roman" w:cs="Times New Roman"/>
          <w:b/>
          <w:bCs/>
          <w:color w:val="000000"/>
          <w:sz w:val="28"/>
          <w:szCs w:val="28"/>
          <w:rPrChange w:id="5248" w:author="Windows 用户" w:date="2018-06-12T19:06:00Z">
            <w:rPr>
              <w:del w:id="5249" w:author="..." w:date="2018-06-12T11:22:00Z"/>
            </w:rPr>
          </w:rPrChange>
        </w:rPr>
        <w:pPrChange w:id="5250" w:author="Windows 用户" w:date="2018-06-12T19:06:00Z">
          <w:pPr>
            <w:pStyle w:val="aa"/>
          </w:pPr>
        </w:pPrChange>
      </w:pPr>
      <w:del w:id="5251" w:author="..." w:date="2018-06-12T11:22:00Z">
        <w:r w:rsidRPr="00AF235D">
          <w:rPr>
            <w:rFonts w:ascii="Times New Roman" w:eastAsia="宋体" w:hAnsi="Times New Roman" w:cs="Times New Roman"/>
            <w:b/>
            <w:bCs/>
            <w:color w:val="000000"/>
            <w:sz w:val="28"/>
            <w:szCs w:val="28"/>
            <w:rPrChange w:id="5252" w:author="Windows 用户" w:date="2018-06-12T19:06:00Z">
              <w:rPr/>
            </w:rPrChange>
          </w:rPr>
          <w:delText>Adb shell</w:delText>
        </w:r>
        <w:r w:rsidRPr="00AF235D">
          <w:rPr>
            <w:rFonts w:ascii="Times New Roman" w:eastAsia="宋体" w:hAnsi="Times New Roman" w:cs="Times New Roman" w:hint="eastAsia"/>
            <w:b/>
            <w:bCs/>
            <w:color w:val="000000"/>
            <w:sz w:val="28"/>
            <w:szCs w:val="28"/>
            <w:rPrChange w:id="5253" w:author="Windows 用户" w:date="2018-06-12T19:06:00Z">
              <w:rPr>
                <w:rFonts w:hint="eastAsia"/>
              </w:rPr>
            </w:rPrChange>
          </w:rPr>
          <w:delText>查看：</w:delText>
        </w:r>
      </w:del>
    </w:p>
    <w:p w:rsidR="00F76376" w:rsidRPr="00AF235D" w:rsidRDefault="00793F6E">
      <w:pPr>
        <w:spacing w:beforeLines="100" w:before="313" w:afterLines="50" w:after="156" w:line="360" w:lineRule="auto"/>
        <w:jc w:val="center"/>
        <w:outlineLvl w:val="1"/>
        <w:rPr>
          <w:del w:id="5254" w:author="..." w:date="2018-06-12T11:22:00Z"/>
          <w:rFonts w:ascii="Times New Roman" w:eastAsia="宋体" w:hAnsi="Times New Roman" w:cs="Times New Roman"/>
          <w:b/>
          <w:bCs/>
          <w:color w:val="000000"/>
          <w:sz w:val="28"/>
          <w:szCs w:val="28"/>
          <w:rPrChange w:id="5255" w:author="Windows 用户" w:date="2018-06-12T19:06:00Z">
            <w:rPr>
              <w:del w:id="5256" w:author="..." w:date="2018-06-12T11:22:00Z"/>
            </w:rPr>
          </w:rPrChange>
        </w:rPr>
        <w:pPrChange w:id="5257" w:author="Windows 用户" w:date="2018-06-12T19:06:00Z">
          <w:pPr/>
        </w:pPrChange>
      </w:pPr>
      <w:del w:id="5258" w:author="..." w:date="2018-06-12T11:22:00Z">
        <w:r w:rsidRPr="00AF235D">
          <w:rPr>
            <w:rFonts w:ascii="Times New Roman" w:eastAsia="宋体" w:hAnsi="Times New Roman" w:cs="Times New Roman"/>
            <w:b/>
            <w:bCs/>
            <w:noProof/>
            <w:color w:val="000000"/>
            <w:sz w:val="28"/>
            <w:szCs w:val="28"/>
            <w:rPrChange w:id="5259" w:author="Windows 用户" w:date="2018-06-12T19:06:00Z">
              <w:rPr>
                <w:noProof/>
              </w:rPr>
            </w:rPrChange>
          </w:rPr>
          <w:drawing>
            <wp:inline distT="0" distB="0" distL="0" distR="0" wp14:anchorId="7631F52D" wp14:editId="7597A758">
              <wp:extent cx="5274310" cy="315595"/>
              <wp:effectExtent l="0" t="0" r="254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45"/>
                      <a:stretch>
                        <a:fillRect/>
                      </a:stretch>
                    </pic:blipFill>
                    <pic:spPr>
                      <a:xfrm>
                        <a:off x="0" y="0"/>
                        <a:ext cx="5274310" cy="315595"/>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260" w:author="..." w:date="2018-06-12T11:22:00Z"/>
          <w:rFonts w:ascii="Times New Roman" w:eastAsia="宋体" w:hAnsi="Times New Roman" w:cs="Times New Roman"/>
          <w:b/>
          <w:bCs/>
          <w:color w:val="000000"/>
          <w:sz w:val="28"/>
          <w:szCs w:val="28"/>
          <w:rPrChange w:id="5261" w:author="Windows 用户" w:date="2018-06-12T19:06:00Z">
            <w:rPr>
              <w:del w:id="5262" w:author="..." w:date="2018-06-12T11:22:00Z"/>
            </w:rPr>
          </w:rPrChange>
        </w:rPr>
        <w:pPrChange w:id="5263" w:author="Windows 用户" w:date="2018-06-12T19:06:00Z">
          <w:pPr/>
        </w:pPrChange>
      </w:pPr>
      <w:del w:id="5264" w:author="..." w:date="2018-06-12T11:22:00Z">
        <w:r w:rsidRPr="00AF235D">
          <w:rPr>
            <w:rFonts w:ascii="Times New Roman" w:eastAsia="宋体" w:hAnsi="Times New Roman" w:cs="Times New Roman" w:hint="eastAsia"/>
            <w:b/>
            <w:bCs/>
            <w:color w:val="000000"/>
            <w:sz w:val="28"/>
            <w:szCs w:val="28"/>
            <w:rPrChange w:id="5265" w:author="Windows 用户" w:date="2018-06-12T19:06:00Z">
              <w:rPr>
                <w:rFonts w:hint="eastAsia"/>
              </w:rPr>
            </w:rPrChange>
          </w:rPr>
          <w:delText>可以看到在设置</w:delText>
        </w:r>
        <w:r w:rsidRPr="00AF235D">
          <w:rPr>
            <w:rFonts w:ascii="Times New Roman" w:eastAsia="宋体" w:hAnsi="Times New Roman" w:cs="Times New Roman"/>
            <w:b/>
            <w:bCs/>
            <w:color w:val="000000"/>
            <w:sz w:val="28"/>
            <w:szCs w:val="28"/>
            <w:rPrChange w:id="5266" w:author="Windows 用户" w:date="2018-06-12T19:06:00Z">
              <w:rPr/>
            </w:rPrChange>
          </w:rPr>
          <w:delText>process</w:delText>
        </w:r>
        <w:r w:rsidRPr="00AF235D">
          <w:rPr>
            <w:rFonts w:ascii="Times New Roman" w:eastAsia="宋体" w:hAnsi="Times New Roman" w:cs="Times New Roman" w:hint="eastAsia"/>
            <w:b/>
            <w:bCs/>
            <w:color w:val="000000"/>
            <w:sz w:val="28"/>
            <w:szCs w:val="28"/>
            <w:rPrChange w:id="5267" w:author="Windows 用户" w:date="2018-06-12T19:06:00Z">
              <w:rPr>
                <w:rFonts w:hint="eastAsia"/>
              </w:rPr>
            </w:rPrChange>
          </w:rPr>
          <w:delText>值时，默认为包名。</w:delText>
        </w:r>
      </w:del>
    </w:p>
    <w:p w:rsidR="00F76376" w:rsidRPr="00AF235D" w:rsidRDefault="00793F6E">
      <w:pPr>
        <w:spacing w:beforeLines="100" w:before="313" w:afterLines="50" w:after="156" w:line="360" w:lineRule="auto"/>
        <w:jc w:val="center"/>
        <w:outlineLvl w:val="1"/>
        <w:rPr>
          <w:del w:id="5268" w:author="..." w:date="2018-06-12T11:22:00Z"/>
          <w:rFonts w:ascii="Times New Roman" w:eastAsia="宋体" w:hAnsi="Times New Roman" w:cs="Times New Roman"/>
          <w:color w:val="000000"/>
          <w:sz w:val="28"/>
          <w:szCs w:val="28"/>
          <w:rPrChange w:id="5269" w:author="Windows 用户" w:date="2018-06-12T19:06:00Z">
            <w:rPr>
              <w:del w:id="5270" w:author="..." w:date="2018-06-12T11:22:00Z"/>
            </w:rPr>
          </w:rPrChange>
        </w:rPr>
        <w:pPrChange w:id="5271" w:author="Windows 用户" w:date="2018-06-12T19:06:00Z">
          <w:pPr>
            <w:pStyle w:val="3"/>
          </w:pPr>
        </w:pPrChange>
      </w:pPr>
      <w:del w:id="5272" w:author="..." w:date="2018-06-12T11:22:00Z">
        <w:r w:rsidRPr="00AF235D">
          <w:rPr>
            <w:rFonts w:ascii="Times New Roman" w:eastAsia="宋体" w:hAnsi="Times New Roman" w:cs="Times New Roman"/>
            <w:b/>
            <w:bCs/>
            <w:color w:val="000000"/>
            <w:sz w:val="28"/>
            <w:szCs w:val="28"/>
            <w:rPrChange w:id="5273" w:author="Windows 用户" w:date="2018-06-12T19:06:00Z">
              <w:rPr/>
            </w:rPrChange>
          </w:rPr>
          <w:delText>4.1.2 process</w:delText>
        </w:r>
        <w:r w:rsidRPr="00AF235D">
          <w:rPr>
            <w:rFonts w:ascii="Times New Roman" w:eastAsia="宋体" w:hAnsi="Times New Roman" w:cs="Times New Roman" w:hint="eastAsia"/>
            <w:b/>
            <w:bCs/>
            <w:color w:val="000000"/>
            <w:sz w:val="28"/>
            <w:szCs w:val="28"/>
            <w:rPrChange w:id="5274" w:author="Windows 用户" w:date="2018-06-12T19:06:00Z">
              <w:rPr>
                <w:rFonts w:hint="eastAsia"/>
              </w:rPr>
            </w:rPrChange>
          </w:rPr>
          <w:delText>值为非</w:delText>
        </w:r>
        <w:r w:rsidRPr="00AF235D">
          <w:rPr>
            <w:rFonts w:ascii="Times New Roman" w:eastAsia="宋体" w:hAnsi="Times New Roman" w:cs="Times New Roman"/>
            <w:b/>
            <w:bCs/>
            <w:color w:val="000000"/>
            <w:sz w:val="28"/>
            <w:szCs w:val="28"/>
            <w:rPrChange w:id="5275" w:author="Windows 用户" w:date="2018-06-12T19:06:00Z">
              <w:rPr/>
            </w:rPrChange>
          </w:rPr>
          <w:delText>Java</w:delText>
        </w:r>
        <w:r w:rsidRPr="00AF235D">
          <w:rPr>
            <w:rFonts w:ascii="Times New Roman" w:eastAsia="宋体" w:hAnsi="Times New Roman" w:cs="Times New Roman" w:hint="eastAsia"/>
            <w:b/>
            <w:bCs/>
            <w:color w:val="000000"/>
            <w:sz w:val="28"/>
            <w:szCs w:val="28"/>
            <w:rPrChange w:id="5276" w:author="Windows 用户" w:date="2018-06-12T19:06:00Z">
              <w:rPr>
                <w:rFonts w:hint="eastAsia"/>
              </w:rPr>
            </w:rPrChange>
          </w:rPr>
          <w:delText>包格式</w:delText>
        </w:r>
      </w:del>
    </w:p>
    <w:p w:rsidR="00F76376" w:rsidRPr="00AF235D" w:rsidRDefault="00793F6E">
      <w:pPr>
        <w:spacing w:beforeLines="100" w:before="313" w:afterLines="50" w:after="156" w:line="360" w:lineRule="auto"/>
        <w:jc w:val="center"/>
        <w:outlineLvl w:val="1"/>
        <w:rPr>
          <w:del w:id="5277" w:author="..." w:date="2018-06-12T11:22:00Z"/>
          <w:rFonts w:ascii="Times New Roman" w:eastAsia="宋体" w:hAnsi="Times New Roman" w:cs="Times New Roman"/>
          <w:b/>
          <w:bCs/>
          <w:color w:val="000000"/>
          <w:sz w:val="28"/>
          <w:szCs w:val="28"/>
          <w:rPrChange w:id="5278" w:author="Windows 用户" w:date="2018-06-12T19:06:00Z">
            <w:rPr>
              <w:del w:id="5279" w:author="..." w:date="2018-06-12T11:22:00Z"/>
            </w:rPr>
          </w:rPrChange>
        </w:rPr>
        <w:pPrChange w:id="5280" w:author="Windows 用户" w:date="2018-06-12T19:06:00Z">
          <w:pPr>
            <w:pStyle w:val="aa"/>
          </w:pPr>
        </w:pPrChange>
      </w:pPr>
      <w:del w:id="5281" w:author="..." w:date="2018-06-12T11:22:00Z">
        <w:r w:rsidRPr="00AF235D">
          <w:rPr>
            <w:rFonts w:ascii="Times New Roman" w:eastAsia="宋体" w:hAnsi="Times New Roman" w:cs="Times New Roman"/>
            <w:b/>
            <w:bCs/>
            <w:color w:val="000000"/>
            <w:sz w:val="28"/>
            <w:szCs w:val="28"/>
            <w:rPrChange w:id="5282" w:author="Windows 用户" w:date="2018-06-12T19:06:00Z">
              <w:rPr/>
            </w:rPrChange>
          </w:rPr>
          <w:delText>application.activity.process</w:delText>
        </w:r>
        <w:r w:rsidRPr="00AF235D">
          <w:rPr>
            <w:rFonts w:ascii="Times New Roman" w:eastAsia="宋体" w:hAnsi="Times New Roman" w:cs="Times New Roman" w:hint="eastAsia"/>
            <w:b/>
            <w:bCs/>
            <w:color w:val="000000"/>
            <w:sz w:val="28"/>
            <w:szCs w:val="28"/>
            <w:rPrChange w:id="5283" w:author="Windows 用户" w:date="2018-06-12T19:06:00Z">
              <w:rPr>
                <w:rFonts w:hint="eastAsia"/>
              </w:rPr>
            </w:rPrChange>
          </w:rPr>
          <w:delText>设置为其它格式的字符串时，</w:delText>
        </w:r>
        <w:r w:rsidRPr="00AF235D">
          <w:rPr>
            <w:rFonts w:ascii="Times New Roman" w:eastAsia="宋体" w:hAnsi="Times New Roman" w:cs="Times New Roman"/>
            <w:b/>
            <w:bCs/>
            <w:color w:val="000000"/>
            <w:sz w:val="28"/>
            <w:szCs w:val="28"/>
            <w:rPrChange w:id="5284" w:author="Windows 用户" w:date="2018-06-12T19:06:00Z">
              <w:rPr/>
            </w:rPrChange>
          </w:rPr>
          <w:delText>activity</w:delText>
        </w:r>
        <w:r w:rsidRPr="00AF235D">
          <w:rPr>
            <w:rFonts w:ascii="Times New Roman" w:eastAsia="宋体" w:hAnsi="Times New Roman" w:cs="Times New Roman" w:hint="eastAsia"/>
            <w:b/>
            <w:bCs/>
            <w:color w:val="000000"/>
            <w:sz w:val="28"/>
            <w:szCs w:val="28"/>
            <w:rPrChange w:id="5285" w:author="Windows 用户" w:date="2018-06-12T19:06:00Z">
              <w:rPr>
                <w:rFonts w:hint="eastAsia"/>
              </w:rPr>
            </w:rPrChange>
          </w:rPr>
          <w:delText>能否启动，如果能否启动呢？将项目</w:delText>
        </w:r>
        <w:r w:rsidRPr="00AF235D">
          <w:rPr>
            <w:rFonts w:ascii="Times New Roman" w:eastAsia="宋体" w:hAnsi="Times New Roman" w:cs="Times New Roman"/>
            <w:b/>
            <w:bCs/>
            <w:color w:val="000000"/>
            <w:sz w:val="28"/>
            <w:szCs w:val="28"/>
            <w:rPrChange w:id="5286"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287" w:author="Windows 用户" w:date="2018-06-12T19:06:00Z">
              <w:rPr>
                <w:rFonts w:hint="eastAsia"/>
              </w:rPr>
            </w:rPrChange>
          </w:rPr>
          <w:delText>的</w:delText>
        </w:r>
        <w:r w:rsidRPr="00AF235D">
          <w:rPr>
            <w:rFonts w:ascii="Times New Roman" w:eastAsia="宋体" w:hAnsi="Times New Roman" w:cs="Times New Roman"/>
            <w:b/>
            <w:bCs/>
            <w:color w:val="000000"/>
            <w:sz w:val="28"/>
            <w:szCs w:val="28"/>
            <w:rPrChange w:id="5288" w:author="Windows 用户" w:date="2018-06-12T19:06:00Z">
              <w:rPr/>
            </w:rPrChange>
          </w:rPr>
          <w:delText>firstactivity.process=”abcdef”</w:delText>
        </w:r>
        <w:r w:rsidRPr="00AF235D">
          <w:rPr>
            <w:rFonts w:ascii="Times New Roman" w:eastAsia="宋体" w:hAnsi="Times New Roman" w:cs="Times New Roman" w:hint="eastAsia"/>
            <w:b/>
            <w:bCs/>
            <w:color w:val="000000"/>
            <w:sz w:val="28"/>
            <w:szCs w:val="28"/>
            <w:rPrChange w:id="5289" w:author="Windows 用户" w:date="2018-06-12T19:06:00Z">
              <w:rPr>
                <w:rFonts w:hint="eastAsia"/>
              </w:rPr>
            </w:rPrChange>
          </w:rPr>
          <w:delText>，安装</w:delText>
        </w:r>
        <w:r w:rsidRPr="00AF235D">
          <w:rPr>
            <w:rFonts w:ascii="Times New Roman" w:eastAsia="宋体" w:hAnsi="Times New Roman" w:cs="Times New Roman"/>
            <w:b/>
            <w:bCs/>
            <w:color w:val="000000"/>
            <w:sz w:val="28"/>
            <w:szCs w:val="28"/>
            <w:rPrChange w:id="5290"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291" w:author="Windows 用户" w:date="2018-06-12T19:06:00Z">
              <w:rPr>
                <w:rFonts w:hint="eastAsia"/>
              </w:rPr>
            </w:rPrChange>
          </w:rPr>
          <w:delText>出错：</w:delText>
        </w:r>
      </w:del>
    </w:p>
    <w:p w:rsidR="00F76376" w:rsidRPr="00AF235D" w:rsidRDefault="00793F6E">
      <w:pPr>
        <w:spacing w:beforeLines="100" w:before="313" w:afterLines="50" w:after="156" w:line="360" w:lineRule="auto"/>
        <w:jc w:val="center"/>
        <w:outlineLvl w:val="1"/>
        <w:rPr>
          <w:del w:id="5292" w:author="..." w:date="2018-06-12T11:22:00Z"/>
          <w:rFonts w:ascii="Times New Roman" w:eastAsia="宋体" w:hAnsi="Times New Roman" w:cs="Times New Roman"/>
          <w:b/>
          <w:bCs/>
          <w:color w:val="000000"/>
          <w:sz w:val="28"/>
          <w:szCs w:val="28"/>
          <w:rPrChange w:id="5293" w:author="Windows 用户" w:date="2018-06-12T19:06:00Z">
            <w:rPr>
              <w:del w:id="5294" w:author="..." w:date="2018-06-12T11:22:00Z"/>
            </w:rPr>
          </w:rPrChange>
        </w:rPr>
        <w:pPrChange w:id="5295" w:author="Windows 用户" w:date="2018-06-12T19:06:00Z">
          <w:pPr/>
        </w:pPrChange>
      </w:pPr>
      <w:del w:id="5296" w:author="..." w:date="2018-06-12T11:22:00Z">
        <w:r w:rsidRPr="00AF235D">
          <w:rPr>
            <w:rFonts w:ascii="Times New Roman" w:eastAsia="宋体" w:hAnsi="Times New Roman" w:cs="Times New Roman"/>
            <w:b/>
            <w:bCs/>
            <w:noProof/>
            <w:color w:val="000000"/>
            <w:sz w:val="28"/>
            <w:szCs w:val="28"/>
            <w:rPrChange w:id="5297" w:author="Windows 用户" w:date="2018-06-12T19:06:00Z">
              <w:rPr>
                <w:noProof/>
              </w:rPr>
            </w:rPrChange>
          </w:rPr>
          <w:drawing>
            <wp:inline distT="0" distB="0" distL="0" distR="0" wp14:anchorId="55FBDFAA" wp14:editId="3AC070F9">
              <wp:extent cx="5274310" cy="817245"/>
              <wp:effectExtent l="0" t="0" r="254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6"/>
                      <a:stretch>
                        <a:fillRect/>
                      </a:stretch>
                    </pic:blipFill>
                    <pic:spPr>
                      <a:xfrm>
                        <a:off x="0" y="0"/>
                        <a:ext cx="5274310" cy="817245"/>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298" w:author="..." w:date="2018-06-12T11:22:00Z"/>
          <w:rFonts w:ascii="Times New Roman" w:eastAsia="宋体" w:hAnsi="Times New Roman" w:cs="Times New Roman"/>
          <w:color w:val="000000"/>
          <w:sz w:val="28"/>
          <w:szCs w:val="28"/>
          <w:rPrChange w:id="5299" w:author="Windows 用户" w:date="2018-06-12T19:06:00Z">
            <w:rPr>
              <w:del w:id="5300" w:author="..." w:date="2018-06-12T11:22:00Z"/>
            </w:rPr>
          </w:rPrChange>
        </w:rPr>
        <w:pPrChange w:id="5301" w:author="Windows 用户" w:date="2018-06-12T19:06:00Z">
          <w:pPr>
            <w:pStyle w:val="3"/>
          </w:pPr>
        </w:pPrChange>
      </w:pPr>
      <w:del w:id="5302" w:author="..." w:date="2018-06-12T11:22:00Z">
        <w:r w:rsidRPr="00AF235D">
          <w:rPr>
            <w:rFonts w:ascii="Times New Roman" w:eastAsia="宋体" w:hAnsi="Times New Roman" w:cs="Times New Roman"/>
            <w:b/>
            <w:bCs/>
            <w:color w:val="000000"/>
            <w:sz w:val="28"/>
            <w:szCs w:val="28"/>
            <w:rPrChange w:id="5303" w:author="Windows 用户" w:date="2018-06-12T19:06:00Z">
              <w:rPr/>
            </w:rPrChange>
          </w:rPr>
          <w:delText>4.1.3 process</w:delText>
        </w:r>
        <w:r w:rsidRPr="00AF235D">
          <w:rPr>
            <w:rFonts w:ascii="Times New Roman" w:eastAsia="宋体" w:hAnsi="Times New Roman" w:cs="Times New Roman" w:hint="eastAsia"/>
            <w:b/>
            <w:bCs/>
            <w:color w:val="000000"/>
            <w:sz w:val="28"/>
            <w:szCs w:val="28"/>
            <w:rPrChange w:id="5304" w:author="Windows 用户" w:date="2018-06-12T19:06:00Z">
              <w:rPr>
                <w:rFonts w:hint="eastAsia"/>
              </w:rPr>
            </w:rPrChange>
          </w:rPr>
          <w:delText>值为</w:delText>
        </w:r>
        <w:r w:rsidRPr="00AF235D">
          <w:rPr>
            <w:rFonts w:ascii="Times New Roman" w:eastAsia="宋体" w:hAnsi="Times New Roman" w:cs="Times New Roman"/>
            <w:b/>
            <w:bCs/>
            <w:color w:val="000000"/>
            <w:sz w:val="28"/>
            <w:szCs w:val="28"/>
            <w:rPrChange w:id="5305" w:author="Windows 用户" w:date="2018-06-12T19:06:00Z">
              <w:rPr/>
            </w:rPrChange>
          </w:rPr>
          <w:delText>Java</w:delText>
        </w:r>
        <w:r w:rsidRPr="00AF235D">
          <w:rPr>
            <w:rFonts w:ascii="Times New Roman" w:eastAsia="宋体" w:hAnsi="Times New Roman" w:cs="Times New Roman" w:hint="eastAsia"/>
            <w:b/>
            <w:bCs/>
            <w:color w:val="000000"/>
            <w:sz w:val="28"/>
            <w:szCs w:val="28"/>
            <w:rPrChange w:id="5306" w:author="Windows 用户" w:date="2018-06-12T19:06:00Z">
              <w:rPr>
                <w:rFonts w:hint="eastAsia"/>
              </w:rPr>
            </w:rPrChange>
          </w:rPr>
          <w:delText>包格式</w:delText>
        </w:r>
      </w:del>
    </w:p>
    <w:p w:rsidR="00F76376" w:rsidRPr="00AF235D" w:rsidRDefault="00793F6E">
      <w:pPr>
        <w:spacing w:beforeLines="100" w:before="313" w:afterLines="50" w:after="156" w:line="360" w:lineRule="auto"/>
        <w:jc w:val="center"/>
        <w:outlineLvl w:val="1"/>
        <w:rPr>
          <w:del w:id="5307" w:author="..." w:date="2018-06-12T11:22:00Z"/>
          <w:rFonts w:ascii="Times New Roman" w:eastAsia="宋体" w:hAnsi="Times New Roman" w:cs="Times New Roman"/>
          <w:b/>
          <w:bCs/>
          <w:color w:val="000000"/>
          <w:sz w:val="28"/>
          <w:szCs w:val="28"/>
          <w:rPrChange w:id="5308" w:author="Windows 用户" w:date="2018-06-12T19:06:00Z">
            <w:rPr>
              <w:del w:id="5309" w:author="..." w:date="2018-06-12T11:22:00Z"/>
            </w:rPr>
          </w:rPrChange>
        </w:rPr>
        <w:pPrChange w:id="5310" w:author="Windows 用户" w:date="2018-06-12T19:06:00Z">
          <w:pPr>
            <w:pStyle w:val="aa"/>
          </w:pPr>
        </w:pPrChange>
      </w:pPr>
      <w:del w:id="5311" w:author="..." w:date="2018-06-12T11:22:00Z">
        <w:r w:rsidRPr="00AF235D">
          <w:rPr>
            <w:rFonts w:ascii="Times New Roman" w:eastAsia="宋体" w:hAnsi="Times New Roman" w:cs="Times New Roman"/>
            <w:b/>
            <w:bCs/>
            <w:color w:val="000000"/>
            <w:sz w:val="28"/>
            <w:szCs w:val="28"/>
            <w:rPrChange w:id="5312" w:author="Windows 用户" w:date="2018-06-12T19:06:00Z">
              <w:rPr/>
            </w:rPrChange>
          </w:rPr>
          <w:delText>application.activity.process</w:delText>
        </w:r>
        <w:r w:rsidRPr="00AF235D">
          <w:rPr>
            <w:rFonts w:ascii="Times New Roman" w:eastAsia="宋体" w:hAnsi="Times New Roman" w:cs="Times New Roman" w:hint="eastAsia"/>
            <w:b/>
            <w:bCs/>
            <w:color w:val="000000"/>
            <w:sz w:val="28"/>
            <w:szCs w:val="28"/>
            <w:rPrChange w:id="5313" w:author="Windows 用户" w:date="2018-06-12T19:06:00Z">
              <w:rPr>
                <w:rFonts w:hint="eastAsia"/>
              </w:rPr>
            </w:rPrChange>
          </w:rPr>
          <w:delText>设置为</w:delText>
        </w:r>
        <w:r w:rsidRPr="00AF235D">
          <w:rPr>
            <w:rFonts w:ascii="Times New Roman" w:eastAsia="宋体" w:hAnsi="Times New Roman" w:cs="Times New Roman"/>
            <w:b/>
            <w:bCs/>
            <w:color w:val="000000"/>
            <w:sz w:val="28"/>
            <w:szCs w:val="28"/>
            <w:rPrChange w:id="5314" w:author="Windows 用户" w:date="2018-06-12T19:06:00Z">
              <w:rPr/>
            </w:rPrChange>
          </w:rPr>
          <w:delText>XXX.XXX.XXX  java</w:delText>
        </w:r>
        <w:r w:rsidRPr="00AF235D">
          <w:rPr>
            <w:rFonts w:ascii="Times New Roman" w:eastAsia="宋体" w:hAnsi="Times New Roman" w:cs="Times New Roman" w:hint="eastAsia"/>
            <w:b/>
            <w:bCs/>
            <w:color w:val="000000"/>
            <w:sz w:val="28"/>
            <w:szCs w:val="28"/>
            <w:rPrChange w:id="5315" w:author="Windows 用户" w:date="2018-06-12T19:06:00Z">
              <w:rPr>
                <w:rFonts w:hint="eastAsia"/>
              </w:rPr>
            </w:rPrChange>
          </w:rPr>
          <w:delText>包格式时，且该包不是已安装的某个包，观察该</w:delText>
        </w:r>
        <w:r w:rsidRPr="00AF235D">
          <w:rPr>
            <w:rFonts w:ascii="Times New Roman" w:eastAsia="宋体" w:hAnsi="Times New Roman" w:cs="Times New Roman"/>
            <w:b/>
            <w:bCs/>
            <w:color w:val="000000"/>
            <w:sz w:val="28"/>
            <w:szCs w:val="28"/>
            <w:rPrChange w:id="5316" w:author="Windows 用户" w:date="2018-06-12T19:06:00Z">
              <w:rPr/>
            </w:rPrChange>
          </w:rPr>
          <w:delText>activity</w:delText>
        </w:r>
        <w:r w:rsidRPr="00AF235D">
          <w:rPr>
            <w:rFonts w:ascii="Times New Roman" w:eastAsia="宋体" w:hAnsi="Times New Roman" w:cs="Times New Roman" w:hint="eastAsia"/>
            <w:b/>
            <w:bCs/>
            <w:color w:val="000000"/>
            <w:sz w:val="28"/>
            <w:szCs w:val="28"/>
            <w:rPrChange w:id="5317" w:author="Windows 用户" w:date="2018-06-12T19:06:00Z">
              <w:rPr>
                <w:rFonts w:hint="eastAsia"/>
              </w:rPr>
            </w:rPrChange>
          </w:rPr>
          <w:delText>所在的进程及其属性；项目</w:delText>
        </w:r>
        <w:r w:rsidRPr="00AF235D">
          <w:rPr>
            <w:rFonts w:ascii="Times New Roman" w:eastAsia="宋体" w:hAnsi="Times New Roman" w:cs="Times New Roman"/>
            <w:b/>
            <w:bCs/>
            <w:color w:val="000000"/>
            <w:sz w:val="28"/>
            <w:szCs w:val="28"/>
            <w:rPrChange w:id="5318"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319" w:author="Windows 用户" w:date="2018-06-12T19:06:00Z">
              <w:rPr>
                <w:rFonts w:hint="eastAsia"/>
              </w:rPr>
            </w:rPrChange>
          </w:rPr>
          <w:delText>的</w:delText>
        </w:r>
        <w:r w:rsidRPr="00AF235D">
          <w:rPr>
            <w:rFonts w:ascii="Times New Roman" w:eastAsia="宋体" w:hAnsi="Times New Roman" w:cs="Times New Roman"/>
            <w:b/>
            <w:bCs/>
            <w:color w:val="000000"/>
            <w:sz w:val="28"/>
            <w:szCs w:val="28"/>
            <w:rPrChange w:id="5320" w:author="Windows 用户" w:date="2018-06-12T19:06:00Z">
              <w:rPr/>
            </w:rPrChange>
          </w:rPr>
          <w:delText>firstactivity.process=”a.b.c.d.e.f”</w:delText>
        </w:r>
        <w:r w:rsidRPr="00AF235D">
          <w:rPr>
            <w:rFonts w:ascii="Times New Roman" w:eastAsia="宋体" w:hAnsi="Times New Roman" w:cs="Times New Roman" w:hint="eastAsia"/>
            <w:b/>
            <w:bCs/>
            <w:color w:val="000000"/>
            <w:sz w:val="28"/>
            <w:szCs w:val="28"/>
            <w:rPrChange w:id="5321" w:author="Windows 用户" w:date="2018-06-12T19:06:00Z">
              <w:rPr>
                <w:rFonts w:hint="eastAsia"/>
              </w:rPr>
            </w:rPrChange>
          </w:rPr>
          <w:delText>，运行</w:delText>
        </w:r>
        <w:r w:rsidRPr="00AF235D">
          <w:rPr>
            <w:rFonts w:ascii="Times New Roman" w:eastAsia="宋体" w:hAnsi="Times New Roman" w:cs="Times New Roman"/>
            <w:b/>
            <w:bCs/>
            <w:color w:val="000000"/>
            <w:sz w:val="28"/>
            <w:szCs w:val="28"/>
            <w:rPrChange w:id="5322"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323" w:author="Windows 用户" w:date="2018-06-12T19:06:00Z">
              <w:rPr>
                <w:rFonts w:hint="eastAsia"/>
              </w:rPr>
            </w:rPrChange>
          </w:rPr>
          <w:delText>：</w:delText>
        </w:r>
      </w:del>
    </w:p>
    <w:p w:rsidR="00F76376" w:rsidRPr="00AF235D" w:rsidRDefault="00793F6E">
      <w:pPr>
        <w:spacing w:beforeLines="100" w:before="313" w:afterLines="50" w:after="156" w:line="360" w:lineRule="auto"/>
        <w:jc w:val="center"/>
        <w:outlineLvl w:val="1"/>
        <w:rPr>
          <w:del w:id="5324" w:author="..." w:date="2018-06-12T11:22:00Z"/>
          <w:rFonts w:ascii="Times New Roman" w:eastAsia="宋体" w:hAnsi="Times New Roman" w:cs="Times New Roman"/>
          <w:b/>
          <w:bCs/>
          <w:color w:val="000000"/>
          <w:sz w:val="28"/>
          <w:szCs w:val="28"/>
          <w:rPrChange w:id="5325" w:author="Windows 用户" w:date="2018-06-12T19:06:00Z">
            <w:rPr>
              <w:del w:id="5326" w:author="..." w:date="2018-06-12T11:22:00Z"/>
            </w:rPr>
          </w:rPrChange>
        </w:rPr>
        <w:pPrChange w:id="5327" w:author="Windows 用户" w:date="2018-06-12T19:06:00Z">
          <w:pPr>
            <w:pStyle w:val="aa"/>
          </w:pPr>
        </w:pPrChange>
      </w:pPr>
      <w:del w:id="5328" w:author="..." w:date="2018-06-12T11:22:00Z">
        <w:r w:rsidRPr="00AF235D">
          <w:rPr>
            <w:rFonts w:ascii="Times New Roman" w:eastAsia="宋体" w:hAnsi="Times New Roman" w:cs="Times New Roman"/>
            <w:b/>
            <w:bCs/>
            <w:noProof/>
            <w:color w:val="000000"/>
            <w:sz w:val="28"/>
            <w:szCs w:val="28"/>
            <w:rPrChange w:id="5329" w:author="Windows 用户" w:date="2018-06-12T19:06:00Z">
              <w:rPr>
                <w:noProof/>
              </w:rPr>
            </w:rPrChange>
          </w:rPr>
          <w:drawing>
            <wp:inline distT="0" distB="0" distL="0" distR="0" wp14:anchorId="03BACFBC" wp14:editId="30C01984">
              <wp:extent cx="4057015" cy="1542415"/>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47"/>
                      <a:stretch>
                        <a:fillRect/>
                      </a:stretch>
                    </pic:blipFill>
                    <pic:spPr>
                      <a:xfrm>
                        <a:off x="0" y="0"/>
                        <a:ext cx="4057143" cy="1542857"/>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330" w:author="..." w:date="2018-06-12T11:22:00Z"/>
          <w:rFonts w:ascii="Times New Roman" w:eastAsia="宋体" w:hAnsi="Times New Roman" w:cs="Times New Roman"/>
          <w:b/>
          <w:bCs/>
          <w:color w:val="000000"/>
          <w:sz w:val="28"/>
          <w:szCs w:val="28"/>
          <w:rPrChange w:id="5331" w:author="Windows 用户" w:date="2018-06-12T19:06:00Z">
            <w:rPr>
              <w:del w:id="5332" w:author="..." w:date="2018-06-12T11:22:00Z"/>
            </w:rPr>
          </w:rPrChange>
        </w:rPr>
        <w:pPrChange w:id="5333" w:author="Windows 用户" w:date="2018-06-12T19:06:00Z">
          <w:pPr/>
        </w:pPrChange>
      </w:pPr>
      <w:del w:id="5334" w:author="..." w:date="2018-06-12T11:22:00Z">
        <w:r w:rsidRPr="00AF235D">
          <w:rPr>
            <w:rFonts w:ascii="Times New Roman" w:eastAsia="宋体" w:hAnsi="Times New Roman" w:cs="Times New Roman"/>
            <w:b/>
            <w:bCs/>
            <w:noProof/>
            <w:color w:val="000000"/>
            <w:sz w:val="28"/>
            <w:szCs w:val="28"/>
            <w:rPrChange w:id="5335" w:author="Windows 用户" w:date="2018-06-12T19:06:00Z">
              <w:rPr>
                <w:noProof/>
              </w:rPr>
            </w:rPrChange>
          </w:rPr>
          <w:drawing>
            <wp:inline distT="0" distB="0" distL="0" distR="0" wp14:anchorId="549FBBF6" wp14:editId="0EFAB27F">
              <wp:extent cx="5274310" cy="626110"/>
              <wp:effectExtent l="0" t="0" r="254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48"/>
                      <a:stretch>
                        <a:fillRect/>
                      </a:stretch>
                    </pic:blipFill>
                    <pic:spPr>
                      <a:xfrm>
                        <a:off x="0" y="0"/>
                        <a:ext cx="5274310" cy="626110"/>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336" w:author="..." w:date="2018-06-12T11:22:00Z"/>
          <w:rFonts w:ascii="Times New Roman" w:eastAsia="宋体" w:hAnsi="Times New Roman" w:cs="Times New Roman"/>
          <w:b/>
          <w:bCs/>
          <w:color w:val="000000"/>
          <w:sz w:val="28"/>
          <w:szCs w:val="28"/>
          <w:rPrChange w:id="5337" w:author="Windows 用户" w:date="2018-06-12T19:06:00Z">
            <w:rPr>
              <w:del w:id="5338" w:author="..." w:date="2018-06-12T11:22:00Z"/>
            </w:rPr>
          </w:rPrChange>
        </w:rPr>
        <w:pPrChange w:id="5339" w:author="Windows 用户" w:date="2018-06-12T19:06:00Z">
          <w:pPr/>
        </w:pPrChange>
      </w:pPr>
      <w:del w:id="5340" w:author="..." w:date="2018-06-12T11:22:00Z">
        <w:r w:rsidRPr="00AF235D">
          <w:rPr>
            <w:rFonts w:ascii="Times New Roman" w:eastAsia="宋体" w:hAnsi="Times New Roman" w:cs="Times New Roman" w:hint="eastAsia"/>
            <w:b/>
            <w:bCs/>
            <w:color w:val="000000"/>
            <w:sz w:val="28"/>
            <w:szCs w:val="28"/>
            <w:rPrChange w:id="5341" w:author="Windows 用户" w:date="2018-06-12T19:06:00Z">
              <w:rPr>
                <w:rFonts w:hint="eastAsia"/>
              </w:rPr>
            </w:rPrChange>
          </w:rPr>
          <w:delText>程序可以正常运行，进程名使我们指定的名称。</w:delText>
        </w:r>
      </w:del>
    </w:p>
    <w:p w:rsidR="00F76376" w:rsidRPr="00AF235D" w:rsidRDefault="00793F6E">
      <w:pPr>
        <w:spacing w:beforeLines="100" w:before="313" w:afterLines="50" w:after="156" w:line="360" w:lineRule="auto"/>
        <w:jc w:val="center"/>
        <w:outlineLvl w:val="1"/>
        <w:rPr>
          <w:del w:id="5342" w:author="..." w:date="2018-06-12T11:22:00Z"/>
          <w:rFonts w:ascii="Times New Roman" w:eastAsia="宋体" w:hAnsi="Times New Roman" w:cs="Times New Roman"/>
          <w:color w:val="000000"/>
          <w:sz w:val="28"/>
          <w:szCs w:val="28"/>
          <w:rPrChange w:id="5343" w:author="Windows 用户" w:date="2018-06-12T19:06:00Z">
            <w:rPr>
              <w:del w:id="5344" w:author="..." w:date="2018-06-12T11:22:00Z"/>
            </w:rPr>
          </w:rPrChange>
        </w:rPr>
        <w:pPrChange w:id="5345" w:author="Windows 用户" w:date="2018-06-12T19:06:00Z">
          <w:pPr>
            <w:pStyle w:val="3"/>
          </w:pPr>
        </w:pPrChange>
      </w:pPr>
      <w:del w:id="5346" w:author="..." w:date="2018-06-12T11:22:00Z">
        <w:r w:rsidRPr="00AF235D">
          <w:rPr>
            <w:rFonts w:ascii="Times New Roman" w:eastAsia="宋体" w:hAnsi="Times New Roman" w:cs="Times New Roman"/>
            <w:b/>
            <w:bCs/>
            <w:color w:val="000000"/>
            <w:sz w:val="28"/>
            <w:szCs w:val="28"/>
            <w:rPrChange w:id="5347" w:author="Windows 用户" w:date="2018-06-12T19:06:00Z">
              <w:rPr/>
            </w:rPrChange>
          </w:rPr>
          <w:delText>4.1.4 process</w:delText>
        </w:r>
        <w:r w:rsidRPr="00AF235D">
          <w:rPr>
            <w:rFonts w:ascii="Times New Roman" w:eastAsia="宋体" w:hAnsi="Times New Roman" w:cs="Times New Roman" w:hint="eastAsia"/>
            <w:b/>
            <w:bCs/>
            <w:color w:val="000000"/>
            <w:sz w:val="28"/>
            <w:szCs w:val="28"/>
            <w:rPrChange w:id="5348" w:author="Windows 用户" w:date="2018-06-12T19:06:00Z">
              <w:rPr>
                <w:rFonts w:hint="eastAsia"/>
              </w:rPr>
            </w:rPrChange>
          </w:rPr>
          <w:delText>值为</w:delText>
        </w:r>
        <w:r w:rsidRPr="00AF235D">
          <w:rPr>
            <w:rFonts w:ascii="Times New Roman" w:eastAsia="宋体" w:hAnsi="Times New Roman" w:cs="Times New Roman"/>
            <w:b/>
            <w:bCs/>
            <w:color w:val="000000"/>
            <w:sz w:val="28"/>
            <w:szCs w:val="28"/>
            <w:rPrChange w:id="5349" w:author="Windows 用户" w:date="2018-06-12T19:06:00Z">
              <w:rPr/>
            </w:rPrChange>
          </w:rPr>
          <w:delText>:remote</w:delText>
        </w:r>
        <w:r w:rsidRPr="00AF235D">
          <w:rPr>
            <w:rFonts w:ascii="Times New Roman" w:eastAsia="宋体" w:hAnsi="Times New Roman" w:cs="Times New Roman" w:hint="eastAsia"/>
            <w:b/>
            <w:bCs/>
            <w:color w:val="000000"/>
            <w:sz w:val="28"/>
            <w:szCs w:val="28"/>
            <w:rPrChange w:id="5350" w:author="Windows 用户" w:date="2018-06-12T19:06:00Z">
              <w:rPr>
                <w:rFonts w:hint="eastAsia"/>
              </w:rPr>
            </w:rPrChange>
          </w:rPr>
          <w:delText>格式</w:delText>
        </w:r>
      </w:del>
    </w:p>
    <w:p w:rsidR="00F76376" w:rsidRPr="00AF235D" w:rsidRDefault="00793F6E">
      <w:pPr>
        <w:spacing w:beforeLines="100" w:before="313" w:afterLines="50" w:after="156" w:line="360" w:lineRule="auto"/>
        <w:jc w:val="center"/>
        <w:outlineLvl w:val="1"/>
        <w:rPr>
          <w:del w:id="5351" w:author="..." w:date="2018-06-12T11:22:00Z"/>
          <w:rFonts w:ascii="Times New Roman" w:eastAsia="宋体" w:hAnsi="Times New Roman" w:cs="Times New Roman"/>
          <w:b/>
          <w:bCs/>
          <w:color w:val="000000"/>
          <w:sz w:val="28"/>
          <w:szCs w:val="28"/>
          <w:rPrChange w:id="5352" w:author="Windows 用户" w:date="2018-06-12T19:06:00Z">
            <w:rPr>
              <w:del w:id="5353" w:author="..." w:date="2018-06-12T11:22:00Z"/>
            </w:rPr>
          </w:rPrChange>
        </w:rPr>
        <w:pPrChange w:id="5354" w:author="Windows 用户" w:date="2018-06-12T19:06:00Z">
          <w:pPr>
            <w:pStyle w:val="aa"/>
          </w:pPr>
        </w:pPrChange>
      </w:pPr>
      <w:del w:id="5355" w:author="..." w:date="2018-06-12T11:22:00Z">
        <w:r w:rsidRPr="00AF235D">
          <w:rPr>
            <w:rFonts w:ascii="Times New Roman" w:eastAsia="宋体" w:hAnsi="Times New Roman" w:cs="Times New Roman"/>
            <w:b/>
            <w:bCs/>
            <w:color w:val="000000"/>
            <w:sz w:val="28"/>
            <w:szCs w:val="28"/>
            <w:rPrChange w:id="5356" w:author="Windows 用户" w:date="2018-06-12T19:06:00Z">
              <w:rPr/>
            </w:rPrChange>
          </w:rPr>
          <w:delText>application.activity.process</w:delText>
        </w:r>
        <w:r w:rsidRPr="00AF235D">
          <w:rPr>
            <w:rFonts w:ascii="Times New Roman" w:eastAsia="宋体" w:hAnsi="Times New Roman" w:cs="Times New Roman" w:hint="eastAsia"/>
            <w:b/>
            <w:bCs/>
            <w:color w:val="000000"/>
            <w:sz w:val="28"/>
            <w:szCs w:val="28"/>
            <w:rPrChange w:id="5357" w:author="Windows 用户" w:date="2018-06-12T19:06:00Z">
              <w:rPr>
                <w:rFonts w:hint="eastAsia"/>
              </w:rPr>
            </w:rPrChange>
          </w:rPr>
          <w:delText>设置为“</w:delText>
        </w:r>
        <w:r w:rsidRPr="00AF235D">
          <w:rPr>
            <w:rFonts w:ascii="Times New Roman" w:eastAsia="宋体" w:hAnsi="Times New Roman" w:cs="Times New Roman"/>
            <w:b/>
            <w:bCs/>
            <w:color w:val="000000"/>
            <w:sz w:val="28"/>
            <w:szCs w:val="28"/>
            <w:rPrChange w:id="5358" w:author="Windows 用户" w:date="2018-06-12T19:06:00Z">
              <w:rPr/>
            </w:rPrChange>
          </w:rPr>
          <w:delText>:remote</w:delText>
        </w:r>
        <w:r w:rsidRPr="00AF235D">
          <w:rPr>
            <w:rFonts w:ascii="Times New Roman" w:eastAsia="宋体" w:hAnsi="Times New Roman" w:cs="Times New Roman" w:hint="eastAsia"/>
            <w:b/>
            <w:bCs/>
            <w:color w:val="000000"/>
            <w:sz w:val="28"/>
            <w:szCs w:val="28"/>
            <w:rPrChange w:id="5359" w:author="Windows 用户" w:date="2018-06-12T19:06:00Z">
              <w:rPr>
                <w:rFonts w:hint="eastAsia"/>
              </w:rPr>
            </w:rPrChange>
          </w:rPr>
          <w:delText>”时，</w:delText>
        </w:r>
        <w:r w:rsidRPr="00AF235D">
          <w:rPr>
            <w:rFonts w:ascii="Times New Roman" w:eastAsia="宋体" w:hAnsi="Times New Roman" w:cs="Times New Roman"/>
            <w:b/>
            <w:bCs/>
            <w:color w:val="000000"/>
            <w:sz w:val="28"/>
            <w:szCs w:val="28"/>
            <w:rPrChange w:id="5360" w:author="Windows 用户" w:date="2018-06-12T19:06:00Z">
              <w:rPr/>
            </w:rPrChange>
          </w:rPr>
          <w:delText>activity</w:delText>
        </w:r>
        <w:r w:rsidRPr="00AF235D">
          <w:rPr>
            <w:rFonts w:ascii="Times New Roman" w:eastAsia="宋体" w:hAnsi="Times New Roman" w:cs="Times New Roman" w:hint="eastAsia"/>
            <w:b/>
            <w:bCs/>
            <w:color w:val="000000"/>
            <w:sz w:val="28"/>
            <w:szCs w:val="28"/>
            <w:rPrChange w:id="5361" w:author="Windows 用户" w:date="2018-06-12T19:06:00Z">
              <w:rPr>
                <w:rFonts w:hint="eastAsia"/>
              </w:rPr>
            </w:rPrChange>
          </w:rPr>
          <w:delText>能否启动，如果能启动，所在进程的属性。</w:delText>
        </w:r>
      </w:del>
    </w:p>
    <w:p w:rsidR="00F76376" w:rsidRPr="00AF235D" w:rsidRDefault="00793F6E">
      <w:pPr>
        <w:spacing w:beforeLines="100" w:before="313" w:afterLines="50" w:after="156" w:line="360" w:lineRule="auto"/>
        <w:jc w:val="center"/>
        <w:outlineLvl w:val="1"/>
        <w:rPr>
          <w:del w:id="5362" w:author="..." w:date="2018-06-12T11:22:00Z"/>
          <w:rFonts w:ascii="Times New Roman" w:eastAsia="宋体" w:hAnsi="Times New Roman" w:cs="Times New Roman"/>
          <w:b/>
          <w:bCs/>
          <w:color w:val="000000"/>
          <w:sz w:val="28"/>
          <w:szCs w:val="28"/>
          <w:rPrChange w:id="5363" w:author="Windows 用户" w:date="2018-06-12T19:06:00Z">
            <w:rPr>
              <w:del w:id="5364" w:author="..." w:date="2018-06-12T11:22:00Z"/>
            </w:rPr>
          </w:rPrChange>
        </w:rPr>
        <w:pPrChange w:id="5365" w:author="Windows 用户" w:date="2018-06-12T19:06:00Z">
          <w:pPr>
            <w:pStyle w:val="aa"/>
          </w:pPr>
        </w:pPrChange>
      </w:pPr>
      <w:del w:id="5366" w:author="..." w:date="2018-06-12T11:22:00Z">
        <w:r w:rsidRPr="00AF235D">
          <w:rPr>
            <w:rFonts w:ascii="Times New Roman" w:eastAsia="宋体" w:hAnsi="Times New Roman" w:cs="Times New Roman" w:hint="eastAsia"/>
            <w:b/>
            <w:bCs/>
            <w:color w:val="000000"/>
            <w:sz w:val="28"/>
            <w:szCs w:val="28"/>
            <w:rPrChange w:id="5367" w:author="Windows 用户" w:date="2018-06-12T19:06:00Z">
              <w:rPr>
                <w:rFonts w:hint="eastAsia"/>
              </w:rPr>
            </w:rPrChange>
          </w:rPr>
          <w:delText>项目</w:delText>
        </w:r>
        <w:r w:rsidRPr="00AF235D">
          <w:rPr>
            <w:rFonts w:ascii="Times New Roman" w:eastAsia="宋体" w:hAnsi="Times New Roman" w:cs="Times New Roman"/>
            <w:b/>
            <w:bCs/>
            <w:color w:val="000000"/>
            <w:sz w:val="28"/>
            <w:szCs w:val="28"/>
            <w:rPrChange w:id="5368"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369" w:author="Windows 用户" w:date="2018-06-12T19:06:00Z">
              <w:rPr>
                <w:rFonts w:hint="eastAsia"/>
              </w:rPr>
            </w:rPrChange>
          </w:rPr>
          <w:delText>的</w:delText>
        </w:r>
        <w:r w:rsidRPr="00AF235D">
          <w:rPr>
            <w:rFonts w:ascii="Times New Roman" w:eastAsia="宋体" w:hAnsi="Times New Roman" w:cs="Times New Roman"/>
            <w:b/>
            <w:bCs/>
            <w:color w:val="000000"/>
            <w:sz w:val="28"/>
            <w:szCs w:val="28"/>
            <w:rPrChange w:id="5370" w:author="Windows 用户" w:date="2018-06-12T19:06:00Z">
              <w:rPr/>
            </w:rPrChange>
          </w:rPr>
          <w:delText>firstactivity.process=”:remote”</w:delText>
        </w:r>
        <w:r w:rsidRPr="00AF235D">
          <w:rPr>
            <w:rFonts w:ascii="Times New Roman" w:eastAsia="宋体" w:hAnsi="Times New Roman" w:cs="Times New Roman" w:hint="eastAsia"/>
            <w:b/>
            <w:bCs/>
            <w:color w:val="000000"/>
            <w:sz w:val="28"/>
            <w:szCs w:val="28"/>
            <w:rPrChange w:id="5371" w:author="Windows 用户" w:date="2018-06-12T19:06:00Z">
              <w:rPr>
                <w:rFonts w:hint="eastAsia"/>
              </w:rPr>
            </w:rPrChange>
          </w:rPr>
          <w:delText>，安装并运行</w:delText>
        </w:r>
        <w:r w:rsidRPr="00AF235D">
          <w:rPr>
            <w:rFonts w:ascii="Times New Roman" w:eastAsia="宋体" w:hAnsi="Times New Roman" w:cs="Times New Roman"/>
            <w:b/>
            <w:bCs/>
            <w:color w:val="000000"/>
            <w:sz w:val="28"/>
            <w:szCs w:val="28"/>
            <w:rPrChange w:id="5372" w:author="Windows 用户" w:date="2018-06-12T19:06:00Z">
              <w:rPr/>
            </w:rPrChange>
          </w:rPr>
          <w:delText>app1</w:delText>
        </w:r>
        <w:r w:rsidRPr="00AF235D">
          <w:rPr>
            <w:rFonts w:ascii="Times New Roman" w:eastAsia="宋体" w:hAnsi="Times New Roman" w:cs="Times New Roman" w:hint="eastAsia"/>
            <w:b/>
            <w:bCs/>
            <w:color w:val="000000"/>
            <w:sz w:val="28"/>
            <w:szCs w:val="28"/>
            <w:rPrChange w:id="5373" w:author="Windows 用户" w:date="2018-06-12T19:06:00Z">
              <w:rPr>
                <w:rFonts w:hint="eastAsia"/>
              </w:rPr>
            </w:rPrChange>
          </w:rPr>
          <w:delText>：</w:delText>
        </w:r>
      </w:del>
    </w:p>
    <w:p w:rsidR="00F76376" w:rsidRPr="00AF235D" w:rsidRDefault="00793F6E">
      <w:pPr>
        <w:spacing w:beforeLines="100" w:before="313" w:afterLines="50" w:after="156" w:line="360" w:lineRule="auto"/>
        <w:jc w:val="center"/>
        <w:outlineLvl w:val="1"/>
        <w:rPr>
          <w:del w:id="5374" w:author="..." w:date="2018-06-12T11:22:00Z"/>
          <w:rFonts w:ascii="Times New Roman" w:eastAsia="宋体" w:hAnsi="Times New Roman" w:cs="Times New Roman"/>
          <w:b/>
          <w:bCs/>
          <w:color w:val="000000"/>
          <w:sz w:val="28"/>
          <w:szCs w:val="28"/>
          <w:rPrChange w:id="5375" w:author="Windows 用户" w:date="2018-06-12T19:06:00Z">
            <w:rPr>
              <w:del w:id="5376" w:author="..." w:date="2018-06-12T11:22:00Z"/>
            </w:rPr>
          </w:rPrChange>
        </w:rPr>
        <w:pPrChange w:id="5377" w:author="Windows 用户" w:date="2018-06-12T19:06:00Z">
          <w:pPr>
            <w:pStyle w:val="aa"/>
          </w:pPr>
        </w:pPrChange>
      </w:pPr>
      <w:del w:id="5378" w:author="..." w:date="2018-06-12T11:22:00Z">
        <w:r w:rsidRPr="00AF235D">
          <w:rPr>
            <w:rFonts w:ascii="Times New Roman" w:eastAsia="宋体" w:hAnsi="Times New Roman" w:cs="Times New Roman"/>
            <w:b/>
            <w:bCs/>
            <w:noProof/>
            <w:color w:val="000000"/>
            <w:sz w:val="28"/>
            <w:szCs w:val="28"/>
            <w:rPrChange w:id="5379" w:author="Windows 用户" w:date="2018-06-12T19:06:00Z">
              <w:rPr>
                <w:noProof/>
              </w:rPr>
            </w:rPrChange>
          </w:rPr>
          <w:drawing>
            <wp:inline distT="0" distB="0" distL="0" distR="0" wp14:anchorId="429E7BB7" wp14:editId="54FD038E">
              <wp:extent cx="3847465" cy="1475740"/>
              <wp:effectExtent l="0" t="0" r="635" b="1016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49"/>
                      <a:stretch>
                        <a:fillRect/>
                      </a:stretch>
                    </pic:blipFill>
                    <pic:spPr>
                      <a:xfrm>
                        <a:off x="0" y="0"/>
                        <a:ext cx="3847619" cy="1476190"/>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380" w:author="..." w:date="2018-06-12T11:22:00Z"/>
          <w:rFonts w:ascii="Times New Roman" w:eastAsia="宋体" w:hAnsi="Times New Roman" w:cs="Times New Roman"/>
          <w:b/>
          <w:bCs/>
          <w:color w:val="000000"/>
          <w:sz w:val="28"/>
          <w:szCs w:val="28"/>
          <w:rPrChange w:id="5381" w:author="Windows 用户" w:date="2018-06-12T19:06:00Z">
            <w:rPr>
              <w:del w:id="5382" w:author="..." w:date="2018-06-12T11:22:00Z"/>
            </w:rPr>
          </w:rPrChange>
        </w:rPr>
        <w:pPrChange w:id="5383" w:author="Windows 用户" w:date="2018-06-12T19:06:00Z">
          <w:pPr/>
        </w:pPrChange>
      </w:pPr>
      <w:del w:id="5384" w:author="..." w:date="2018-06-12T11:22:00Z">
        <w:r w:rsidRPr="00AF235D">
          <w:rPr>
            <w:rFonts w:ascii="Times New Roman" w:eastAsia="宋体" w:hAnsi="Times New Roman" w:cs="Times New Roman"/>
            <w:b/>
            <w:bCs/>
            <w:noProof/>
            <w:color w:val="000000"/>
            <w:sz w:val="28"/>
            <w:szCs w:val="28"/>
            <w:rPrChange w:id="5385" w:author="Windows 用户" w:date="2018-06-12T19:06:00Z">
              <w:rPr>
                <w:noProof/>
              </w:rPr>
            </w:rPrChange>
          </w:rPr>
          <w:drawing>
            <wp:inline distT="0" distB="0" distL="0" distR="0" wp14:anchorId="097E43E5" wp14:editId="4BFF4B7B">
              <wp:extent cx="5274310" cy="424180"/>
              <wp:effectExtent l="0" t="0" r="2540" b="139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0"/>
                      <a:stretch>
                        <a:fillRect/>
                      </a:stretch>
                    </pic:blipFill>
                    <pic:spPr>
                      <a:xfrm>
                        <a:off x="0" y="0"/>
                        <a:ext cx="5274310" cy="424180"/>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386" w:author="..." w:date="2018-06-12T11:22:00Z"/>
          <w:rFonts w:ascii="Times New Roman" w:eastAsia="宋体" w:hAnsi="Times New Roman" w:cs="Times New Roman"/>
          <w:b/>
          <w:bCs/>
          <w:color w:val="000000"/>
          <w:sz w:val="28"/>
          <w:szCs w:val="28"/>
          <w:rPrChange w:id="5387" w:author="Windows 用户" w:date="2018-06-12T19:06:00Z">
            <w:rPr>
              <w:del w:id="5388" w:author="..." w:date="2018-06-12T11:22:00Z"/>
            </w:rPr>
          </w:rPrChange>
        </w:rPr>
        <w:pPrChange w:id="5389" w:author="Windows 用户" w:date="2018-06-12T19:06:00Z">
          <w:pPr/>
        </w:pPrChange>
      </w:pPr>
      <w:del w:id="5390" w:author="..." w:date="2018-06-12T11:22:00Z">
        <w:r w:rsidRPr="00AF235D">
          <w:rPr>
            <w:rFonts w:ascii="Times New Roman" w:eastAsia="宋体" w:hAnsi="Times New Roman" w:cs="Times New Roman" w:hint="eastAsia"/>
            <w:b/>
            <w:bCs/>
            <w:color w:val="000000"/>
            <w:sz w:val="28"/>
            <w:szCs w:val="28"/>
            <w:rPrChange w:id="5391" w:author="Windows 用户" w:date="2018-06-12T19:06:00Z">
              <w:rPr>
                <w:rFonts w:hint="eastAsia"/>
              </w:rPr>
            </w:rPrChange>
          </w:rPr>
          <w:delText>程序正常运行。</w:delText>
        </w:r>
      </w:del>
    </w:p>
    <w:p w:rsidR="00F76376" w:rsidRPr="00AF235D" w:rsidRDefault="00793F6E">
      <w:pPr>
        <w:spacing w:beforeLines="100" w:before="313" w:afterLines="50" w:after="156" w:line="360" w:lineRule="auto"/>
        <w:jc w:val="center"/>
        <w:outlineLvl w:val="1"/>
        <w:rPr>
          <w:del w:id="5392" w:author="..." w:date="2018-06-12T11:22:00Z"/>
          <w:rFonts w:ascii="Times New Roman" w:eastAsia="宋体" w:hAnsi="Times New Roman" w:cs="Times New Roman"/>
          <w:color w:val="000000"/>
          <w:sz w:val="28"/>
          <w:szCs w:val="28"/>
          <w:rPrChange w:id="5393" w:author="Windows 用户" w:date="2018-06-12T19:06:00Z">
            <w:rPr>
              <w:del w:id="5394" w:author="..." w:date="2018-06-12T11:22:00Z"/>
            </w:rPr>
          </w:rPrChange>
        </w:rPr>
        <w:pPrChange w:id="5395" w:author="Windows 用户" w:date="2018-06-12T19:06:00Z">
          <w:pPr>
            <w:pStyle w:val="3"/>
          </w:pPr>
        </w:pPrChange>
      </w:pPr>
      <w:del w:id="5396" w:author="..." w:date="2018-06-12T11:22:00Z">
        <w:r w:rsidRPr="00AF235D">
          <w:rPr>
            <w:rFonts w:ascii="Times New Roman" w:eastAsia="宋体" w:hAnsi="Times New Roman" w:cs="Times New Roman"/>
            <w:b/>
            <w:bCs/>
            <w:color w:val="000000"/>
            <w:sz w:val="28"/>
            <w:szCs w:val="28"/>
            <w:rPrChange w:id="5397" w:author="Windows 用户" w:date="2018-06-12T19:06:00Z">
              <w:rPr/>
            </w:rPrChange>
          </w:rPr>
          <w:delText xml:space="preserve">4.1.5 </w:delText>
        </w:r>
        <w:r w:rsidRPr="00AF235D">
          <w:rPr>
            <w:rFonts w:ascii="Times New Roman" w:eastAsia="宋体" w:hAnsi="Times New Roman" w:cs="Times New Roman" w:hint="eastAsia"/>
            <w:b/>
            <w:bCs/>
            <w:color w:val="000000"/>
            <w:sz w:val="28"/>
            <w:szCs w:val="28"/>
            <w:rPrChange w:id="5398" w:author="Windows 用户" w:date="2018-06-12T19:06:00Z">
              <w:rPr>
                <w:rFonts w:hint="eastAsia"/>
              </w:rPr>
            </w:rPrChange>
          </w:rPr>
          <w:delText>本节小结</w:delText>
        </w:r>
      </w:del>
    </w:p>
    <w:p w:rsidR="00F76376" w:rsidRPr="00AF235D" w:rsidRDefault="00793F6E">
      <w:pPr>
        <w:spacing w:beforeLines="100" w:before="313" w:afterLines="50" w:after="156" w:line="360" w:lineRule="auto"/>
        <w:jc w:val="center"/>
        <w:outlineLvl w:val="1"/>
        <w:rPr>
          <w:del w:id="5399" w:author="..." w:date="2018-06-12T11:22:00Z"/>
          <w:rFonts w:ascii="Times New Roman" w:eastAsia="宋体" w:hAnsi="Times New Roman" w:cs="Times New Roman"/>
          <w:b/>
          <w:bCs/>
          <w:color w:val="000000"/>
          <w:sz w:val="28"/>
          <w:szCs w:val="28"/>
          <w:rPrChange w:id="5400" w:author="Windows 用户" w:date="2018-06-12T19:06:00Z">
            <w:rPr>
              <w:del w:id="5401" w:author="..." w:date="2018-06-12T11:22:00Z"/>
            </w:rPr>
          </w:rPrChange>
        </w:rPr>
        <w:pPrChange w:id="5402" w:author="Windows 用户" w:date="2018-06-12T19:06:00Z">
          <w:pPr>
            <w:ind w:firstLineChars="200" w:firstLine="420"/>
          </w:pPr>
        </w:pPrChange>
      </w:pPr>
      <w:del w:id="5403" w:author="..." w:date="2018-06-12T11:22:00Z">
        <w:r w:rsidRPr="00AF235D">
          <w:rPr>
            <w:rFonts w:ascii="Times New Roman" w:eastAsia="宋体" w:hAnsi="Times New Roman" w:cs="Times New Roman"/>
            <w:b/>
            <w:bCs/>
            <w:color w:val="000000"/>
            <w:sz w:val="28"/>
            <w:szCs w:val="28"/>
            <w:rPrChange w:id="5404" w:author="Windows 用户" w:date="2018-06-12T19:06:00Z">
              <w:rPr/>
            </w:rPrChange>
          </w:rPr>
          <w:delText>":remote"</w:delText>
        </w:r>
        <w:r w:rsidRPr="00AF235D">
          <w:rPr>
            <w:rFonts w:ascii="Times New Roman" w:eastAsia="宋体" w:hAnsi="Times New Roman" w:cs="Times New Roman" w:hint="eastAsia"/>
            <w:b/>
            <w:bCs/>
            <w:color w:val="000000"/>
            <w:sz w:val="28"/>
            <w:szCs w:val="28"/>
            <w:rPrChange w:id="5405" w:author="Windows 用户" w:date="2018-06-12T19:06:00Z">
              <w:rPr>
                <w:rFonts w:hint="eastAsia"/>
              </w:rPr>
            </w:rPrChange>
          </w:rPr>
          <w:delText>中</w:delText>
        </w:r>
        <w:r w:rsidRPr="00AF235D">
          <w:rPr>
            <w:rFonts w:ascii="Times New Roman" w:eastAsia="宋体" w:hAnsi="Times New Roman" w:cs="Times New Roman"/>
            <w:b/>
            <w:bCs/>
            <w:color w:val="000000"/>
            <w:sz w:val="28"/>
            <w:szCs w:val="28"/>
            <w:rPrChange w:id="5406" w:author="Windows 用户" w:date="2018-06-12T19:06:00Z">
              <w:rPr/>
            </w:rPrChange>
          </w:rPr>
          <w:delText>":"</w:delText>
        </w:r>
        <w:r w:rsidRPr="00AF235D">
          <w:rPr>
            <w:rFonts w:ascii="Times New Roman" w:eastAsia="宋体" w:hAnsi="Times New Roman" w:cs="Times New Roman" w:hint="eastAsia"/>
            <w:b/>
            <w:bCs/>
            <w:color w:val="000000"/>
            <w:sz w:val="28"/>
            <w:szCs w:val="28"/>
            <w:rPrChange w:id="5407" w:author="Windows 用户" w:date="2018-06-12T19:06:00Z">
              <w:rPr>
                <w:rFonts w:hint="eastAsia"/>
              </w:rPr>
            </w:rPrChange>
          </w:rPr>
          <w:delText>是指要在当前进程名前面附近包名的简写，</w:delText>
        </w:r>
        <w:r w:rsidRPr="00AF235D">
          <w:rPr>
            <w:rFonts w:ascii="Times New Roman" w:eastAsia="宋体" w:hAnsi="Times New Roman" w:cs="Times New Roman"/>
            <w:b/>
            <w:bCs/>
            <w:color w:val="000000"/>
            <w:sz w:val="28"/>
            <w:szCs w:val="28"/>
            <w:rPrChange w:id="5408" w:author="Windows 用户" w:date="2018-06-12T19:06:00Z">
              <w:rPr/>
            </w:rPrChange>
          </w:rPr>
          <w:delText>"a.b.c.d.e.f"</w:delText>
        </w:r>
        <w:r w:rsidRPr="00AF235D">
          <w:rPr>
            <w:rFonts w:ascii="Times New Roman" w:eastAsia="宋体" w:hAnsi="Times New Roman" w:cs="Times New Roman" w:hint="eastAsia"/>
            <w:b/>
            <w:bCs/>
            <w:color w:val="000000"/>
            <w:sz w:val="28"/>
            <w:szCs w:val="28"/>
            <w:rPrChange w:id="5409" w:author="Windows 用户" w:date="2018-06-12T19:06:00Z">
              <w:rPr>
                <w:rFonts w:hint="eastAsia"/>
              </w:rPr>
            </w:rPrChange>
          </w:rPr>
          <w:delText>是一种完整的写法，进程名不会再附加包名；其次，</w:delText>
        </w:r>
        <w:r w:rsidRPr="00AF235D">
          <w:rPr>
            <w:rFonts w:ascii="Times New Roman" w:eastAsia="宋体" w:hAnsi="Times New Roman" w:cs="Times New Roman"/>
            <w:b/>
            <w:bCs/>
            <w:color w:val="000000"/>
            <w:sz w:val="28"/>
            <w:szCs w:val="28"/>
            <w:rPrChange w:id="5410" w:author="Windows 用户" w:date="2018-06-12T19:06:00Z">
              <w:rPr/>
            </w:rPrChange>
          </w:rPr>
          <w:delText>":"</w:delText>
        </w:r>
        <w:r w:rsidRPr="00AF235D">
          <w:rPr>
            <w:rFonts w:ascii="Times New Roman" w:eastAsia="宋体" w:hAnsi="Times New Roman" w:cs="Times New Roman" w:hint="eastAsia"/>
            <w:b/>
            <w:bCs/>
            <w:color w:val="000000"/>
            <w:sz w:val="28"/>
            <w:szCs w:val="28"/>
            <w:rPrChange w:id="5411" w:author="Windows 用户" w:date="2018-06-12T19:06:00Z">
              <w:rPr>
                <w:rFonts w:hint="eastAsia"/>
              </w:rPr>
            </w:rPrChange>
          </w:rPr>
          <w:delText>是属于当前应用的私有进程，</w:delText>
        </w:r>
        <w:r w:rsidRPr="00AF235D">
          <w:rPr>
            <w:rFonts w:ascii="Times New Roman" w:eastAsia="宋体" w:hAnsi="Times New Roman" w:cs="Times New Roman"/>
            <w:b/>
            <w:bCs/>
            <w:color w:val="000000"/>
            <w:sz w:val="28"/>
            <w:szCs w:val="28"/>
            <w:rPrChange w:id="5412" w:author="Windows 用户" w:date="2018-06-12T19:06:00Z">
              <w:rPr/>
            </w:rPrChange>
          </w:rPr>
          <w:delText>"a.b.c.d.e.f"</w:delText>
        </w:r>
        <w:r w:rsidRPr="00AF235D">
          <w:rPr>
            <w:rFonts w:ascii="Times New Roman" w:eastAsia="宋体" w:hAnsi="Times New Roman" w:cs="Times New Roman" w:hint="eastAsia"/>
            <w:b/>
            <w:bCs/>
            <w:color w:val="000000"/>
            <w:sz w:val="28"/>
            <w:szCs w:val="28"/>
            <w:rPrChange w:id="5413" w:author="Windows 用户" w:date="2018-06-12T19:06:00Z">
              <w:rPr>
                <w:rFonts w:hint="eastAsia"/>
              </w:rPr>
            </w:rPrChange>
          </w:rPr>
          <w:delText>是全局进程，全局进程其他应用可以通过</w:delText>
        </w:r>
        <w:r w:rsidRPr="00AF235D">
          <w:rPr>
            <w:rFonts w:ascii="Times New Roman" w:eastAsia="宋体" w:hAnsi="Times New Roman" w:cs="Times New Roman"/>
            <w:b/>
            <w:bCs/>
            <w:color w:val="000000"/>
            <w:sz w:val="28"/>
            <w:szCs w:val="28"/>
            <w:rPrChange w:id="5414" w:author="Windows 用户" w:date="2018-06-12T19:06:00Z">
              <w:rPr/>
            </w:rPrChange>
          </w:rPr>
          <w:delText>ShareUID</w:delText>
        </w:r>
        <w:r w:rsidRPr="00AF235D">
          <w:rPr>
            <w:rFonts w:ascii="Times New Roman" w:eastAsia="宋体" w:hAnsi="Times New Roman" w:cs="Times New Roman" w:hint="eastAsia"/>
            <w:b/>
            <w:bCs/>
            <w:color w:val="000000"/>
            <w:sz w:val="28"/>
            <w:szCs w:val="28"/>
            <w:rPrChange w:id="5415" w:author="Windows 用户" w:date="2018-06-12T19:06:00Z">
              <w:rPr>
                <w:rFonts w:hint="eastAsia"/>
              </w:rPr>
            </w:rPrChange>
          </w:rPr>
          <w:delText>方式跑在同一进程中</w:delText>
        </w:r>
        <w:r w:rsidRPr="00AF235D">
          <w:rPr>
            <w:rFonts w:ascii="Times New Roman" w:eastAsia="宋体" w:hAnsi="Times New Roman" w:cs="Times New Roman"/>
            <w:b/>
            <w:bCs/>
            <w:color w:val="000000"/>
            <w:sz w:val="28"/>
            <w:szCs w:val="28"/>
            <w:rPrChange w:id="5416" w:author="Windows 用户" w:date="2018-06-12T19:06:00Z">
              <w:rPr/>
            </w:rPrChange>
          </w:rPr>
          <w:delText>(</w:delText>
        </w:r>
        <w:r w:rsidRPr="00AF235D">
          <w:rPr>
            <w:rFonts w:ascii="Times New Roman" w:eastAsia="宋体" w:hAnsi="Times New Roman" w:cs="Times New Roman" w:hint="eastAsia"/>
            <w:b/>
            <w:bCs/>
            <w:color w:val="000000"/>
            <w:sz w:val="28"/>
            <w:szCs w:val="28"/>
            <w:rPrChange w:id="5417" w:author="Windows 用户" w:date="2018-06-12T19:06:00Z">
              <w:rPr>
                <w:rFonts w:hint="eastAsia"/>
              </w:rPr>
            </w:rPrChange>
          </w:rPr>
          <w:delText>前提是两个应用</w:delText>
        </w:r>
        <w:r w:rsidRPr="00AF235D">
          <w:rPr>
            <w:rFonts w:ascii="Times New Roman" w:eastAsia="宋体" w:hAnsi="Times New Roman" w:cs="Times New Roman"/>
            <w:b/>
            <w:bCs/>
            <w:color w:val="000000"/>
            <w:sz w:val="28"/>
            <w:szCs w:val="28"/>
            <w:rPrChange w:id="5418" w:author="Windows 用户" w:date="2018-06-12T19:06:00Z">
              <w:rPr/>
            </w:rPrChange>
          </w:rPr>
          <w:delText>ShareUID</w:delText>
        </w:r>
        <w:r w:rsidRPr="00AF235D">
          <w:rPr>
            <w:rFonts w:ascii="Times New Roman" w:eastAsia="宋体" w:hAnsi="Times New Roman" w:cs="Times New Roman" w:hint="eastAsia"/>
            <w:b/>
            <w:bCs/>
            <w:color w:val="000000"/>
            <w:sz w:val="28"/>
            <w:szCs w:val="28"/>
            <w:rPrChange w:id="5419" w:author="Windows 用户" w:date="2018-06-12T19:06:00Z">
              <w:rPr>
                <w:rFonts w:hint="eastAsia"/>
              </w:rPr>
            </w:rPrChange>
          </w:rPr>
          <w:delText>相同并且签名相同</w:delText>
        </w:r>
        <w:r w:rsidRPr="00AF235D">
          <w:rPr>
            <w:rFonts w:ascii="Times New Roman" w:eastAsia="宋体" w:hAnsi="Times New Roman" w:cs="Times New Roman"/>
            <w:b/>
            <w:bCs/>
            <w:color w:val="000000"/>
            <w:sz w:val="28"/>
            <w:szCs w:val="28"/>
            <w:rPrChange w:id="5420" w:author="Windows 用户" w:date="2018-06-12T19:06:00Z">
              <w:rPr/>
            </w:rPrChange>
          </w:rPr>
          <w:delText>)</w:delText>
        </w:r>
        <w:r w:rsidRPr="00AF235D">
          <w:rPr>
            <w:rFonts w:ascii="Times New Roman" w:eastAsia="宋体" w:hAnsi="Times New Roman" w:cs="Times New Roman" w:hint="eastAsia"/>
            <w:b/>
            <w:bCs/>
            <w:color w:val="000000"/>
            <w:sz w:val="28"/>
            <w:szCs w:val="28"/>
            <w:rPrChange w:id="5421" w:author="Windows 用户" w:date="2018-06-12T19:06:00Z">
              <w:rPr>
                <w:rFonts w:hint="eastAsia"/>
              </w:rPr>
            </w:rPrChange>
          </w:rPr>
          <w:delText>，这两个应用可以相互访问对方私有数据。</w:delText>
        </w:r>
      </w:del>
    </w:p>
    <w:p w:rsidR="00F76376" w:rsidRPr="00AF235D" w:rsidRDefault="00793F6E">
      <w:pPr>
        <w:spacing w:beforeLines="100" w:before="313" w:afterLines="50" w:after="156" w:line="360" w:lineRule="auto"/>
        <w:jc w:val="center"/>
        <w:outlineLvl w:val="1"/>
        <w:rPr>
          <w:ins w:id="5422" w:author="..." w:date="2018-06-12T11:23:00Z"/>
          <w:rFonts w:ascii="Times New Roman" w:eastAsia="宋体" w:hAnsi="Times New Roman" w:cs="Times New Roman"/>
          <w:color w:val="000000"/>
          <w:sz w:val="28"/>
          <w:szCs w:val="28"/>
          <w:rPrChange w:id="5423" w:author="Windows 用户" w:date="2018-06-12T19:06:00Z">
            <w:rPr>
              <w:ins w:id="5424" w:author="..." w:date="2018-06-12T11:23:00Z"/>
            </w:rPr>
          </w:rPrChange>
        </w:rPr>
        <w:pPrChange w:id="5425" w:author="Windows 用户" w:date="2018-06-12T19:06:00Z">
          <w:pPr>
            <w:pStyle w:val="2"/>
          </w:pPr>
        </w:pPrChange>
      </w:pPr>
      <w:bookmarkStart w:id="5426" w:name="_Toc516593064"/>
      <w:r w:rsidRPr="00AF235D">
        <w:rPr>
          <w:rFonts w:ascii="Times New Roman" w:eastAsia="宋体" w:hAnsi="Times New Roman" w:cs="Times New Roman"/>
          <w:b/>
          <w:bCs/>
          <w:color w:val="000000"/>
          <w:sz w:val="28"/>
          <w:szCs w:val="28"/>
          <w:rPrChange w:id="5427" w:author="Windows 用户" w:date="2018-06-12T19:06:00Z">
            <w:rPr/>
          </w:rPrChange>
        </w:rPr>
        <w:t xml:space="preserve">4.2 </w:t>
      </w:r>
      <w:r w:rsidRPr="00AF235D">
        <w:rPr>
          <w:rFonts w:ascii="Times New Roman" w:eastAsia="宋体" w:hAnsi="Times New Roman" w:cs="Times New Roman" w:hint="eastAsia"/>
          <w:b/>
          <w:bCs/>
          <w:color w:val="000000"/>
          <w:sz w:val="28"/>
          <w:szCs w:val="28"/>
          <w:rPrChange w:id="5428" w:author="Windows 用户" w:date="2018-06-12T19:06:00Z">
            <w:rPr>
              <w:rFonts w:hint="eastAsia"/>
            </w:rPr>
          </w:rPrChange>
        </w:rPr>
        <w:t>应用程序及其组件的优先级</w:t>
      </w:r>
      <w:bookmarkEnd w:id="5426"/>
    </w:p>
    <w:p w:rsidR="00F76376" w:rsidRPr="00F76376" w:rsidDel="008629A3" w:rsidRDefault="00793F6E">
      <w:pPr>
        <w:spacing w:line="400" w:lineRule="exact"/>
        <w:ind w:firstLineChars="200" w:firstLine="480"/>
        <w:rPr>
          <w:del w:id="5429" w:author="Windows 用户" w:date="2018-06-12T19:30:00Z"/>
          <w:rFonts w:ascii="Times New Roman" w:eastAsia="宋体" w:hAnsi="Times New Roman" w:cs="Times New Roman"/>
          <w:sz w:val="24"/>
          <w:szCs w:val="24"/>
          <w:rPrChange w:id="5430" w:author="..." w:date="2018-06-12T11:29:00Z">
            <w:rPr>
              <w:del w:id="5431" w:author="Windows 用户" w:date="2018-06-12T19:30:00Z"/>
            </w:rPr>
          </w:rPrChange>
        </w:rPr>
        <w:pPrChange w:id="5432" w:author="Windows 用户" w:date="2018-06-12T19:42:00Z">
          <w:pPr/>
        </w:pPrChange>
      </w:pPr>
      <w:ins w:id="5433" w:author="..." w:date="2018-06-12T11:25:00Z">
        <w:r>
          <w:rPr>
            <w:rFonts w:ascii="Times New Roman" w:eastAsia="宋体" w:hAnsi="Times New Roman" w:cs="Times New Roman" w:hint="eastAsia"/>
            <w:sz w:val="24"/>
            <w:szCs w:val="24"/>
            <w:rPrChange w:id="5434" w:author="..." w:date="2018-06-12T11:29:00Z">
              <w:rPr>
                <w:rFonts w:hint="eastAsia"/>
              </w:rPr>
            </w:rPrChange>
          </w:rPr>
          <w:t>根据文档可以知道，</w:t>
        </w:r>
        <w:r>
          <w:rPr>
            <w:rFonts w:ascii="Times New Roman" w:eastAsia="宋体" w:hAnsi="Times New Roman" w:cs="Times New Roman"/>
            <w:sz w:val="24"/>
            <w:szCs w:val="24"/>
            <w:rPrChange w:id="5435" w:author="..." w:date="2018-06-12T11:29:00Z">
              <w:rPr/>
            </w:rPrChange>
          </w:rPr>
          <w:t>application</w:t>
        </w:r>
        <w:r>
          <w:rPr>
            <w:rFonts w:ascii="Times New Roman" w:eastAsia="宋体" w:hAnsi="Times New Roman" w:cs="Times New Roman" w:hint="eastAsia"/>
            <w:sz w:val="24"/>
            <w:szCs w:val="24"/>
            <w:rPrChange w:id="5436" w:author="..." w:date="2018-06-12T11:29:00Z">
              <w:rPr>
                <w:rFonts w:hint="eastAsia"/>
              </w:rPr>
            </w:rPrChange>
          </w:rPr>
          <w:t>和</w:t>
        </w:r>
        <w:r>
          <w:rPr>
            <w:rFonts w:ascii="Times New Roman" w:eastAsia="宋体" w:hAnsi="Times New Roman" w:cs="Times New Roman"/>
            <w:sz w:val="24"/>
            <w:szCs w:val="24"/>
            <w:rPrChange w:id="5437" w:author="..." w:date="2018-06-12T11:29:00Z">
              <w:rPr/>
            </w:rPrChange>
          </w:rPr>
          <w:t>activity</w:t>
        </w:r>
        <w:r>
          <w:rPr>
            <w:rFonts w:ascii="Times New Roman" w:eastAsia="宋体" w:hAnsi="Times New Roman" w:cs="Times New Roman" w:hint="eastAsia"/>
            <w:sz w:val="24"/>
            <w:szCs w:val="24"/>
            <w:rPrChange w:id="5438" w:author="..." w:date="2018-06-12T11:29:00Z">
              <w:rPr>
                <w:rFonts w:hint="eastAsia"/>
              </w:rPr>
            </w:rPrChange>
          </w:rPr>
          <w:t>标签下均可以设置</w:t>
        </w:r>
        <w:r>
          <w:rPr>
            <w:rFonts w:ascii="Times New Roman" w:eastAsia="宋体" w:hAnsi="Times New Roman" w:cs="Times New Roman"/>
            <w:sz w:val="24"/>
            <w:szCs w:val="24"/>
            <w:rPrChange w:id="5439" w:author="..." w:date="2018-06-12T11:29:00Z">
              <w:rPr/>
            </w:rPrChange>
          </w:rPr>
          <w:t>process</w:t>
        </w:r>
      </w:ins>
      <w:ins w:id="5440" w:author="..." w:date="2018-06-12T11:26:00Z">
        <w:r>
          <w:rPr>
            <w:rFonts w:ascii="Times New Roman" w:eastAsia="宋体" w:hAnsi="Times New Roman" w:cs="Times New Roman" w:hint="eastAsia"/>
            <w:sz w:val="24"/>
            <w:szCs w:val="24"/>
            <w:rPrChange w:id="5441" w:author="..." w:date="2018-06-12T11:29:00Z">
              <w:rPr>
                <w:rFonts w:hint="eastAsia"/>
              </w:rPr>
            </w:rPrChange>
          </w:rPr>
          <w:t>属性，但是没有说他们两个哪个的优先级更高，本案例用于测试</w:t>
        </w:r>
        <w:r>
          <w:rPr>
            <w:rFonts w:ascii="Times New Roman" w:eastAsia="宋体" w:hAnsi="Times New Roman" w:cs="Times New Roman"/>
            <w:sz w:val="24"/>
            <w:szCs w:val="24"/>
            <w:rPrChange w:id="5442" w:author="..." w:date="2018-06-12T11:29:00Z">
              <w:rPr/>
            </w:rPrChange>
          </w:rPr>
          <w:t>application</w:t>
        </w:r>
        <w:r>
          <w:rPr>
            <w:rFonts w:ascii="Times New Roman" w:eastAsia="宋体" w:hAnsi="Times New Roman" w:cs="Times New Roman" w:hint="eastAsia"/>
            <w:sz w:val="24"/>
            <w:szCs w:val="24"/>
            <w:rPrChange w:id="5443" w:author="..." w:date="2018-06-12T11:29:00Z">
              <w:rPr>
                <w:rFonts w:hint="eastAsia"/>
              </w:rPr>
            </w:rPrChange>
          </w:rPr>
          <w:t>及其</w:t>
        </w:r>
        <w:r>
          <w:rPr>
            <w:rFonts w:ascii="Times New Roman" w:eastAsia="宋体" w:hAnsi="Times New Roman" w:cs="Times New Roman"/>
            <w:sz w:val="24"/>
            <w:szCs w:val="24"/>
            <w:rPrChange w:id="5444" w:author="..." w:date="2018-06-12T11:29:00Z">
              <w:rPr/>
            </w:rPrChange>
          </w:rPr>
          <w:t>component</w:t>
        </w:r>
        <w:r>
          <w:rPr>
            <w:rFonts w:ascii="Times New Roman" w:eastAsia="宋体" w:hAnsi="Times New Roman" w:cs="Times New Roman" w:hint="eastAsia"/>
            <w:sz w:val="24"/>
            <w:szCs w:val="24"/>
            <w:rPrChange w:id="5445" w:author="..." w:date="2018-06-12T11:29:00Z">
              <w:rPr>
                <w:rFonts w:hint="eastAsia"/>
              </w:rPr>
            </w:rPrChange>
          </w:rPr>
          <w:t>的优先级。</w:t>
        </w:r>
      </w:ins>
      <w:ins w:id="5446" w:author="..." w:date="2018-06-12T11:27:00Z">
        <w:r>
          <w:rPr>
            <w:rFonts w:ascii="Times New Roman" w:eastAsia="宋体" w:hAnsi="Times New Roman" w:cs="Times New Roman"/>
            <w:sz w:val="24"/>
            <w:szCs w:val="24"/>
            <w:rPrChange w:id="5447" w:author="..." w:date="2018-06-12T11:29:00Z">
              <w:rPr/>
            </w:rPrChange>
          </w:rPr>
          <w:t>Process</w:t>
        </w:r>
        <w:r>
          <w:rPr>
            <w:rFonts w:ascii="Times New Roman" w:eastAsia="宋体" w:hAnsi="Times New Roman" w:cs="Times New Roman" w:hint="eastAsia"/>
            <w:sz w:val="24"/>
            <w:szCs w:val="24"/>
            <w:rPrChange w:id="5448" w:author="..." w:date="2018-06-12T11:29:00Z">
              <w:rPr>
                <w:rFonts w:hint="eastAsia"/>
              </w:rPr>
            </w:rPrChange>
          </w:rPr>
          <w:t>属性设置如图</w:t>
        </w:r>
        <w:r>
          <w:rPr>
            <w:rFonts w:ascii="Times New Roman" w:eastAsia="宋体" w:hAnsi="Times New Roman" w:cs="Times New Roman"/>
            <w:sz w:val="24"/>
            <w:szCs w:val="24"/>
            <w:rPrChange w:id="5449" w:author="..." w:date="2018-06-12T11:29:00Z">
              <w:rPr/>
            </w:rPrChange>
          </w:rPr>
          <w:t>4-1</w:t>
        </w:r>
        <w:r>
          <w:rPr>
            <w:rFonts w:ascii="Times New Roman" w:eastAsia="宋体" w:hAnsi="Times New Roman" w:cs="Times New Roman" w:hint="eastAsia"/>
            <w:sz w:val="24"/>
            <w:szCs w:val="24"/>
            <w:rPrChange w:id="5450" w:author="..." w:date="2018-06-12T11:29:00Z">
              <w:rPr>
                <w:rFonts w:hint="eastAsia"/>
              </w:rPr>
            </w:rPrChange>
          </w:rPr>
          <w:t>所示</w:t>
        </w:r>
      </w:ins>
      <w:ins w:id="5451" w:author="Windows 用户" w:date="2018-06-12T19:42:00Z">
        <w:r w:rsidR="00977709">
          <w:rPr>
            <w:rFonts w:ascii="Times New Roman" w:eastAsia="宋体" w:hAnsi="Times New Roman" w:cs="Times New Roman" w:hint="eastAsia"/>
            <w:sz w:val="24"/>
            <w:szCs w:val="24"/>
          </w:rPr>
          <w:t>：</w:t>
        </w:r>
      </w:ins>
      <w:ins w:id="5452" w:author="..." w:date="2018-06-12T11:27:00Z">
        <w:del w:id="5453" w:author="Windows 用户" w:date="2018-06-12T19:30:00Z">
          <w:r w:rsidDel="00D02CF5">
            <w:rPr>
              <w:rFonts w:ascii="Times New Roman" w:eastAsia="宋体" w:hAnsi="Times New Roman" w:cs="Times New Roman" w:hint="eastAsia"/>
              <w:sz w:val="24"/>
              <w:szCs w:val="24"/>
              <w:rPrChange w:id="5454" w:author="..." w:date="2018-06-12T11:29:00Z">
                <w:rPr>
                  <w:rFonts w:hint="eastAsia"/>
                </w:rPr>
              </w:rPrChange>
            </w:rPr>
            <w:delText>：</w:delText>
          </w:r>
        </w:del>
      </w:ins>
    </w:p>
    <w:p w:rsidR="00F76376" w:rsidRDefault="00793F6E">
      <w:pPr>
        <w:spacing w:line="400" w:lineRule="exact"/>
        <w:ind w:firstLineChars="200" w:firstLine="480"/>
        <w:pPrChange w:id="5455" w:author="Windows 用户" w:date="2018-06-12T19:42:00Z">
          <w:pPr>
            <w:ind w:firstLineChars="200" w:firstLine="420"/>
          </w:pPr>
        </w:pPrChange>
      </w:pPr>
      <w:del w:id="5456" w:author="Windows 用户" w:date="2018-06-12T19:42:00Z">
        <w:r w:rsidDel="00844801">
          <w:rPr>
            <w:rFonts w:ascii="Times New Roman" w:eastAsia="宋体" w:hAnsi="Times New Roman" w:cs="Times New Roman"/>
            <w:sz w:val="24"/>
            <w:szCs w:val="24"/>
            <w:rPrChange w:id="5457" w:author="..." w:date="2018-06-12T11:29:00Z">
              <w:rPr/>
            </w:rPrChange>
          </w:rPr>
          <w:delText>application.process</w:delText>
        </w:r>
        <w:r w:rsidDel="00844801">
          <w:rPr>
            <w:rFonts w:ascii="Times New Roman" w:eastAsia="宋体" w:hAnsi="Times New Roman" w:cs="Times New Roman" w:hint="eastAsia"/>
            <w:sz w:val="24"/>
            <w:szCs w:val="24"/>
            <w:rPrChange w:id="5458" w:author="..." w:date="2018-06-12T11:29:00Z">
              <w:rPr>
                <w:rFonts w:hint="eastAsia"/>
              </w:rPr>
            </w:rPrChange>
          </w:rPr>
          <w:delText>设置为“</w:delText>
        </w:r>
        <w:r w:rsidDel="00844801">
          <w:rPr>
            <w:rFonts w:ascii="Times New Roman" w:eastAsia="宋体" w:hAnsi="Times New Roman" w:cs="Times New Roman"/>
            <w:sz w:val="24"/>
            <w:szCs w:val="24"/>
            <w:rPrChange w:id="5459" w:author="..." w:date="2018-06-12T11:29:00Z">
              <w:rPr/>
            </w:rPrChange>
          </w:rPr>
          <w:delText>aaa.bbb.ccc.app</w:delText>
        </w:r>
        <w:r w:rsidDel="00844801">
          <w:rPr>
            <w:rFonts w:ascii="Times New Roman" w:eastAsia="宋体" w:hAnsi="Times New Roman" w:cs="Times New Roman" w:hint="eastAsia"/>
            <w:sz w:val="24"/>
            <w:szCs w:val="24"/>
            <w:rPrChange w:id="5460" w:author="..." w:date="2018-06-12T11:29:00Z">
              <w:rPr>
                <w:rFonts w:hint="eastAsia"/>
              </w:rPr>
            </w:rPrChange>
          </w:rPr>
          <w:delText>”，</w:delText>
        </w:r>
        <w:r w:rsidDel="00844801">
          <w:rPr>
            <w:rFonts w:ascii="Times New Roman" w:eastAsia="宋体" w:hAnsi="Times New Roman" w:cs="Times New Roman"/>
            <w:sz w:val="24"/>
            <w:szCs w:val="24"/>
            <w:rPrChange w:id="5461" w:author="..." w:date="2018-06-12T11:29:00Z">
              <w:rPr/>
            </w:rPrChange>
          </w:rPr>
          <w:delText>application.activity.process</w:delText>
        </w:r>
        <w:r w:rsidDel="00844801">
          <w:rPr>
            <w:rFonts w:ascii="Times New Roman" w:eastAsia="宋体" w:hAnsi="Times New Roman" w:cs="Times New Roman" w:hint="eastAsia"/>
            <w:sz w:val="24"/>
            <w:szCs w:val="24"/>
            <w:rPrChange w:id="5462" w:author="..." w:date="2018-06-12T11:29:00Z">
              <w:rPr>
                <w:rFonts w:hint="eastAsia"/>
              </w:rPr>
            </w:rPrChange>
          </w:rPr>
          <w:delText>设置为“</w:delText>
        </w:r>
        <w:r w:rsidDel="00844801">
          <w:rPr>
            <w:rFonts w:ascii="Times New Roman" w:eastAsia="宋体" w:hAnsi="Times New Roman" w:cs="Times New Roman"/>
            <w:sz w:val="24"/>
            <w:szCs w:val="24"/>
            <w:rPrChange w:id="5463" w:author="..." w:date="2018-06-12T11:29:00Z">
              <w:rPr/>
            </w:rPrChange>
          </w:rPr>
          <w:delText>aaa.bbb.ccc.activity</w:delText>
        </w:r>
        <w:r w:rsidDel="00844801">
          <w:rPr>
            <w:rFonts w:ascii="Times New Roman" w:eastAsia="宋体" w:hAnsi="Times New Roman" w:cs="Times New Roman" w:hint="eastAsia"/>
            <w:sz w:val="24"/>
            <w:szCs w:val="24"/>
            <w:rPrChange w:id="5464" w:author="..." w:date="2018-06-12T11:29:00Z">
              <w:rPr>
                <w:rFonts w:hint="eastAsia"/>
              </w:rPr>
            </w:rPrChange>
          </w:rPr>
          <w:delText>”</w:delText>
        </w:r>
      </w:del>
      <w:del w:id="5465" w:author="Windows 用户" w:date="2018-06-12T19:31:00Z">
        <w:r w:rsidDel="00A1498F">
          <w:rPr>
            <w:rFonts w:ascii="Times New Roman" w:eastAsia="宋体" w:hAnsi="Times New Roman" w:cs="Times New Roman" w:hint="eastAsia"/>
            <w:sz w:val="24"/>
            <w:szCs w:val="24"/>
            <w:rPrChange w:id="5466" w:author="..." w:date="2018-06-12T11:29:00Z">
              <w:rPr>
                <w:rFonts w:hint="eastAsia"/>
              </w:rPr>
            </w:rPrChange>
          </w:rPr>
          <w:delText>。</w:delText>
        </w:r>
      </w:del>
    </w:p>
    <w:p w:rsidR="00F76376" w:rsidRDefault="00793F6E">
      <w:pPr>
        <w:rPr>
          <w:ins w:id="5467" w:author="..." w:date="2018-06-12T11:27:00Z"/>
        </w:rPr>
      </w:pPr>
      <w:r>
        <w:rPr>
          <w:noProof/>
        </w:rPr>
        <w:drawing>
          <wp:inline distT="0" distB="0" distL="114300" distR="114300" wp14:anchorId="02BA092A" wp14:editId="35FE33C6">
            <wp:extent cx="5270500" cy="2904490"/>
            <wp:effectExtent l="0" t="0" r="6350"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1"/>
                    <a:stretch>
                      <a:fillRect/>
                    </a:stretch>
                  </pic:blipFill>
                  <pic:spPr>
                    <a:xfrm>
                      <a:off x="0" y="0"/>
                      <a:ext cx="5270500" cy="2904490"/>
                    </a:xfrm>
                    <a:prstGeom prst="rect">
                      <a:avLst/>
                    </a:prstGeom>
                    <a:noFill/>
                    <a:ln w="9525">
                      <a:noFill/>
                    </a:ln>
                  </pic:spPr>
                </pic:pic>
              </a:graphicData>
            </a:graphic>
          </wp:inline>
        </w:drawing>
      </w:r>
    </w:p>
    <w:p w:rsidR="00F76376" w:rsidRPr="00F76376" w:rsidRDefault="00793F6E">
      <w:pPr>
        <w:spacing w:afterLines="50" w:after="156" w:line="400" w:lineRule="exact"/>
        <w:jc w:val="center"/>
        <w:rPr>
          <w:rFonts w:ascii="Times New Roman" w:eastAsia="宋体" w:hAnsi="Times New Roman" w:cs="Times New Roman"/>
          <w:b/>
          <w:bCs/>
          <w:szCs w:val="24"/>
          <w:rPrChange w:id="5468" w:author="..." w:date="2018-06-12T11:27:00Z">
            <w:rPr/>
          </w:rPrChange>
        </w:rPr>
        <w:pPrChange w:id="5469" w:author="..." w:date="2018-06-12T11:27:00Z">
          <w:pPr/>
        </w:pPrChange>
      </w:pPr>
      <w:ins w:id="5470" w:author="..." w:date="2018-06-12T11:27:00Z">
        <w:r>
          <w:rPr>
            <w:rFonts w:ascii="Times New Roman" w:eastAsia="宋体" w:hAnsi="Times New Roman" w:cs="Times New Roman" w:hint="eastAsia"/>
            <w:b/>
            <w:bCs/>
            <w:szCs w:val="24"/>
            <w:rPrChange w:id="5471" w:author="..." w:date="2018-06-12T11:27:00Z">
              <w:rPr>
                <w:rFonts w:hint="eastAsia"/>
              </w:rPr>
            </w:rPrChange>
          </w:rPr>
          <w:t>图</w:t>
        </w:r>
        <w:r>
          <w:rPr>
            <w:rFonts w:ascii="Times New Roman" w:eastAsia="宋体" w:hAnsi="Times New Roman" w:cs="Times New Roman"/>
            <w:b/>
            <w:bCs/>
            <w:szCs w:val="24"/>
            <w:rPrChange w:id="5472" w:author="..." w:date="2018-06-12T11:27:00Z">
              <w:rPr/>
            </w:rPrChange>
          </w:rPr>
          <w:t>4-1 process</w:t>
        </w:r>
        <w:r>
          <w:rPr>
            <w:rFonts w:ascii="Times New Roman" w:eastAsia="宋体" w:hAnsi="Times New Roman" w:cs="Times New Roman" w:hint="eastAsia"/>
            <w:b/>
            <w:bCs/>
            <w:szCs w:val="24"/>
            <w:rPrChange w:id="5473" w:author="..." w:date="2018-06-12T11:27:00Z">
              <w:rPr>
                <w:rFonts w:hint="eastAsia"/>
              </w:rPr>
            </w:rPrChange>
          </w:rPr>
          <w:t>属性设置</w:t>
        </w:r>
      </w:ins>
    </w:p>
    <w:p w:rsidR="00F76376" w:rsidRPr="00F76376" w:rsidRDefault="00844801">
      <w:pPr>
        <w:spacing w:line="400" w:lineRule="exact"/>
        <w:ind w:firstLineChars="200" w:firstLine="480"/>
        <w:rPr>
          <w:rFonts w:ascii="Times New Roman" w:eastAsia="宋体" w:hAnsi="Times New Roman" w:cs="Times New Roman"/>
          <w:sz w:val="24"/>
          <w:szCs w:val="24"/>
          <w:rPrChange w:id="5474" w:author="..." w:date="2018-06-12T11:30:00Z">
            <w:rPr/>
          </w:rPrChange>
        </w:rPr>
        <w:pPrChange w:id="5475" w:author="..." w:date="2018-06-12T11:30:00Z">
          <w:pPr>
            <w:ind w:firstLineChars="200" w:firstLine="480"/>
          </w:pPr>
        </w:pPrChange>
      </w:pPr>
      <w:ins w:id="5476" w:author="Windows 用户" w:date="2018-06-12T19:42:00Z">
        <w:r w:rsidRPr="00193A8D">
          <w:rPr>
            <w:rFonts w:ascii="Times New Roman" w:eastAsia="宋体" w:hAnsi="Times New Roman" w:cs="Times New Roman"/>
            <w:sz w:val="24"/>
            <w:szCs w:val="24"/>
          </w:rPr>
          <w:t>application.process</w:t>
        </w:r>
        <w:r w:rsidRPr="00193A8D">
          <w:rPr>
            <w:rFonts w:ascii="Times New Roman" w:eastAsia="宋体" w:hAnsi="Times New Roman" w:cs="Times New Roman" w:hint="eastAsia"/>
            <w:sz w:val="24"/>
            <w:szCs w:val="24"/>
          </w:rPr>
          <w:t>设置为“</w:t>
        </w:r>
        <w:r w:rsidRPr="00193A8D">
          <w:rPr>
            <w:rFonts w:ascii="Times New Roman" w:eastAsia="宋体" w:hAnsi="Times New Roman" w:cs="Times New Roman"/>
            <w:sz w:val="24"/>
            <w:szCs w:val="24"/>
          </w:rPr>
          <w:t>aaa.bbb.ccc.app</w:t>
        </w:r>
        <w:r w:rsidRPr="00193A8D">
          <w:rPr>
            <w:rFonts w:ascii="Times New Roman" w:eastAsia="宋体" w:hAnsi="Times New Roman" w:cs="Times New Roman" w:hint="eastAsia"/>
            <w:sz w:val="24"/>
            <w:szCs w:val="24"/>
          </w:rPr>
          <w:t>”，</w:t>
        </w:r>
        <w:r w:rsidRPr="00193A8D">
          <w:rPr>
            <w:rFonts w:ascii="Times New Roman" w:eastAsia="宋体" w:hAnsi="Times New Roman" w:cs="Times New Roman"/>
            <w:sz w:val="24"/>
            <w:szCs w:val="24"/>
          </w:rPr>
          <w:t>application.activity.process</w:t>
        </w:r>
        <w:r w:rsidRPr="00193A8D">
          <w:rPr>
            <w:rFonts w:ascii="Times New Roman" w:eastAsia="宋体" w:hAnsi="Times New Roman" w:cs="Times New Roman" w:hint="eastAsia"/>
            <w:sz w:val="24"/>
            <w:szCs w:val="24"/>
          </w:rPr>
          <w:t>设置为“</w:t>
        </w:r>
        <w:r w:rsidRPr="00193A8D">
          <w:rPr>
            <w:rFonts w:ascii="Times New Roman" w:eastAsia="宋体" w:hAnsi="Times New Roman" w:cs="Times New Roman"/>
            <w:sz w:val="24"/>
            <w:szCs w:val="24"/>
          </w:rPr>
          <w:t>aaa.bbb.ccc.activity</w:t>
        </w:r>
        <w:r w:rsidRPr="00193A8D">
          <w:rPr>
            <w:rFonts w:ascii="Times New Roman" w:eastAsia="宋体" w:hAnsi="Times New Roman" w:cs="Times New Roman" w:hint="eastAsia"/>
            <w:sz w:val="24"/>
            <w:szCs w:val="24"/>
          </w:rPr>
          <w:t>”</w:t>
        </w:r>
      </w:ins>
      <w:ins w:id="5477" w:author="Windows 用户" w:date="2018-06-12T19:43:00Z">
        <w:r w:rsidR="00B65088">
          <w:rPr>
            <w:rFonts w:ascii="Times New Roman" w:eastAsia="宋体" w:hAnsi="Times New Roman" w:cs="Times New Roman" w:hint="eastAsia"/>
            <w:sz w:val="24"/>
            <w:szCs w:val="24"/>
          </w:rPr>
          <w:t>，</w:t>
        </w:r>
      </w:ins>
      <w:ins w:id="5478" w:author="..." w:date="2018-06-12T11:28:00Z">
        <w:r w:rsidR="00793F6E">
          <w:rPr>
            <w:rFonts w:ascii="Times New Roman" w:eastAsia="宋体" w:hAnsi="Times New Roman" w:cs="Times New Roman" w:hint="eastAsia"/>
            <w:sz w:val="24"/>
            <w:szCs w:val="24"/>
            <w:rPrChange w:id="5479" w:author="..." w:date="2018-06-12T11:30:00Z">
              <w:rPr>
                <w:rFonts w:hint="eastAsia"/>
              </w:rPr>
            </w:rPrChange>
          </w:rPr>
          <w:t>当我们运行</w:t>
        </w:r>
        <w:r w:rsidR="00793F6E">
          <w:rPr>
            <w:rFonts w:ascii="Times New Roman" w:eastAsia="宋体" w:hAnsi="Times New Roman" w:cs="Times New Roman"/>
            <w:sz w:val="24"/>
            <w:szCs w:val="24"/>
            <w:rPrChange w:id="5480" w:author="..." w:date="2018-06-12T11:30:00Z">
              <w:rPr/>
            </w:rPrChange>
          </w:rPr>
          <w:t>APP</w:t>
        </w:r>
        <w:r w:rsidR="00793F6E">
          <w:rPr>
            <w:rFonts w:ascii="Times New Roman" w:eastAsia="宋体" w:hAnsi="Times New Roman" w:cs="Times New Roman" w:hint="eastAsia"/>
            <w:sz w:val="24"/>
            <w:szCs w:val="24"/>
            <w:rPrChange w:id="5481" w:author="..." w:date="2018-06-12T11:30:00Z">
              <w:rPr>
                <w:rFonts w:hint="eastAsia"/>
              </w:rPr>
            </w:rPrChange>
          </w:rPr>
          <w:t>后，可以看到进程名为“</w:t>
        </w:r>
        <w:r w:rsidR="00793F6E">
          <w:rPr>
            <w:rFonts w:ascii="Times New Roman" w:eastAsia="宋体" w:hAnsi="Times New Roman" w:cs="Times New Roman"/>
            <w:sz w:val="24"/>
            <w:szCs w:val="24"/>
            <w:rPrChange w:id="5482" w:author="..." w:date="2018-06-12T11:30:00Z">
              <w:rPr/>
            </w:rPrChange>
          </w:rPr>
          <w:t>aaa.bbb.ccc.activity</w:t>
        </w:r>
        <w:r w:rsidR="00793F6E">
          <w:rPr>
            <w:rFonts w:ascii="Times New Roman" w:eastAsia="宋体" w:hAnsi="Times New Roman" w:cs="Times New Roman" w:hint="eastAsia"/>
            <w:sz w:val="24"/>
            <w:szCs w:val="24"/>
            <w:rPrChange w:id="5483" w:author="..." w:date="2018-06-12T11:30:00Z">
              <w:rPr>
                <w:rFonts w:hint="eastAsia"/>
              </w:rPr>
            </w:rPrChange>
          </w:rPr>
          <w:t>”。</w:t>
        </w:r>
      </w:ins>
      <w:del w:id="5484" w:author="..." w:date="2018-06-12T11:28:00Z">
        <w:r w:rsidR="00793F6E">
          <w:rPr>
            <w:rFonts w:ascii="Times New Roman" w:eastAsia="宋体" w:hAnsi="Times New Roman" w:cs="Times New Roman" w:hint="eastAsia"/>
            <w:sz w:val="24"/>
            <w:szCs w:val="24"/>
            <w:rPrChange w:id="5485" w:author="..." w:date="2018-06-12T11:30:00Z">
              <w:rPr>
                <w:rFonts w:hint="eastAsia"/>
              </w:rPr>
            </w:rPrChange>
          </w:rPr>
          <w:delText>安装并运行</w:delText>
        </w:r>
        <w:r w:rsidR="00793F6E">
          <w:rPr>
            <w:rFonts w:ascii="Times New Roman" w:eastAsia="宋体" w:hAnsi="Times New Roman" w:cs="Times New Roman"/>
            <w:sz w:val="24"/>
            <w:szCs w:val="24"/>
            <w:rPrChange w:id="5486" w:author="..." w:date="2018-06-12T11:30:00Z">
              <w:rPr/>
            </w:rPrChange>
          </w:rPr>
          <w:delText>App</w:delText>
        </w:r>
        <w:r w:rsidR="00793F6E">
          <w:rPr>
            <w:rFonts w:ascii="Times New Roman" w:eastAsia="宋体" w:hAnsi="Times New Roman" w:cs="Times New Roman" w:hint="eastAsia"/>
            <w:sz w:val="24"/>
            <w:szCs w:val="24"/>
            <w:rPrChange w:id="5487" w:author="..." w:date="2018-06-12T11:30:00Z">
              <w:rPr>
                <w:rFonts w:hint="eastAsia"/>
              </w:rPr>
            </w:rPrChange>
          </w:rPr>
          <w:delText>，打印日志：</w:delText>
        </w:r>
      </w:del>
    </w:p>
    <w:p w:rsidR="00F76376" w:rsidRDefault="00793F6E">
      <w:pPr>
        <w:spacing w:line="400" w:lineRule="exact"/>
        <w:ind w:firstLineChars="200" w:firstLine="480"/>
        <w:rPr>
          <w:ins w:id="5488" w:author="Windows 用户" w:date="2018-06-12T19:43:00Z"/>
          <w:rFonts w:ascii="Times New Roman" w:eastAsia="宋体" w:hAnsi="Times New Roman" w:cs="Times New Roman"/>
          <w:sz w:val="24"/>
          <w:szCs w:val="24"/>
        </w:rPr>
      </w:pPr>
      <w:ins w:id="5489" w:author="..." w:date="2018-06-12T11:28:00Z">
        <w:r>
          <w:rPr>
            <w:rFonts w:ascii="Times New Roman" w:eastAsia="宋体" w:hAnsi="Times New Roman" w:cs="Times New Roman" w:hint="eastAsia"/>
            <w:sz w:val="24"/>
            <w:szCs w:val="24"/>
          </w:rPr>
          <w:t>从该测试用例中，可以总结如下规则：</w:t>
        </w:r>
      </w:ins>
    </w:p>
    <w:p w:rsidR="001D316F" w:rsidRDefault="001D316F">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5490" w:author="..." w:date="2018-06-12T11:28:00Z"/>
          <w:rFonts w:ascii="Times New Roman" w:eastAsia="宋体" w:hAnsi="Times New Roman" w:cs="Times New Roman"/>
          <w:sz w:val="24"/>
          <w:szCs w:val="24"/>
        </w:rPr>
        <w:pPrChange w:id="5491" w:author="Windows 用户" w:date="2018-06-12T19:43:00Z">
          <w:pPr>
            <w:spacing w:line="400" w:lineRule="exact"/>
            <w:ind w:firstLineChars="200" w:firstLine="420"/>
          </w:pPr>
        </w:pPrChange>
      </w:pPr>
      <w:ins w:id="5492" w:author="Windows 用户" w:date="2018-06-12T19:43: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：当同时在</w:t>
        </w:r>
        <w:r w:rsidRPr="00193A8D">
          <w:rPr>
            <w:rFonts w:ascii="Times New Roman" w:eastAsia="宋体" w:hAnsi="Times New Roman" w:cs="Times New Roman" w:hint="eastAsia"/>
            <w:szCs w:val="21"/>
          </w:rPr>
          <w:t>application</w:t>
        </w:r>
        <w:r w:rsidRPr="00193A8D">
          <w:rPr>
            <w:rFonts w:ascii="Times New Roman" w:eastAsia="宋体" w:hAnsi="Times New Roman" w:cs="Times New Roman" w:hint="eastAsia"/>
            <w:szCs w:val="21"/>
          </w:rPr>
          <w:t>和</w:t>
        </w:r>
        <w:r w:rsidRPr="00193A8D">
          <w:rPr>
            <w:rFonts w:ascii="Times New Roman" w:eastAsia="宋体" w:hAnsi="Times New Roman" w:cs="Times New Roman" w:hint="eastAsia"/>
            <w:szCs w:val="21"/>
          </w:rPr>
          <w:t>component</w:t>
        </w:r>
        <w:r w:rsidRPr="00193A8D">
          <w:rPr>
            <w:rFonts w:ascii="Times New Roman" w:eastAsia="宋体" w:hAnsi="Times New Roman" w:cs="Times New Roman" w:hint="eastAsia"/>
            <w:szCs w:val="21"/>
          </w:rPr>
          <w:t>设置</w:t>
        </w:r>
        <w:r w:rsidRPr="00193A8D">
          <w:rPr>
            <w:rFonts w:ascii="Times New Roman" w:eastAsia="宋体" w:hAnsi="Times New Roman" w:cs="Times New Roman" w:hint="eastAsia"/>
            <w:szCs w:val="21"/>
          </w:rPr>
          <w:t>process</w:t>
        </w:r>
        <w:r w:rsidRPr="00193A8D">
          <w:rPr>
            <w:rFonts w:ascii="Times New Roman" w:eastAsia="宋体" w:hAnsi="Times New Roman" w:cs="Times New Roman" w:hint="eastAsia"/>
            <w:szCs w:val="21"/>
          </w:rPr>
          <w:t>属性时，</w:t>
        </w:r>
        <w:r w:rsidRPr="00193A8D">
          <w:rPr>
            <w:rFonts w:ascii="Times New Roman" w:eastAsia="宋体" w:hAnsi="Times New Roman" w:cs="Times New Roman" w:hint="eastAsia"/>
            <w:szCs w:val="21"/>
          </w:rPr>
          <w:t>component</w:t>
        </w:r>
        <w:r w:rsidRPr="00193A8D">
          <w:rPr>
            <w:rFonts w:ascii="Times New Roman" w:eastAsia="宋体" w:hAnsi="Times New Roman" w:cs="Times New Roman" w:hint="eastAsia"/>
            <w:szCs w:val="21"/>
          </w:rPr>
          <w:t>优先级更高。</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1D316F">
        <w:trPr>
          <w:jc w:val="center"/>
          <w:ins w:id="5493" w:author="..." w:date="2018-06-12T11:28:00Z"/>
          <w:del w:id="5494" w:author="Windows 用户" w:date="2018-06-12T19:43:00Z"/>
        </w:trPr>
        <w:tc>
          <w:tcPr>
            <w:tcW w:w="8522" w:type="dxa"/>
          </w:tcPr>
          <w:p w:rsidR="00F76376" w:rsidDel="001D316F" w:rsidRDefault="00793F6E">
            <w:pPr>
              <w:jc w:val="left"/>
              <w:rPr>
                <w:ins w:id="5495" w:author="..." w:date="2018-06-12T11:28:00Z"/>
                <w:del w:id="5496" w:author="Windows 用户" w:date="2018-06-12T19:43:00Z"/>
                <w:rFonts w:ascii="Times New Roman" w:eastAsia="宋体" w:hAnsi="Times New Roman" w:cs="Times New Roman"/>
                <w:sz w:val="24"/>
                <w:szCs w:val="24"/>
              </w:rPr>
              <w:pPrChange w:id="5497" w:author="Windows 用户" w:date="2018-06-12T19:31:00Z">
                <w:pPr>
                  <w:spacing w:line="400" w:lineRule="exact"/>
                  <w:ind w:firstLineChars="200" w:firstLine="480"/>
                </w:pPr>
              </w:pPrChange>
            </w:pPr>
            <w:ins w:id="5498" w:author="..." w:date="2018-06-12T11:28:00Z">
              <w:del w:id="5499" w:author="Windows 用户" w:date="2018-06-12T19:43:00Z">
                <w:r w:rsidRPr="006C19F2" w:rsidDel="001D316F">
                  <w:rPr>
                    <w:rFonts w:ascii="Times New Roman" w:eastAsia="宋体" w:hAnsi="Times New Roman" w:cs="Times New Roman" w:hint="eastAsia"/>
                    <w:szCs w:val="21"/>
                    <w:rPrChange w:id="5500" w:author="Windows 用户" w:date="2018-06-12T19:31:00Z">
                      <w:rPr>
                        <w:rFonts w:ascii="Times New Roman" w:eastAsia="宋体" w:hAnsi="Times New Roman" w:cs="Times New Roman" w:hint="eastAsia"/>
                        <w:sz w:val="24"/>
                        <w:szCs w:val="24"/>
                      </w:rPr>
                    </w:rPrChange>
                  </w:rPr>
                  <w:delText>规则</w:delText>
                </w:r>
                <w:r w:rsidRPr="006C19F2" w:rsidDel="001D316F">
                  <w:rPr>
                    <w:rFonts w:ascii="Times New Roman" w:eastAsia="宋体" w:hAnsi="Times New Roman" w:cs="Times New Roman"/>
                    <w:szCs w:val="21"/>
                    <w:rPrChange w:id="5501" w:author="Windows 用户" w:date="2018-06-12T19:31:00Z">
                      <w:rPr>
                        <w:rFonts w:ascii="Times New Roman" w:eastAsia="宋体" w:hAnsi="Times New Roman" w:cs="Times New Roman"/>
                        <w:sz w:val="24"/>
                        <w:szCs w:val="24"/>
                      </w:rPr>
                    </w:rPrChange>
                  </w:rPr>
                  <w:delText>1</w:delText>
                </w:r>
                <w:r w:rsidRPr="006C19F2" w:rsidDel="001D316F">
                  <w:rPr>
                    <w:rFonts w:ascii="Times New Roman" w:eastAsia="宋体" w:hAnsi="Times New Roman" w:cs="Times New Roman" w:hint="eastAsia"/>
                    <w:szCs w:val="21"/>
                    <w:rPrChange w:id="5502" w:author="Windows 用户" w:date="2018-06-12T19:31:00Z">
                      <w:rPr>
                        <w:rFonts w:ascii="Times New Roman" w:eastAsia="宋体" w:hAnsi="Times New Roman" w:cs="Times New Roman" w:hint="eastAsia"/>
                        <w:sz w:val="24"/>
                        <w:szCs w:val="24"/>
                      </w:rPr>
                    </w:rPrChange>
                  </w:rPr>
                  <w:delText>：</w:delText>
                </w:r>
              </w:del>
            </w:ins>
            <w:ins w:id="5503" w:author="..." w:date="2018-06-12T11:29:00Z">
              <w:del w:id="5504" w:author="Windows 用户" w:date="2018-06-12T19:43:00Z">
                <w:r w:rsidRPr="006C19F2" w:rsidDel="001D316F">
                  <w:rPr>
                    <w:rFonts w:ascii="Times New Roman" w:eastAsia="宋体" w:hAnsi="Times New Roman" w:cs="Times New Roman" w:hint="eastAsia"/>
                    <w:szCs w:val="21"/>
                    <w:rPrChange w:id="5505" w:author="Windows 用户" w:date="2018-06-12T19:31:00Z">
                      <w:rPr>
                        <w:rFonts w:ascii="Times New Roman" w:eastAsia="宋体" w:hAnsi="Times New Roman" w:cs="Times New Roman" w:hint="eastAsia"/>
                        <w:sz w:val="24"/>
                        <w:szCs w:val="24"/>
                      </w:rPr>
                    </w:rPrChange>
                  </w:rPr>
                  <w:delText>当同时在</w:delText>
                </w:r>
                <w:r w:rsidRPr="006C19F2" w:rsidDel="001D316F">
                  <w:rPr>
                    <w:rFonts w:ascii="Times New Roman" w:eastAsia="宋体" w:hAnsi="Times New Roman" w:cs="Times New Roman"/>
                    <w:szCs w:val="21"/>
                    <w:rPrChange w:id="5506" w:author="Windows 用户" w:date="2018-06-12T19:31:00Z">
                      <w:rPr>
                        <w:rFonts w:ascii="Times New Roman" w:eastAsia="宋体" w:hAnsi="Times New Roman" w:cs="Times New Roman"/>
                        <w:sz w:val="24"/>
                        <w:szCs w:val="24"/>
                      </w:rPr>
                    </w:rPrChange>
                  </w:rPr>
                  <w:delText>application</w:delText>
                </w:r>
                <w:r w:rsidRPr="006C19F2" w:rsidDel="001D316F">
                  <w:rPr>
                    <w:rFonts w:ascii="Times New Roman" w:eastAsia="宋体" w:hAnsi="Times New Roman" w:cs="Times New Roman" w:hint="eastAsia"/>
                    <w:szCs w:val="21"/>
                    <w:rPrChange w:id="5507" w:author="Windows 用户" w:date="2018-06-12T19:31:00Z">
                      <w:rPr>
                        <w:rFonts w:ascii="Times New Roman" w:eastAsia="宋体" w:hAnsi="Times New Roman" w:cs="Times New Roman" w:hint="eastAsia"/>
                        <w:sz w:val="24"/>
                        <w:szCs w:val="24"/>
                      </w:rPr>
                    </w:rPrChange>
                  </w:rPr>
                  <w:delText>和</w:delText>
                </w:r>
                <w:r w:rsidRPr="006C19F2" w:rsidDel="001D316F">
                  <w:rPr>
                    <w:rFonts w:ascii="Times New Roman" w:eastAsia="宋体" w:hAnsi="Times New Roman" w:cs="Times New Roman"/>
                    <w:szCs w:val="21"/>
                    <w:rPrChange w:id="5508" w:author="Windows 用户" w:date="2018-06-12T19:31:00Z">
                      <w:rPr>
                        <w:rFonts w:ascii="Times New Roman" w:eastAsia="宋体" w:hAnsi="Times New Roman" w:cs="Times New Roman"/>
                        <w:sz w:val="24"/>
                        <w:szCs w:val="24"/>
                      </w:rPr>
                    </w:rPrChange>
                  </w:rPr>
                  <w:delText>component</w:delText>
                </w:r>
                <w:r w:rsidRPr="006C19F2" w:rsidDel="001D316F">
                  <w:rPr>
                    <w:rFonts w:ascii="Times New Roman" w:eastAsia="宋体" w:hAnsi="Times New Roman" w:cs="Times New Roman" w:hint="eastAsia"/>
                    <w:szCs w:val="21"/>
                    <w:rPrChange w:id="5509" w:author="Windows 用户" w:date="2018-06-12T19:31:00Z">
                      <w:rPr>
                        <w:rFonts w:ascii="Times New Roman" w:eastAsia="宋体" w:hAnsi="Times New Roman" w:cs="Times New Roman" w:hint="eastAsia"/>
                        <w:sz w:val="24"/>
                        <w:szCs w:val="24"/>
                      </w:rPr>
                    </w:rPrChange>
                  </w:rPr>
                  <w:delText>设置</w:delText>
                </w:r>
                <w:r w:rsidRPr="006C19F2" w:rsidDel="001D316F">
                  <w:rPr>
                    <w:rFonts w:ascii="Times New Roman" w:eastAsia="宋体" w:hAnsi="Times New Roman" w:cs="Times New Roman"/>
                    <w:szCs w:val="21"/>
                    <w:rPrChange w:id="5510" w:author="Windows 用户" w:date="2018-06-12T19:31:00Z">
                      <w:rPr>
                        <w:rFonts w:ascii="Times New Roman" w:eastAsia="宋体" w:hAnsi="Times New Roman" w:cs="Times New Roman"/>
                        <w:sz w:val="24"/>
                        <w:szCs w:val="24"/>
                      </w:rPr>
                    </w:rPrChange>
                  </w:rPr>
                  <w:delText>process</w:delText>
                </w:r>
                <w:r w:rsidRPr="006C19F2" w:rsidDel="001D316F">
                  <w:rPr>
                    <w:rFonts w:ascii="Times New Roman" w:eastAsia="宋体" w:hAnsi="Times New Roman" w:cs="Times New Roman" w:hint="eastAsia"/>
                    <w:szCs w:val="21"/>
                    <w:rPrChange w:id="5511" w:author="Windows 用户" w:date="2018-06-12T19:31:00Z">
                      <w:rPr>
                        <w:rFonts w:ascii="Times New Roman" w:eastAsia="宋体" w:hAnsi="Times New Roman" w:cs="Times New Roman" w:hint="eastAsia"/>
                        <w:sz w:val="24"/>
                        <w:szCs w:val="24"/>
                      </w:rPr>
                    </w:rPrChange>
                  </w:rPr>
                  <w:delText>属性时，</w:delText>
                </w:r>
                <w:r w:rsidRPr="006C19F2" w:rsidDel="001D316F">
                  <w:rPr>
                    <w:rFonts w:ascii="Times New Roman" w:eastAsia="宋体" w:hAnsi="Times New Roman" w:cs="Times New Roman"/>
                    <w:szCs w:val="21"/>
                    <w:rPrChange w:id="5512" w:author="Windows 用户" w:date="2018-06-12T19:31:00Z">
                      <w:rPr>
                        <w:rFonts w:ascii="Times New Roman" w:eastAsia="宋体" w:hAnsi="Times New Roman" w:cs="Times New Roman"/>
                        <w:sz w:val="24"/>
                        <w:szCs w:val="24"/>
                      </w:rPr>
                    </w:rPrChange>
                  </w:rPr>
                  <w:delText>component</w:delText>
                </w:r>
                <w:r w:rsidRPr="006C19F2" w:rsidDel="001D316F">
                  <w:rPr>
                    <w:rFonts w:ascii="Times New Roman" w:eastAsia="宋体" w:hAnsi="Times New Roman" w:cs="Times New Roman" w:hint="eastAsia"/>
                    <w:szCs w:val="21"/>
                    <w:rPrChange w:id="5513" w:author="Windows 用户" w:date="2018-06-12T19:31:00Z">
                      <w:rPr>
                        <w:rFonts w:ascii="Times New Roman" w:eastAsia="宋体" w:hAnsi="Times New Roman" w:cs="Times New Roman" w:hint="eastAsia"/>
                        <w:sz w:val="24"/>
                        <w:szCs w:val="24"/>
                      </w:rPr>
                    </w:rPrChange>
                  </w:rPr>
                  <w:delText>优先级更高。</w:delText>
                </w:r>
              </w:del>
            </w:ins>
          </w:p>
        </w:tc>
      </w:tr>
    </w:tbl>
    <w:p w:rsidR="00F76376" w:rsidRPr="00AF235D" w:rsidRDefault="00793F6E">
      <w:pPr>
        <w:spacing w:beforeLines="100" w:before="313" w:afterLines="50" w:after="156" w:line="360" w:lineRule="auto"/>
        <w:jc w:val="center"/>
        <w:outlineLvl w:val="1"/>
        <w:rPr>
          <w:del w:id="5514" w:author="..." w:date="2018-06-12T11:30:00Z"/>
          <w:rFonts w:ascii="Times New Roman" w:eastAsia="宋体" w:hAnsi="Times New Roman" w:cs="Times New Roman"/>
          <w:b/>
          <w:bCs/>
          <w:color w:val="000000"/>
          <w:sz w:val="28"/>
          <w:szCs w:val="28"/>
          <w:rPrChange w:id="5515" w:author="Windows 用户" w:date="2018-06-12T19:06:00Z">
            <w:rPr>
              <w:del w:id="5516" w:author="..." w:date="2018-06-12T11:30:00Z"/>
            </w:rPr>
          </w:rPrChange>
        </w:rPr>
        <w:pPrChange w:id="5517" w:author="Windows 用户" w:date="2018-06-12T19:06:00Z">
          <w:pPr/>
        </w:pPrChange>
      </w:pPr>
      <w:del w:id="5518" w:author="..." w:date="2018-06-12T11:30:00Z">
        <w:r w:rsidRPr="00AF235D">
          <w:rPr>
            <w:rFonts w:ascii="Times New Roman" w:eastAsia="宋体" w:hAnsi="Times New Roman" w:cs="Times New Roman"/>
            <w:b/>
            <w:bCs/>
            <w:noProof/>
            <w:color w:val="000000"/>
            <w:sz w:val="28"/>
            <w:szCs w:val="28"/>
            <w:rPrChange w:id="5519" w:author="Windows 用户" w:date="2018-06-12T19:06:00Z">
              <w:rPr>
                <w:noProof/>
              </w:rPr>
            </w:rPrChange>
          </w:rPr>
          <w:drawing>
            <wp:inline distT="0" distB="0" distL="114300" distR="114300" wp14:anchorId="521BA081" wp14:editId="08E957B3">
              <wp:extent cx="4257040" cy="1543050"/>
              <wp:effectExtent l="0" t="0" r="1016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2"/>
                      <a:stretch>
                        <a:fillRect/>
                      </a:stretch>
                    </pic:blipFill>
                    <pic:spPr>
                      <a:xfrm>
                        <a:off x="0" y="0"/>
                        <a:ext cx="4257040" cy="1543050"/>
                      </a:xfrm>
                      <a:prstGeom prst="rect">
                        <a:avLst/>
                      </a:prstGeom>
                      <a:noFill/>
                      <a:ln w="9525">
                        <a:noFill/>
                      </a:ln>
                    </pic:spPr>
                  </pic:pic>
                </a:graphicData>
              </a:graphic>
            </wp:inline>
          </w:drawing>
        </w:r>
      </w:del>
    </w:p>
    <w:p w:rsidR="00F76376" w:rsidRPr="00AF235D" w:rsidRDefault="00793F6E">
      <w:pPr>
        <w:spacing w:beforeLines="100" w:before="313" w:afterLines="50" w:after="156" w:line="360" w:lineRule="auto"/>
        <w:jc w:val="center"/>
        <w:outlineLvl w:val="1"/>
        <w:rPr>
          <w:del w:id="5520" w:author="..." w:date="2018-06-12T11:29:00Z"/>
          <w:rFonts w:ascii="Times New Roman" w:eastAsia="宋体" w:hAnsi="Times New Roman" w:cs="Times New Roman"/>
          <w:b/>
          <w:bCs/>
          <w:color w:val="000000"/>
          <w:sz w:val="28"/>
          <w:szCs w:val="28"/>
          <w:rPrChange w:id="5521" w:author="Windows 用户" w:date="2018-06-12T19:06:00Z">
            <w:rPr>
              <w:del w:id="5522" w:author="..." w:date="2018-06-12T11:29:00Z"/>
            </w:rPr>
          </w:rPrChange>
        </w:rPr>
        <w:pPrChange w:id="5523" w:author="Windows 用户" w:date="2018-06-12T19:06:00Z">
          <w:pPr>
            <w:ind w:firstLine="420"/>
          </w:pPr>
        </w:pPrChange>
      </w:pPr>
      <w:del w:id="5524" w:author="..." w:date="2018-06-12T11:29:00Z">
        <w:r w:rsidRPr="00AF235D">
          <w:rPr>
            <w:rFonts w:ascii="Times New Roman" w:eastAsia="宋体" w:hAnsi="Times New Roman" w:cs="Times New Roman" w:hint="eastAsia"/>
            <w:b/>
            <w:bCs/>
            <w:color w:val="000000"/>
            <w:sz w:val="28"/>
            <w:szCs w:val="28"/>
            <w:rPrChange w:id="5525" w:author="Windows 用户" w:date="2018-06-12T19:06:00Z">
              <w:rPr>
                <w:rFonts w:hint="eastAsia"/>
              </w:rPr>
            </w:rPrChange>
          </w:rPr>
          <w:delText>可以看到对于</w:delText>
        </w:r>
        <w:r w:rsidRPr="00AF235D">
          <w:rPr>
            <w:rFonts w:ascii="Times New Roman" w:eastAsia="宋体" w:hAnsi="Times New Roman" w:cs="Times New Roman"/>
            <w:b/>
            <w:bCs/>
            <w:color w:val="000000"/>
            <w:sz w:val="28"/>
            <w:szCs w:val="28"/>
            <w:rPrChange w:id="5526" w:author="Windows 用户" w:date="2018-06-12T19:06:00Z">
              <w:rPr/>
            </w:rPrChange>
          </w:rPr>
          <w:delText>process</w:delText>
        </w:r>
        <w:r w:rsidRPr="00AF235D">
          <w:rPr>
            <w:rFonts w:ascii="Times New Roman" w:eastAsia="宋体" w:hAnsi="Times New Roman" w:cs="Times New Roman" w:hint="eastAsia"/>
            <w:b/>
            <w:bCs/>
            <w:color w:val="000000"/>
            <w:sz w:val="28"/>
            <w:szCs w:val="28"/>
            <w:rPrChange w:id="5527" w:author="Windows 用户" w:date="2018-06-12T19:06:00Z">
              <w:rPr>
                <w:rFonts w:hint="eastAsia"/>
              </w:rPr>
            </w:rPrChange>
          </w:rPr>
          <w:delText>，组件的优先级更高。</w:delText>
        </w:r>
      </w:del>
    </w:p>
    <w:p w:rsidR="00F76376" w:rsidRPr="00AF235D"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5528" w:author="Windows 用户" w:date="2018-06-12T19:06:00Z">
            <w:rPr/>
          </w:rPrChange>
        </w:rPr>
        <w:pPrChange w:id="5529" w:author="Windows 用户" w:date="2018-06-12T19:06:00Z">
          <w:pPr>
            <w:pStyle w:val="2"/>
          </w:pPr>
        </w:pPrChange>
      </w:pPr>
      <w:bookmarkStart w:id="5530" w:name="_Toc516593065"/>
      <w:r w:rsidRPr="00AF235D">
        <w:rPr>
          <w:rFonts w:ascii="Times New Roman" w:eastAsia="宋体" w:hAnsi="Times New Roman" w:cs="Times New Roman"/>
          <w:b/>
          <w:bCs/>
          <w:color w:val="000000"/>
          <w:sz w:val="28"/>
          <w:szCs w:val="28"/>
          <w:rPrChange w:id="5531" w:author="Windows 用户" w:date="2018-06-12T19:06:00Z">
            <w:rPr/>
          </w:rPrChange>
        </w:rPr>
        <w:t xml:space="preserve">4.3 </w:t>
      </w:r>
      <w:r w:rsidRPr="00AF235D">
        <w:rPr>
          <w:rFonts w:ascii="Times New Roman" w:eastAsia="宋体" w:hAnsi="Times New Roman" w:cs="Times New Roman" w:hint="eastAsia"/>
          <w:b/>
          <w:bCs/>
          <w:color w:val="000000"/>
          <w:sz w:val="28"/>
          <w:szCs w:val="28"/>
          <w:rPrChange w:id="5532" w:author="Windows 用户" w:date="2018-06-12T19:06:00Z">
            <w:rPr>
              <w:rFonts w:hint="eastAsia"/>
            </w:rPr>
          </w:rPrChange>
        </w:rPr>
        <w:t>将</w:t>
      </w:r>
      <w:r w:rsidRPr="00AF235D">
        <w:rPr>
          <w:rFonts w:ascii="Times New Roman" w:eastAsia="宋体" w:hAnsi="Times New Roman" w:cs="Times New Roman"/>
          <w:b/>
          <w:bCs/>
          <w:color w:val="000000"/>
          <w:sz w:val="28"/>
          <w:szCs w:val="28"/>
          <w:rPrChange w:id="5533" w:author="Windows 用户" w:date="2018-06-12T19:06:00Z">
            <w:rPr/>
          </w:rPrChange>
        </w:rPr>
        <w:t>component</w:t>
      </w:r>
      <w:r w:rsidRPr="00AF235D">
        <w:rPr>
          <w:rFonts w:ascii="Times New Roman" w:eastAsia="宋体" w:hAnsi="Times New Roman" w:cs="Times New Roman" w:hint="eastAsia"/>
          <w:b/>
          <w:bCs/>
          <w:color w:val="000000"/>
          <w:sz w:val="28"/>
          <w:szCs w:val="28"/>
          <w:rPrChange w:id="5534" w:author="Windows 用户" w:date="2018-06-12T19:06:00Z">
            <w:rPr>
              <w:rFonts w:hint="eastAsia"/>
            </w:rPr>
          </w:rPrChange>
        </w:rPr>
        <w:t>部署到其它进程中</w:t>
      </w:r>
      <w:bookmarkEnd w:id="5530"/>
      <w:del w:id="5535" w:author="..." w:date="2018-06-12T11:53:00Z">
        <w:r w:rsidRPr="00AF235D">
          <w:rPr>
            <w:rFonts w:ascii="Times New Roman" w:eastAsia="宋体" w:hAnsi="Times New Roman" w:cs="Times New Roman" w:hint="eastAsia"/>
            <w:b/>
            <w:bCs/>
            <w:color w:val="000000"/>
            <w:sz w:val="28"/>
            <w:szCs w:val="28"/>
            <w:rPrChange w:id="5536" w:author="Windows 用户" w:date="2018-06-12T19:06:00Z">
              <w:rPr>
                <w:rFonts w:hint="eastAsia"/>
              </w:rPr>
            </w:rPrChange>
          </w:rPr>
          <w:delText>（实验二）</w:delText>
        </w:r>
      </w:del>
    </w:p>
    <w:p w:rsidR="00F76376" w:rsidRPr="00F76376" w:rsidRDefault="00793F6E">
      <w:pPr>
        <w:spacing w:line="400" w:lineRule="exact"/>
        <w:ind w:firstLineChars="200" w:firstLine="480"/>
        <w:rPr>
          <w:ins w:id="5537" w:author="..." w:date="2018-06-12T11:56:00Z"/>
          <w:rFonts w:ascii="Times New Roman" w:eastAsia="宋体" w:hAnsi="Times New Roman" w:cs="Times New Roman"/>
          <w:sz w:val="24"/>
          <w:szCs w:val="24"/>
          <w:rPrChange w:id="5538" w:author="..." w:date="2018-06-12T12:07:00Z">
            <w:rPr>
              <w:ins w:id="5539" w:author="..." w:date="2018-06-12T11:56:00Z"/>
              <w:rFonts w:ascii="Times New Roman" w:hAnsi="Times New Roman" w:cs="Times New Roman"/>
            </w:rPr>
          </w:rPrChange>
        </w:rPr>
        <w:pPrChange w:id="5540" w:author="..." w:date="2018-06-12T12:07:00Z">
          <w:pPr>
            <w:ind w:firstLine="420"/>
          </w:pPr>
        </w:pPrChange>
      </w:pPr>
      <w:r>
        <w:rPr>
          <w:rFonts w:ascii="Times New Roman" w:eastAsia="宋体" w:hAnsi="Times New Roman" w:cs="Times New Roman" w:hint="eastAsia"/>
          <w:sz w:val="24"/>
          <w:szCs w:val="24"/>
          <w:rPrChange w:id="5541" w:author="..." w:date="2018-06-12T12:07:00Z">
            <w:rPr>
              <w:rFonts w:ascii="Times New Roman" w:hAnsi="Times New Roman" w:cs="Times New Roman" w:hint="eastAsia"/>
            </w:rPr>
          </w:rPrChange>
        </w:rPr>
        <w:t>从前边的测试可知，默认情况下，一个</w:t>
      </w:r>
      <w:r>
        <w:rPr>
          <w:rFonts w:ascii="Times New Roman" w:eastAsia="宋体" w:hAnsi="Times New Roman" w:cs="Times New Roman"/>
          <w:sz w:val="24"/>
          <w:szCs w:val="24"/>
          <w:rPrChange w:id="5542" w:author="..." w:date="2018-06-12T12:07:00Z">
            <w:rPr>
              <w:rFonts w:ascii="Times New Roman" w:hAnsi="Times New Roman" w:cs="Times New Roman"/>
            </w:rPr>
          </w:rPrChange>
        </w:rPr>
        <w:t>APP</w:t>
      </w:r>
      <w:r>
        <w:rPr>
          <w:rFonts w:ascii="Times New Roman" w:eastAsia="宋体" w:hAnsi="Times New Roman" w:cs="Times New Roman" w:hint="eastAsia"/>
          <w:sz w:val="24"/>
          <w:szCs w:val="24"/>
          <w:rPrChange w:id="5543" w:author="..." w:date="2018-06-12T12:07:00Z">
            <w:rPr>
              <w:rFonts w:ascii="Times New Roman" w:hAnsi="Times New Roman" w:cs="Times New Roman" w:hint="eastAsia"/>
            </w:rPr>
          </w:rPrChange>
        </w:rPr>
        <w:t>启动后，将会运行在默认进程中，进程名为包名，但是当设置了</w:t>
      </w:r>
      <w:r>
        <w:rPr>
          <w:rFonts w:ascii="Times New Roman" w:eastAsia="宋体" w:hAnsi="Times New Roman" w:cs="Times New Roman"/>
          <w:sz w:val="24"/>
          <w:szCs w:val="24"/>
          <w:rPrChange w:id="5544" w:author="..." w:date="2018-06-12T12:07:00Z">
            <w:rPr>
              <w:rFonts w:ascii="Times New Roman" w:hAnsi="Times New Roman" w:cs="Times New Roman"/>
            </w:rPr>
          </w:rPrChange>
        </w:rPr>
        <w:t>&lt;application&gt;</w:t>
      </w:r>
      <w:r>
        <w:rPr>
          <w:rFonts w:ascii="Times New Roman" w:eastAsia="宋体" w:hAnsi="Times New Roman" w:cs="Times New Roman" w:hint="eastAsia"/>
          <w:sz w:val="24"/>
          <w:szCs w:val="24"/>
          <w:rPrChange w:id="5545" w:author="..." w:date="2018-06-12T12:07:00Z">
            <w:rPr>
              <w:rFonts w:ascii="Times New Roman" w:hAnsi="Times New Roman" w:cs="Times New Roman" w:hint="eastAsia"/>
            </w:rPr>
          </w:rPrChange>
        </w:rPr>
        <w:t>标签下的</w:t>
      </w:r>
      <w:r>
        <w:rPr>
          <w:rFonts w:ascii="Times New Roman" w:eastAsia="宋体" w:hAnsi="Times New Roman" w:cs="Times New Roman"/>
          <w:sz w:val="24"/>
          <w:szCs w:val="24"/>
          <w:rPrChange w:id="5546" w:author="..." w:date="2018-06-12T12:07:00Z">
            <w:rPr>
              <w:rFonts w:ascii="Times New Roman" w:hAnsi="Times New Roman" w:cs="Times New Roman"/>
            </w:rPr>
          </w:rPrChange>
        </w:rPr>
        <w:t>android:process</w:t>
      </w:r>
      <w:r>
        <w:rPr>
          <w:rFonts w:ascii="Times New Roman" w:eastAsia="宋体" w:hAnsi="Times New Roman" w:cs="Times New Roman" w:hint="eastAsia"/>
          <w:sz w:val="24"/>
          <w:szCs w:val="24"/>
          <w:rPrChange w:id="5547" w:author="..." w:date="2018-06-12T12:07:00Z">
            <w:rPr>
              <w:rFonts w:ascii="Times New Roman" w:hAnsi="Times New Roman" w:cs="Times New Roman" w:hint="eastAsia"/>
            </w:rPr>
          </w:rPrChange>
        </w:rPr>
        <w:t>属性后，该</w:t>
      </w:r>
      <w:r>
        <w:rPr>
          <w:rFonts w:ascii="Times New Roman" w:eastAsia="宋体" w:hAnsi="Times New Roman" w:cs="Times New Roman"/>
          <w:sz w:val="24"/>
          <w:szCs w:val="24"/>
          <w:rPrChange w:id="5548" w:author="..." w:date="2018-06-12T12:07:00Z">
            <w:rPr>
              <w:rFonts w:ascii="Times New Roman" w:hAnsi="Times New Roman" w:cs="Times New Roman"/>
            </w:rPr>
          </w:rPrChange>
        </w:rPr>
        <w:t>APP</w:t>
      </w:r>
      <w:r>
        <w:rPr>
          <w:rFonts w:ascii="Times New Roman" w:eastAsia="宋体" w:hAnsi="Times New Roman" w:cs="Times New Roman" w:hint="eastAsia"/>
          <w:sz w:val="24"/>
          <w:szCs w:val="24"/>
          <w:rPrChange w:id="5549" w:author="..." w:date="2018-06-12T12:07:00Z">
            <w:rPr>
              <w:rFonts w:ascii="Times New Roman" w:hAnsi="Times New Roman" w:cs="Times New Roman" w:hint="eastAsia"/>
            </w:rPr>
          </w:rPrChange>
        </w:rPr>
        <w:t>将被部署到另一个进程中。</w:t>
      </w:r>
      <w:ins w:id="5550" w:author="..." w:date="2018-06-12T11:55:00Z">
        <w:r>
          <w:rPr>
            <w:rFonts w:ascii="Times New Roman" w:eastAsia="宋体" w:hAnsi="Times New Roman" w:cs="Times New Roman" w:hint="eastAsia"/>
            <w:sz w:val="24"/>
            <w:szCs w:val="24"/>
            <w:rPrChange w:id="5551" w:author="..." w:date="2018-06-12T12:07:00Z">
              <w:rPr>
                <w:rFonts w:ascii="Times New Roman" w:hAnsi="Times New Roman" w:cs="Times New Roman" w:hint="eastAsia"/>
              </w:rPr>
            </w:rPrChange>
          </w:rPr>
          <w:t>本案例用于测试将进程部署到其它进程需要满足的条件，</w:t>
        </w:r>
      </w:ins>
      <w:ins w:id="5552" w:author="..." w:date="2018-06-12T11:56:00Z">
        <w:r>
          <w:rPr>
            <w:rFonts w:ascii="Times New Roman" w:eastAsia="宋体" w:hAnsi="Times New Roman" w:cs="Times New Roman" w:hint="eastAsia"/>
            <w:sz w:val="24"/>
            <w:szCs w:val="24"/>
            <w:rPrChange w:id="5553" w:author="..." w:date="2018-06-12T12:07:00Z">
              <w:rPr>
                <w:rFonts w:ascii="Times New Roman" w:hAnsi="Times New Roman" w:cs="Times New Roman" w:hint="eastAsia"/>
              </w:rPr>
            </w:rPrChange>
          </w:rPr>
          <w:t>分为以下</w:t>
        </w:r>
        <w:r>
          <w:rPr>
            <w:rFonts w:ascii="Times New Roman" w:eastAsia="宋体" w:hAnsi="Times New Roman" w:cs="Times New Roman"/>
            <w:sz w:val="24"/>
            <w:szCs w:val="24"/>
            <w:rPrChange w:id="5554" w:author="..." w:date="2018-06-12T12:07:00Z">
              <w:rPr>
                <w:rFonts w:ascii="Times New Roman" w:hAnsi="Times New Roman" w:cs="Times New Roman"/>
              </w:rPr>
            </w:rPrChange>
          </w:rPr>
          <w:t>2</w:t>
        </w:r>
        <w:r>
          <w:rPr>
            <w:rFonts w:ascii="Times New Roman" w:eastAsia="宋体" w:hAnsi="Times New Roman" w:cs="Times New Roman" w:hint="eastAsia"/>
            <w:sz w:val="24"/>
            <w:szCs w:val="24"/>
            <w:rPrChange w:id="5555" w:author="..." w:date="2018-06-12T12:07:00Z">
              <w:rPr>
                <w:rFonts w:ascii="Times New Roman" w:hAnsi="Times New Roman" w:cs="Times New Roman" w:hint="eastAsia"/>
              </w:rPr>
            </w:rPrChange>
          </w:rPr>
          <w:t>种情况：</w:t>
        </w:r>
      </w:ins>
    </w:p>
    <w:p w:rsidR="00F76376" w:rsidRPr="00F76376" w:rsidRDefault="00793F6E">
      <w:pPr>
        <w:spacing w:line="400" w:lineRule="exact"/>
        <w:ind w:firstLineChars="200" w:firstLine="480"/>
        <w:rPr>
          <w:ins w:id="5556" w:author="..." w:date="2018-06-12T11:56:00Z"/>
          <w:rFonts w:ascii="Times New Roman" w:eastAsia="宋体" w:hAnsi="Times New Roman" w:cs="Times New Roman"/>
          <w:sz w:val="24"/>
          <w:szCs w:val="24"/>
          <w:rPrChange w:id="5557" w:author="..." w:date="2018-06-12T12:07:00Z">
            <w:rPr>
              <w:ins w:id="5558" w:author="..." w:date="2018-06-12T11:56:00Z"/>
              <w:rFonts w:ascii="Times New Roman" w:hAnsi="Times New Roman" w:cs="Times New Roman"/>
            </w:rPr>
          </w:rPrChange>
        </w:rPr>
        <w:pPrChange w:id="5559" w:author="..." w:date="2018-06-12T12:07:00Z">
          <w:pPr>
            <w:ind w:firstLine="420"/>
          </w:pPr>
        </w:pPrChange>
      </w:pPr>
      <w:ins w:id="5560" w:author="..." w:date="2018-06-12T11:56:00Z">
        <w:r>
          <w:rPr>
            <w:rFonts w:ascii="Times New Roman" w:eastAsia="宋体" w:hAnsi="Times New Roman" w:cs="Times New Roman" w:hint="eastAsia"/>
            <w:sz w:val="24"/>
            <w:szCs w:val="24"/>
            <w:rPrChange w:id="5561" w:author="..." w:date="2018-06-12T12:07:00Z">
              <w:rPr>
                <w:rFonts w:ascii="Times New Roman" w:hAnsi="Times New Roman" w:cs="Times New Roman" w:hint="eastAsia"/>
              </w:rPr>
            </w:rPrChange>
          </w:rPr>
          <w:t>①共享用户</w:t>
        </w:r>
        <w:r>
          <w:rPr>
            <w:rFonts w:ascii="Times New Roman" w:eastAsia="宋体" w:hAnsi="Times New Roman" w:cs="Times New Roman"/>
            <w:sz w:val="24"/>
            <w:szCs w:val="24"/>
            <w:rPrChange w:id="5562" w:author="..." w:date="2018-06-12T12:07:00Z">
              <w:rPr>
                <w:rFonts w:ascii="Times New Roman" w:hAnsi="Times New Roman" w:cs="Times New Roman"/>
              </w:rPr>
            </w:rPrChange>
          </w:rPr>
          <w:t>ID</w:t>
        </w:r>
        <w:r>
          <w:rPr>
            <w:rFonts w:ascii="Times New Roman" w:eastAsia="宋体" w:hAnsi="Times New Roman" w:cs="Times New Roman" w:hint="eastAsia"/>
            <w:sz w:val="24"/>
            <w:szCs w:val="24"/>
            <w:rPrChange w:id="5563" w:author="..." w:date="2018-06-12T12:07:00Z">
              <w:rPr>
                <w:rFonts w:ascii="Times New Roman" w:hAnsi="Times New Roman" w:cs="Times New Roman" w:hint="eastAsia"/>
              </w:rPr>
            </w:rPrChange>
          </w:rPr>
          <w:t>；</w:t>
        </w:r>
      </w:ins>
    </w:p>
    <w:p w:rsidR="00F76376" w:rsidRPr="00F76376" w:rsidRDefault="00793F6E">
      <w:pPr>
        <w:spacing w:line="400" w:lineRule="exact"/>
        <w:ind w:firstLineChars="200" w:firstLine="480"/>
        <w:rPr>
          <w:ins w:id="5564" w:author="..." w:date="2018-06-12T12:04:00Z"/>
          <w:rFonts w:ascii="Times New Roman" w:eastAsia="宋体" w:hAnsi="Times New Roman" w:cs="Times New Roman"/>
          <w:sz w:val="24"/>
          <w:szCs w:val="24"/>
          <w:rPrChange w:id="5565" w:author="..." w:date="2018-06-12T12:07:00Z">
            <w:rPr>
              <w:ins w:id="5566" w:author="..." w:date="2018-06-12T12:04:00Z"/>
              <w:rFonts w:ascii="Times New Roman" w:hAnsi="Times New Roman" w:cs="Times New Roman"/>
            </w:rPr>
          </w:rPrChange>
        </w:rPr>
        <w:pPrChange w:id="5567" w:author="..." w:date="2018-06-12T12:07:00Z">
          <w:pPr>
            <w:ind w:firstLine="420"/>
          </w:pPr>
        </w:pPrChange>
      </w:pPr>
      <w:ins w:id="5568" w:author="..." w:date="2018-06-12T11:56:00Z">
        <w:r>
          <w:rPr>
            <w:rFonts w:ascii="Times New Roman" w:eastAsia="宋体" w:hAnsi="Times New Roman" w:cs="Times New Roman" w:hint="eastAsia"/>
            <w:sz w:val="24"/>
            <w:szCs w:val="24"/>
            <w:rPrChange w:id="5569" w:author="..." w:date="2018-06-12T12:07:00Z">
              <w:rPr>
                <w:rFonts w:ascii="Times New Roman" w:hAnsi="Times New Roman" w:cs="Times New Roman" w:hint="eastAsia"/>
              </w:rPr>
            </w:rPrChange>
          </w:rPr>
          <w:t>②非共享用户</w:t>
        </w:r>
        <w:r>
          <w:rPr>
            <w:rFonts w:ascii="Times New Roman" w:eastAsia="宋体" w:hAnsi="Times New Roman" w:cs="Times New Roman"/>
            <w:sz w:val="24"/>
            <w:szCs w:val="24"/>
            <w:rPrChange w:id="5570" w:author="..." w:date="2018-06-12T12:07:00Z">
              <w:rPr>
                <w:rFonts w:ascii="Times New Roman" w:hAnsi="Times New Roman" w:cs="Times New Roman"/>
              </w:rPr>
            </w:rPrChange>
          </w:rPr>
          <w:t>ID</w:t>
        </w:r>
        <w:r>
          <w:rPr>
            <w:rFonts w:ascii="Times New Roman" w:eastAsia="宋体" w:hAnsi="Times New Roman" w:cs="Times New Roman" w:hint="eastAsia"/>
            <w:sz w:val="24"/>
            <w:szCs w:val="24"/>
            <w:rPrChange w:id="5571" w:author="..." w:date="2018-06-12T12:07:00Z">
              <w:rPr>
                <w:rFonts w:ascii="Times New Roman" w:hAnsi="Times New Roman" w:cs="Times New Roman" w:hint="eastAsia"/>
              </w:rPr>
            </w:rPrChange>
          </w:rPr>
          <w:t>。</w:t>
        </w:r>
      </w:ins>
    </w:p>
    <w:p w:rsidR="00F76376" w:rsidRPr="006527F1" w:rsidRDefault="00793F6E">
      <w:pPr>
        <w:spacing w:line="400" w:lineRule="exact"/>
        <w:ind w:firstLineChars="200" w:firstLine="480"/>
        <w:rPr>
          <w:del w:id="5572" w:author="..." w:date="2018-06-12T12:05:00Z"/>
          <w:rFonts w:ascii="Times New Roman" w:eastAsia="宋体" w:hAnsi="Times New Roman" w:cs="Times New Roman"/>
          <w:sz w:val="24"/>
          <w:szCs w:val="24"/>
          <w:rPrChange w:id="5573" w:author="Windows 用户" w:date="2018-06-12T19:44:00Z">
            <w:rPr>
              <w:del w:id="5574" w:author="..." w:date="2018-06-12T12:05:00Z"/>
              <w:rFonts w:ascii="Times New Roman" w:hAnsi="Times New Roman" w:cs="Times New Roman"/>
            </w:rPr>
          </w:rPrChange>
        </w:rPr>
        <w:pPrChange w:id="5575" w:author="Windows 用户" w:date="2018-06-12T19:44:00Z">
          <w:pPr>
            <w:ind w:firstLine="420"/>
          </w:pPr>
        </w:pPrChange>
      </w:pPr>
      <w:ins w:id="5576" w:author="..." w:date="2018-06-12T12:04:00Z">
        <w:r>
          <w:rPr>
            <w:rFonts w:ascii="Times New Roman" w:eastAsia="宋体" w:hAnsi="Times New Roman" w:cs="Times New Roman" w:hint="eastAsia"/>
            <w:sz w:val="24"/>
            <w:szCs w:val="24"/>
            <w:rPrChange w:id="5577" w:author="..." w:date="2018-06-12T12:07:00Z">
              <w:rPr>
                <w:rFonts w:ascii="Times New Roman" w:hAnsi="Times New Roman" w:cs="Times New Roman" w:hint="eastAsia"/>
              </w:rPr>
            </w:rPrChange>
          </w:rPr>
          <w:t>根据以上情况，设计</w:t>
        </w:r>
        <w:r>
          <w:rPr>
            <w:rFonts w:ascii="Times New Roman" w:eastAsia="宋体" w:hAnsi="Times New Roman" w:cs="Times New Roman"/>
            <w:sz w:val="24"/>
            <w:szCs w:val="24"/>
            <w:rPrChange w:id="5578" w:author="..." w:date="2018-06-12T12:07:00Z">
              <w:rPr>
                <w:rFonts w:ascii="Times New Roman" w:hAnsi="Times New Roman" w:cs="Times New Roman"/>
              </w:rPr>
            </w:rPrChange>
          </w:rPr>
          <w:t>2</w:t>
        </w:r>
        <w:r>
          <w:rPr>
            <w:rFonts w:ascii="Times New Roman" w:eastAsia="宋体" w:hAnsi="Times New Roman" w:cs="Times New Roman" w:hint="eastAsia"/>
            <w:sz w:val="24"/>
            <w:szCs w:val="24"/>
            <w:rPrChange w:id="5579" w:author="..." w:date="2018-06-12T12:07:00Z">
              <w:rPr>
                <w:rFonts w:ascii="Times New Roman" w:hAnsi="Times New Roman" w:cs="Times New Roman" w:hint="eastAsia"/>
              </w:rPr>
            </w:rPrChange>
          </w:rPr>
          <w:t>个测试案例，结果如表</w:t>
        </w:r>
      </w:ins>
      <w:ins w:id="5580" w:author="..." w:date="2018-06-12T12:05:00Z">
        <w:r>
          <w:rPr>
            <w:rFonts w:ascii="Times New Roman" w:eastAsia="宋体" w:hAnsi="Times New Roman" w:cs="Times New Roman"/>
            <w:sz w:val="24"/>
            <w:szCs w:val="24"/>
            <w:rPrChange w:id="5581" w:author="..." w:date="2018-06-12T12:07:00Z">
              <w:rPr>
                <w:rFonts w:ascii="Times New Roman" w:hAnsi="Times New Roman" w:cs="Times New Roman"/>
              </w:rPr>
            </w:rPrChange>
          </w:rPr>
          <w:t>4-1</w:t>
        </w:r>
        <w:r>
          <w:rPr>
            <w:rFonts w:ascii="Times New Roman" w:eastAsia="宋体" w:hAnsi="Times New Roman" w:cs="Times New Roman" w:hint="eastAsia"/>
            <w:sz w:val="24"/>
            <w:szCs w:val="24"/>
            <w:rPrChange w:id="5582" w:author="..." w:date="2018-06-12T12:07:00Z">
              <w:rPr>
                <w:rFonts w:ascii="Times New Roman" w:hAnsi="Times New Roman" w:cs="Times New Roman" w:hint="eastAsia"/>
              </w:rPr>
            </w:rPrChange>
          </w:rPr>
          <w:t>所示：</w:t>
        </w:r>
      </w:ins>
    </w:p>
    <w:p w:rsidR="00F76376" w:rsidRDefault="00793F6E">
      <w:pPr>
        <w:spacing w:line="400" w:lineRule="exact"/>
        <w:ind w:firstLineChars="200" w:firstLine="420"/>
        <w:rPr>
          <w:del w:id="5583" w:author="..." w:date="2018-06-12T12:05:00Z"/>
        </w:rPr>
        <w:pPrChange w:id="5584" w:author="..." w:date="2018-06-12T12:07:00Z">
          <w:pPr>
            <w:pStyle w:val="3"/>
          </w:pPr>
        </w:pPrChange>
      </w:pPr>
      <w:del w:id="5585" w:author="..." w:date="2018-06-12T12:05:00Z">
        <w:r>
          <w:rPr>
            <w:rFonts w:hint="eastAsia"/>
          </w:rPr>
          <w:delText xml:space="preserve">4.3.1 </w:delText>
        </w:r>
        <w:r>
          <w:rPr>
            <w:rFonts w:hint="eastAsia"/>
          </w:rPr>
          <w:delText>共享用户</w:delText>
        </w:r>
        <w:r>
          <w:rPr>
            <w:rFonts w:hint="eastAsia"/>
          </w:rPr>
          <w:delText>ID</w:delText>
        </w:r>
      </w:del>
    </w:p>
    <w:p w:rsidR="00F76376" w:rsidRDefault="00793F6E">
      <w:pPr>
        <w:spacing w:line="400" w:lineRule="exact"/>
        <w:ind w:firstLineChars="200" w:firstLine="420"/>
        <w:rPr>
          <w:del w:id="5586" w:author="..." w:date="2018-06-12T12:05:00Z"/>
          <w:rFonts w:ascii="Times New Roman" w:hAnsi="Times New Roman" w:cs="Times New Roman"/>
        </w:rPr>
        <w:pPrChange w:id="5587" w:author="..." w:date="2018-06-12T12:07:00Z">
          <w:pPr>
            <w:ind w:leftChars="192" w:left="1033" w:hangingChars="300" w:hanging="630"/>
          </w:pPr>
        </w:pPrChange>
      </w:pPr>
      <w:del w:id="5588" w:author="..." w:date="2018-06-12T12:05:00Z">
        <w:r>
          <w:rPr>
            <w:rFonts w:ascii="Times New Roman" w:hAnsi="Times New Roman" w:cs="Times New Roman" w:hint="eastAsia"/>
          </w:rPr>
          <w:delText>APP1.&lt;application&gt;.android:process=</w:delText>
        </w:r>
        <w:r>
          <w:rPr>
            <w:rFonts w:ascii="Times New Roman" w:hAnsi="Times New Roman" w:cs="Times New Roman"/>
          </w:rPr>
          <w:delText>”</w:delText>
        </w:r>
        <w:r>
          <w:rPr>
            <w:rFonts w:ascii="Times New Roman" w:hAnsi="Times New Roman" w:cs="Times New Roman" w:hint="eastAsia"/>
          </w:rPr>
          <w:delText>testcase.APP2</w:delText>
        </w:r>
        <w:r>
          <w:rPr>
            <w:rFonts w:ascii="Times New Roman" w:hAnsi="Times New Roman" w:cs="Times New Roman"/>
          </w:rPr>
          <w:delText>”</w:delText>
        </w:r>
        <w:r>
          <w:rPr>
            <w:rFonts w:ascii="Times New Roman" w:hAnsi="Times New Roman" w:cs="Times New Roman"/>
          </w:rPr>
          <w:delText>，</w:delText>
        </w:r>
        <w:r>
          <w:rPr>
            <w:rFonts w:ascii="Times New Roman" w:hAnsi="Times New Roman" w:cs="Times New Roman" w:hint="eastAsia"/>
          </w:rPr>
          <w:delText>即拟把</w:delText>
        </w:r>
        <w:r>
          <w:rPr>
            <w:rFonts w:ascii="Times New Roman" w:hAnsi="Times New Roman" w:cs="Times New Roman" w:hint="eastAsia"/>
          </w:rPr>
          <w:delText>APP1</w:delText>
        </w:r>
        <w:r>
          <w:rPr>
            <w:rFonts w:ascii="Times New Roman" w:hAnsi="Times New Roman" w:cs="Times New Roman" w:hint="eastAsia"/>
          </w:rPr>
          <w:delText>部署到</w:delText>
        </w:r>
        <w:r>
          <w:rPr>
            <w:rFonts w:ascii="Times New Roman" w:hAnsi="Times New Roman" w:cs="Times New Roman" w:hint="eastAsia"/>
          </w:rPr>
          <w:delText>APP2</w:delText>
        </w:r>
        <w:r>
          <w:rPr>
            <w:rFonts w:ascii="Times New Roman" w:hAnsi="Times New Roman" w:cs="Times New Roman" w:hint="eastAsia"/>
          </w:rPr>
          <w:delText>的进程中；</w:delText>
        </w:r>
      </w:del>
    </w:p>
    <w:p w:rsidR="00F76376" w:rsidRDefault="00793F6E">
      <w:pPr>
        <w:spacing w:line="400" w:lineRule="exact"/>
        <w:ind w:firstLineChars="200" w:firstLine="420"/>
        <w:rPr>
          <w:del w:id="5589" w:author="..." w:date="2018-06-12T12:05:00Z"/>
          <w:rFonts w:ascii="Times New Roman" w:hAnsi="Times New Roman" w:cs="Times New Roman"/>
        </w:rPr>
        <w:pPrChange w:id="5590" w:author="..." w:date="2018-06-12T12:07:00Z">
          <w:pPr>
            <w:ind w:firstLine="408"/>
          </w:pPr>
        </w:pPrChange>
      </w:pPr>
      <w:del w:id="5591" w:author="..." w:date="2018-06-12T12:05:00Z">
        <w:r>
          <w:rPr>
            <w:rFonts w:ascii="Times New Roman" w:hAnsi="Times New Roman" w:cs="Times New Roman" w:hint="eastAsia"/>
          </w:rPr>
          <w:delText>观察进程的属性：</w:delText>
        </w:r>
        <w:r>
          <w:rPr>
            <w:rFonts w:ascii="Times New Roman" w:hAnsi="Times New Roman" w:cs="Times New Roman" w:hint="eastAsia"/>
          </w:rPr>
          <w:delText>&lt;PID, PPID, pname, UID, GID&gt;</w:delText>
        </w:r>
      </w:del>
    </w:p>
    <w:p w:rsidR="00F76376" w:rsidRDefault="00793F6E">
      <w:pPr>
        <w:spacing w:line="400" w:lineRule="exact"/>
        <w:ind w:firstLineChars="200" w:firstLine="420"/>
        <w:rPr>
          <w:del w:id="5592" w:author="..." w:date="2018-06-12T12:05:00Z"/>
          <w:rFonts w:ascii="Times New Roman" w:hAnsi="Times New Roman" w:cs="Times New Roman"/>
        </w:rPr>
        <w:pPrChange w:id="5593" w:author="..." w:date="2018-06-12T12:07:00Z">
          <w:pPr>
            <w:ind w:firstLine="408"/>
          </w:pPr>
        </w:pPrChange>
      </w:pPr>
      <w:del w:id="5594" w:author="..." w:date="2018-06-12T12:05:00Z">
        <w:r>
          <w:rPr>
            <w:rFonts w:ascii="Times New Roman" w:hAnsi="Times New Roman" w:cs="Times New Roman"/>
          </w:rPr>
          <w:delText>安装并运行</w:delText>
        </w:r>
        <w:r>
          <w:rPr>
            <w:rFonts w:ascii="Times New Roman" w:hAnsi="Times New Roman" w:cs="Times New Roman" w:hint="eastAsia"/>
          </w:rPr>
          <w:delText>app1</w:delText>
        </w:r>
        <w:r>
          <w:rPr>
            <w:rFonts w:ascii="Times New Roman" w:hAnsi="Times New Roman" w:cs="Times New Roman" w:hint="eastAsia"/>
          </w:rPr>
          <w:delText>：</w:delText>
        </w:r>
      </w:del>
    </w:p>
    <w:p w:rsidR="00F76376" w:rsidRDefault="00793F6E">
      <w:pPr>
        <w:spacing w:line="400" w:lineRule="exact"/>
        <w:ind w:firstLineChars="200" w:firstLine="420"/>
        <w:rPr>
          <w:del w:id="5595" w:author="..." w:date="2018-06-12T12:05:00Z"/>
          <w:rFonts w:ascii="Times New Roman" w:hAnsi="Times New Roman" w:cs="Times New Roman"/>
        </w:rPr>
        <w:pPrChange w:id="5596" w:author="..." w:date="2018-06-12T12:07:00Z">
          <w:pPr>
            <w:ind w:firstLine="408"/>
          </w:pPr>
        </w:pPrChange>
      </w:pPr>
      <w:del w:id="5597" w:author="..." w:date="2018-06-12T12:05:00Z">
        <w:r>
          <w:rPr>
            <w:rFonts w:ascii="Times New Roman" w:hAnsi="Times New Roman" w:cs="Times New Roman"/>
          </w:rPr>
          <w:tab/>
        </w:r>
        <w:r>
          <w:rPr>
            <w:rFonts w:ascii="Times New Roman" w:hAnsi="Times New Roman" w:cs="Times New Roman"/>
          </w:rPr>
          <w:tab/>
        </w:r>
        <w:r>
          <w:rPr>
            <w:noProof/>
          </w:rPr>
          <w:drawing>
            <wp:inline distT="0" distB="0" distL="0" distR="0" wp14:anchorId="71F72B74" wp14:editId="324AE9E4">
              <wp:extent cx="3818890" cy="1523365"/>
              <wp:effectExtent l="0" t="0" r="1016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3819048" cy="1523810"/>
                      </a:xfrm>
                      <a:prstGeom prst="rect">
                        <a:avLst/>
                      </a:prstGeom>
                    </pic:spPr>
                  </pic:pic>
                </a:graphicData>
              </a:graphic>
            </wp:inline>
          </w:drawing>
        </w:r>
      </w:del>
    </w:p>
    <w:p w:rsidR="00F76376" w:rsidRDefault="00793F6E">
      <w:pPr>
        <w:spacing w:line="400" w:lineRule="exact"/>
        <w:ind w:firstLineChars="200" w:firstLine="420"/>
        <w:rPr>
          <w:del w:id="5598" w:author="..." w:date="2018-06-12T12:05:00Z"/>
          <w:rFonts w:ascii="Times New Roman" w:hAnsi="Times New Roman" w:cs="Times New Roman"/>
        </w:rPr>
        <w:pPrChange w:id="5599" w:author="..." w:date="2018-06-12T12:07:00Z">
          <w:pPr>
            <w:ind w:firstLine="408"/>
          </w:pPr>
        </w:pPrChange>
      </w:pPr>
      <w:del w:id="5600" w:author="..." w:date="2018-06-12T12:05:00Z">
        <w:r>
          <w:rPr>
            <w:rFonts w:ascii="Times New Roman" w:hAnsi="Times New Roman" w:cs="Times New Roman"/>
          </w:rPr>
          <w:tab/>
        </w:r>
        <w:r>
          <w:rPr>
            <w:rFonts w:ascii="Times New Roman" w:hAnsi="Times New Roman" w:cs="Times New Roman"/>
          </w:rPr>
          <w:delText>安装并运行</w:delText>
        </w:r>
        <w:r>
          <w:rPr>
            <w:rFonts w:ascii="Times New Roman" w:hAnsi="Times New Roman" w:cs="Times New Roman" w:hint="eastAsia"/>
          </w:rPr>
          <w:delText>app2</w:delText>
        </w:r>
        <w:r>
          <w:rPr>
            <w:rFonts w:ascii="Times New Roman" w:hAnsi="Times New Roman" w:cs="Times New Roman" w:hint="eastAsia"/>
          </w:rPr>
          <w:delText>：</w:delText>
        </w:r>
      </w:del>
    </w:p>
    <w:p w:rsidR="00F76376" w:rsidRDefault="00793F6E">
      <w:pPr>
        <w:spacing w:line="400" w:lineRule="exact"/>
        <w:ind w:firstLineChars="200" w:firstLine="420"/>
        <w:rPr>
          <w:del w:id="5601" w:author="..." w:date="2018-06-12T12:05:00Z"/>
          <w:rFonts w:ascii="Times New Roman" w:hAnsi="Times New Roman" w:cs="Times New Roman"/>
        </w:rPr>
        <w:pPrChange w:id="5602" w:author="..." w:date="2018-06-12T12:07:00Z">
          <w:pPr>
            <w:ind w:firstLine="408"/>
          </w:pPr>
        </w:pPrChange>
      </w:pPr>
      <w:del w:id="5603" w:author="..." w:date="2018-06-12T12:05:00Z">
        <w:r>
          <w:rPr>
            <w:rFonts w:ascii="Times New Roman" w:hAnsi="Times New Roman" w:cs="Times New Roman"/>
          </w:rPr>
          <w:tab/>
        </w:r>
        <w:r>
          <w:rPr>
            <w:rFonts w:ascii="Times New Roman" w:hAnsi="Times New Roman" w:cs="Times New Roman"/>
          </w:rPr>
          <w:tab/>
        </w:r>
        <w:r>
          <w:rPr>
            <w:noProof/>
          </w:rPr>
          <w:drawing>
            <wp:inline distT="0" distB="0" distL="0" distR="0" wp14:anchorId="7EFBA744" wp14:editId="174CDAEF">
              <wp:extent cx="3809365" cy="146621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3809524" cy="1466667"/>
                      </a:xfrm>
                      <a:prstGeom prst="rect">
                        <a:avLst/>
                      </a:prstGeom>
                    </pic:spPr>
                  </pic:pic>
                </a:graphicData>
              </a:graphic>
            </wp:inline>
          </w:drawing>
        </w:r>
      </w:del>
    </w:p>
    <w:p w:rsidR="00F76376" w:rsidRDefault="00793F6E">
      <w:pPr>
        <w:spacing w:line="400" w:lineRule="exact"/>
        <w:ind w:firstLineChars="200" w:firstLine="420"/>
        <w:rPr>
          <w:del w:id="5604" w:author="..." w:date="2018-06-12T12:05:00Z"/>
          <w:rFonts w:ascii="Times New Roman" w:hAnsi="Times New Roman" w:cs="Times New Roman"/>
        </w:rPr>
        <w:pPrChange w:id="5605" w:author="..." w:date="2018-06-12T12:07:00Z">
          <w:pPr>
            <w:ind w:firstLine="408"/>
          </w:pPr>
        </w:pPrChange>
      </w:pPr>
      <w:del w:id="5606" w:author="..." w:date="2018-06-12T12:05:00Z">
        <w:r>
          <w:rPr>
            <w:rFonts w:ascii="Times New Roman" w:hAnsi="Times New Roman" w:cs="Times New Roman"/>
          </w:rPr>
          <w:tab/>
          <w:delText>Adb shell</w:delText>
        </w:r>
        <w:r>
          <w:rPr>
            <w:rFonts w:ascii="Times New Roman" w:hAnsi="Times New Roman" w:cs="Times New Roman"/>
          </w:rPr>
          <w:delText>下查看</w:delText>
        </w:r>
        <w:r>
          <w:rPr>
            <w:rFonts w:ascii="Times New Roman" w:hAnsi="Times New Roman" w:cs="Times New Roman" w:hint="eastAsia"/>
          </w:rPr>
          <w:delText>：</w:delText>
        </w:r>
      </w:del>
    </w:p>
    <w:p w:rsidR="00F76376" w:rsidRDefault="00793F6E">
      <w:pPr>
        <w:spacing w:line="400" w:lineRule="exact"/>
        <w:ind w:firstLineChars="200" w:firstLine="420"/>
        <w:rPr>
          <w:del w:id="5607" w:author="..." w:date="2018-06-12T12:05:00Z"/>
        </w:rPr>
        <w:pPrChange w:id="5608" w:author="..." w:date="2018-06-12T12:07:00Z">
          <w:pPr/>
        </w:pPrChange>
      </w:pPr>
      <w:del w:id="5609" w:author="..." w:date="2018-06-12T12:05:00Z">
        <w:r>
          <w:rPr>
            <w:noProof/>
          </w:rPr>
          <w:drawing>
            <wp:inline distT="0" distB="0" distL="0" distR="0" wp14:anchorId="7A77C6C8" wp14:editId="6011DD31">
              <wp:extent cx="5274310" cy="3352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5274310" cy="335280"/>
                      </a:xfrm>
                      <a:prstGeom prst="rect">
                        <a:avLst/>
                      </a:prstGeom>
                    </pic:spPr>
                  </pic:pic>
                </a:graphicData>
              </a:graphic>
            </wp:inline>
          </w:drawing>
        </w:r>
      </w:del>
    </w:p>
    <w:p w:rsidR="00F76376" w:rsidRDefault="00793F6E">
      <w:pPr>
        <w:spacing w:line="400" w:lineRule="exact"/>
        <w:ind w:firstLineChars="200" w:firstLine="420"/>
        <w:pPrChange w:id="5610" w:author="..." w:date="2018-06-12T12:07:00Z">
          <w:pPr/>
        </w:pPrChange>
      </w:pPr>
      <w:del w:id="5611" w:author="..." w:date="2018-06-12T12:05:00Z">
        <w:r>
          <w:rPr>
            <w:rFonts w:hint="eastAsia"/>
          </w:rPr>
          <w:delText>可以看到一项进程，说明部署成功。</w:delText>
        </w:r>
      </w:del>
    </w:p>
    <w:p w:rsidR="00F76376" w:rsidRPr="00F76376" w:rsidRDefault="00793F6E">
      <w:pPr>
        <w:spacing w:afterLines="50" w:after="156" w:line="400" w:lineRule="exact"/>
        <w:jc w:val="center"/>
        <w:rPr>
          <w:ins w:id="5612" w:author="..." w:date="2018-06-12T11:57:00Z"/>
          <w:rFonts w:ascii="Times New Roman" w:eastAsia="宋体" w:hAnsi="Times New Roman" w:cs="Times New Roman"/>
          <w:b/>
          <w:bCs/>
          <w:szCs w:val="24"/>
          <w:rPrChange w:id="5613" w:author="..." w:date="2018-06-12T12:07:00Z">
            <w:rPr>
              <w:ins w:id="5614" w:author="..." w:date="2018-06-12T11:57:00Z"/>
            </w:rPr>
          </w:rPrChange>
        </w:rPr>
        <w:pPrChange w:id="5615" w:author="..." w:date="2018-06-12T12:07:00Z">
          <w:pPr/>
        </w:pPrChange>
      </w:pPr>
      <w:ins w:id="5616" w:author="..." w:date="2018-06-12T12:04:00Z">
        <w:r>
          <w:rPr>
            <w:rFonts w:ascii="Times New Roman" w:eastAsia="宋体" w:hAnsi="Times New Roman" w:cs="Times New Roman" w:hint="eastAsia"/>
            <w:b/>
            <w:bCs/>
            <w:szCs w:val="24"/>
            <w:rPrChange w:id="5617" w:author="..." w:date="2018-06-12T12:07:00Z">
              <w:rPr>
                <w:rFonts w:hint="eastAsia"/>
              </w:rPr>
            </w:rPrChange>
          </w:rPr>
          <w:t>表</w:t>
        </w:r>
      </w:ins>
      <w:ins w:id="5618" w:author="..." w:date="2018-06-12T12:05:00Z">
        <w:r>
          <w:rPr>
            <w:rFonts w:ascii="Times New Roman" w:eastAsia="宋体" w:hAnsi="Times New Roman" w:cs="Times New Roman"/>
            <w:b/>
            <w:bCs/>
            <w:szCs w:val="24"/>
            <w:rPrChange w:id="5619" w:author="..." w:date="2018-06-12T12:07:00Z">
              <w:rPr/>
            </w:rPrChange>
          </w:rPr>
          <w:t xml:space="preserve">4-1 </w:t>
        </w:r>
      </w:ins>
      <w:ins w:id="5620" w:author="..." w:date="2018-06-12T12:06:00Z">
        <w:r>
          <w:rPr>
            <w:rFonts w:ascii="Times New Roman" w:eastAsia="宋体" w:hAnsi="Times New Roman" w:cs="Times New Roman" w:hint="eastAsia"/>
            <w:b/>
            <w:bCs/>
            <w:szCs w:val="24"/>
            <w:rPrChange w:id="5621" w:author="..." w:date="2018-06-12T12:07:00Z">
              <w:rPr>
                <w:rFonts w:hint="eastAsia"/>
              </w:rPr>
            </w:rPrChange>
          </w:rPr>
          <w:t>将组建部署到其他进程测试结果</w:t>
        </w:r>
      </w:ins>
    </w:p>
    <w:tbl>
      <w:tblPr>
        <w:tblStyle w:val="a9"/>
        <w:tblW w:w="8034" w:type="dxa"/>
        <w:jc w:val="center"/>
        <w:tblLayout w:type="fixed"/>
        <w:tblLook w:val="04A0" w:firstRow="1" w:lastRow="0" w:firstColumn="1" w:lastColumn="0" w:noHBand="0" w:noVBand="1"/>
        <w:tblPrChange w:id="5622" w:author="..." w:date="2018-06-12T12:09:00Z">
          <w:tblPr>
            <w:tblStyle w:val="a9"/>
            <w:tblW w:w="9351" w:type="dxa"/>
            <w:tblLayout w:type="fixed"/>
            <w:tblLook w:val="04A0" w:firstRow="1" w:lastRow="0" w:firstColumn="1" w:lastColumn="0" w:noHBand="0" w:noVBand="1"/>
          </w:tblPr>
        </w:tblPrChange>
      </w:tblPr>
      <w:tblGrid>
        <w:gridCol w:w="2011"/>
        <w:gridCol w:w="1950"/>
        <w:gridCol w:w="1125"/>
        <w:gridCol w:w="2948"/>
        <w:tblGridChange w:id="5623">
          <w:tblGrid>
            <w:gridCol w:w="2337"/>
            <w:gridCol w:w="2338"/>
            <w:gridCol w:w="2338"/>
            <w:gridCol w:w="2338"/>
          </w:tblGrid>
        </w:tblGridChange>
      </w:tblGrid>
      <w:tr w:rsidR="00F76376" w:rsidTr="00F76376">
        <w:trPr>
          <w:jc w:val="center"/>
          <w:ins w:id="5624" w:author="..." w:date="2018-06-12T11:57:00Z"/>
        </w:trPr>
        <w:tc>
          <w:tcPr>
            <w:tcW w:w="2011" w:type="dxa"/>
            <w:tcPrChange w:id="5625" w:author="..." w:date="2018-06-12T12:09:00Z">
              <w:tcPr>
                <w:tcW w:w="2337" w:type="dxa"/>
              </w:tcPr>
            </w:tcPrChange>
          </w:tcPr>
          <w:p w:rsidR="00F76376" w:rsidRPr="00F76376" w:rsidRDefault="00793F6E">
            <w:pPr>
              <w:jc w:val="center"/>
              <w:rPr>
                <w:ins w:id="5626" w:author="..." w:date="2018-06-12T11:57:00Z"/>
                <w:b/>
                <w:szCs w:val="21"/>
                <w:rPrChange w:id="5627" w:author="..." w:date="2018-06-12T12:09:00Z">
                  <w:rPr>
                    <w:ins w:id="5628" w:author="..." w:date="2018-06-12T11:57:00Z"/>
                  </w:rPr>
                </w:rPrChange>
              </w:rPr>
              <w:pPrChange w:id="5629" w:author="..." w:date="2018-06-12T12:09:00Z">
                <w:pPr/>
              </w:pPrChange>
            </w:pPr>
            <w:ins w:id="5630" w:author="..." w:date="2018-06-12T11:58:00Z">
              <w:r>
                <w:rPr>
                  <w:rFonts w:hint="eastAsia"/>
                  <w:b/>
                  <w:szCs w:val="21"/>
                  <w:rPrChange w:id="5631" w:author="..." w:date="2018-06-12T12:09:00Z">
                    <w:rPr>
                      <w:rFonts w:hint="eastAsia"/>
                    </w:rPr>
                  </w:rPrChange>
                </w:rPr>
                <w:lastRenderedPageBreak/>
                <w:t>是否共享用户</w:t>
              </w:r>
              <w:r>
                <w:rPr>
                  <w:b/>
                  <w:szCs w:val="21"/>
                  <w:rPrChange w:id="5632" w:author="..." w:date="2018-06-12T12:09:00Z">
                    <w:rPr/>
                  </w:rPrChange>
                </w:rPr>
                <w:t>ID</w:t>
              </w:r>
            </w:ins>
          </w:p>
        </w:tc>
        <w:tc>
          <w:tcPr>
            <w:tcW w:w="1950" w:type="dxa"/>
            <w:tcPrChange w:id="5633" w:author="..." w:date="2018-06-12T12:09:00Z">
              <w:tcPr>
                <w:tcW w:w="2338" w:type="dxa"/>
              </w:tcPr>
            </w:tcPrChange>
          </w:tcPr>
          <w:p w:rsidR="00F76376" w:rsidRPr="00F76376" w:rsidRDefault="00793F6E">
            <w:pPr>
              <w:jc w:val="center"/>
              <w:rPr>
                <w:ins w:id="5634" w:author="..." w:date="2018-06-12T11:57:00Z"/>
                <w:b/>
                <w:szCs w:val="21"/>
                <w:rPrChange w:id="5635" w:author="..." w:date="2018-06-12T12:09:00Z">
                  <w:rPr>
                    <w:ins w:id="5636" w:author="..." w:date="2018-06-12T11:57:00Z"/>
                  </w:rPr>
                </w:rPrChange>
              </w:rPr>
              <w:pPrChange w:id="5637" w:author="..." w:date="2018-06-12T12:09:00Z">
                <w:pPr/>
              </w:pPrChange>
            </w:pPr>
            <w:ins w:id="5638" w:author="..." w:date="2018-06-12T11:59:00Z">
              <w:r>
                <w:rPr>
                  <w:b/>
                  <w:szCs w:val="21"/>
                  <w:rPrChange w:id="5639" w:author="..." w:date="2018-06-12T12:09:00Z">
                    <w:rPr/>
                  </w:rPrChange>
                </w:rPr>
                <w:t>APP</w:t>
              </w:r>
              <w:r>
                <w:rPr>
                  <w:rFonts w:hint="eastAsia"/>
                  <w:b/>
                  <w:szCs w:val="21"/>
                  <w:rPrChange w:id="5640" w:author="..." w:date="2018-06-12T12:09:00Z">
                    <w:rPr>
                      <w:rFonts w:hint="eastAsia"/>
                    </w:rPr>
                  </w:rPrChange>
                </w:rPr>
                <w:t>安装情况</w:t>
              </w:r>
            </w:ins>
          </w:p>
        </w:tc>
        <w:tc>
          <w:tcPr>
            <w:tcW w:w="1125" w:type="dxa"/>
            <w:tcPrChange w:id="5641" w:author="..." w:date="2018-06-12T12:09:00Z">
              <w:tcPr>
                <w:tcW w:w="2338" w:type="dxa"/>
              </w:tcPr>
            </w:tcPrChange>
          </w:tcPr>
          <w:p w:rsidR="00F76376" w:rsidRPr="00F76376" w:rsidRDefault="00793F6E">
            <w:pPr>
              <w:jc w:val="center"/>
              <w:rPr>
                <w:ins w:id="5642" w:author="..." w:date="2018-06-12T11:57:00Z"/>
                <w:b/>
                <w:szCs w:val="21"/>
                <w:rPrChange w:id="5643" w:author="..." w:date="2018-06-12T12:09:00Z">
                  <w:rPr>
                    <w:ins w:id="5644" w:author="..." w:date="2018-06-12T11:57:00Z"/>
                  </w:rPr>
                </w:rPrChange>
              </w:rPr>
              <w:pPrChange w:id="5645" w:author="..." w:date="2018-06-12T12:09:00Z">
                <w:pPr/>
              </w:pPrChange>
            </w:pPr>
            <w:ins w:id="5646" w:author="..." w:date="2018-06-12T12:00:00Z">
              <w:r>
                <w:rPr>
                  <w:rFonts w:hint="eastAsia"/>
                  <w:b/>
                  <w:szCs w:val="21"/>
                  <w:rPrChange w:id="5647" w:author="..." w:date="2018-06-12T12:09:00Z">
                    <w:rPr>
                      <w:rFonts w:hint="eastAsia"/>
                    </w:rPr>
                  </w:rPrChange>
                </w:rPr>
                <w:t>进程数目</w:t>
              </w:r>
            </w:ins>
          </w:p>
        </w:tc>
        <w:tc>
          <w:tcPr>
            <w:tcW w:w="2948" w:type="dxa"/>
            <w:tcPrChange w:id="5648" w:author="..." w:date="2018-06-12T12:09:00Z">
              <w:tcPr>
                <w:tcW w:w="2338" w:type="dxa"/>
              </w:tcPr>
            </w:tcPrChange>
          </w:tcPr>
          <w:p w:rsidR="00F76376" w:rsidRPr="00F76376" w:rsidRDefault="00793F6E">
            <w:pPr>
              <w:jc w:val="center"/>
              <w:rPr>
                <w:ins w:id="5649" w:author="..." w:date="2018-06-12T11:57:00Z"/>
                <w:b/>
                <w:szCs w:val="21"/>
                <w:rPrChange w:id="5650" w:author="..." w:date="2018-06-12T12:09:00Z">
                  <w:rPr>
                    <w:ins w:id="5651" w:author="..." w:date="2018-06-12T11:57:00Z"/>
                  </w:rPr>
                </w:rPrChange>
              </w:rPr>
              <w:pPrChange w:id="5652" w:author="..." w:date="2018-06-12T12:09:00Z">
                <w:pPr/>
              </w:pPrChange>
            </w:pPr>
            <w:ins w:id="5653" w:author="..." w:date="2018-06-12T12:01:00Z">
              <w:r>
                <w:rPr>
                  <w:rFonts w:hint="eastAsia"/>
                  <w:b/>
                  <w:szCs w:val="21"/>
                  <w:rPrChange w:id="5654" w:author="..." w:date="2018-06-12T12:09:00Z">
                    <w:rPr>
                      <w:rFonts w:hint="eastAsia"/>
                    </w:rPr>
                  </w:rPrChange>
                </w:rPr>
                <w:t>说明</w:t>
              </w:r>
            </w:ins>
          </w:p>
        </w:tc>
      </w:tr>
      <w:tr w:rsidR="00F76376" w:rsidTr="00F76376">
        <w:trPr>
          <w:jc w:val="center"/>
          <w:ins w:id="5655" w:author="..." w:date="2018-06-12T11:57:00Z"/>
        </w:trPr>
        <w:tc>
          <w:tcPr>
            <w:tcW w:w="2011" w:type="dxa"/>
            <w:tcPrChange w:id="5656" w:author="..." w:date="2018-06-12T12:09:00Z">
              <w:tcPr>
                <w:tcW w:w="2337" w:type="dxa"/>
              </w:tcPr>
            </w:tcPrChange>
          </w:tcPr>
          <w:p w:rsidR="00F76376" w:rsidRPr="00F76376" w:rsidRDefault="00793F6E">
            <w:pPr>
              <w:jc w:val="center"/>
              <w:rPr>
                <w:ins w:id="5657" w:author="..." w:date="2018-06-12T11:57:00Z"/>
                <w:rFonts w:ascii="Times New Roman" w:eastAsia="宋体" w:hAnsi="Times New Roman" w:cs="Times New Roman"/>
                <w:szCs w:val="21"/>
                <w:rPrChange w:id="5658" w:author="..." w:date="2018-06-12T12:08:00Z">
                  <w:rPr>
                    <w:ins w:id="5659" w:author="..." w:date="2018-06-12T11:57:00Z"/>
                  </w:rPr>
                </w:rPrChange>
              </w:rPr>
              <w:pPrChange w:id="5660" w:author="..." w:date="2018-06-12T12:08:00Z">
                <w:pPr/>
              </w:pPrChange>
            </w:pPr>
            <w:ins w:id="5661" w:author="..." w:date="2018-06-12T11:58:00Z">
              <w:r>
                <w:rPr>
                  <w:rFonts w:ascii="Times New Roman" w:eastAsia="宋体" w:hAnsi="Times New Roman" w:cs="Times New Roman" w:hint="eastAsia"/>
                  <w:szCs w:val="21"/>
                  <w:rPrChange w:id="5662" w:author="..." w:date="2018-06-12T12:08:00Z">
                    <w:rPr>
                      <w:rFonts w:hint="eastAsia"/>
                    </w:rPr>
                  </w:rPrChange>
                </w:rPr>
                <w:t>共享用户</w:t>
              </w:r>
              <w:r>
                <w:rPr>
                  <w:rFonts w:ascii="Times New Roman" w:eastAsia="宋体" w:hAnsi="Times New Roman" w:cs="Times New Roman"/>
                  <w:szCs w:val="21"/>
                  <w:rPrChange w:id="5663" w:author="..." w:date="2018-06-12T12:08:00Z">
                    <w:rPr/>
                  </w:rPrChange>
                </w:rPr>
                <w:t>ID</w:t>
              </w:r>
            </w:ins>
          </w:p>
        </w:tc>
        <w:tc>
          <w:tcPr>
            <w:tcW w:w="1950" w:type="dxa"/>
            <w:vMerge w:val="restart"/>
            <w:tcPrChange w:id="5664" w:author="..." w:date="2018-06-12T12:09:00Z">
              <w:tcPr>
                <w:tcW w:w="2338" w:type="dxa"/>
                <w:vMerge w:val="restart"/>
              </w:tcPr>
            </w:tcPrChange>
          </w:tcPr>
          <w:p w:rsidR="00F76376" w:rsidRPr="00F76376" w:rsidRDefault="00793F6E">
            <w:pPr>
              <w:jc w:val="center"/>
              <w:rPr>
                <w:ins w:id="5665" w:author="..." w:date="2018-06-12T11:57:00Z"/>
                <w:rFonts w:ascii="Times New Roman" w:eastAsia="宋体" w:hAnsi="Times New Roman" w:cs="Times New Roman"/>
                <w:szCs w:val="21"/>
                <w:rPrChange w:id="5666" w:author="..." w:date="2018-06-12T12:08:00Z">
                  <w:rPr>
                    <w:ins w:id="5667" w:author="..." w:date="2018-06-12T11:57:00Z"/>
                  </w:rPr>
                </w:rPrChange>
              </w:rPr>
              <w:pPrChange w:id="5668" w:author="..." w:date="2018-06-12T12:08:00Z">
                <w:pPr/>
              </w:pPrChange>
            </w:pPr>
            <w:ins w:id="5669" w:author="..." w:date="2018-06-12T12:00:00Z">
              <w:r>
                <w:rPr>
                  <w:rFonts w:ascii="Times New Roman" w:eastAsia="宋体" w:hAnsi="Times New Roman" w:cs="Times New Roman" w:hint="eastAsia"/>
                  <w:szCs w:val="21"/>
                  <w:rPrChange w:id="5670" w:author="..." w:date="2018-06-12T12:08:00Z">
                    <w:rPr>
                      <w:rFonts w:hint="eastAsia"/>
                    </w:rPr>
                  </w:rPrChange>
                </w:rPr>
                <w:t>先安装</w:t>
              </w:r>
              <w:r>
                <w:rPr>
                  <w:rFonts w:ascii="Times New Roman" w:eastAsia="宋体" w:hAnsi="Times New Roman" w:cs="Times New Roman"/>
                  <w:szCs w:val="21"/>
                  <w:rPrChange w:id="5671" w:author="..." w:date="2018-06-12T12:08:00Z">
                    <w:rPr/>
                  </w:rPrChange>
                </w:rPr>
                <w:t>APP1</w:t>
              </w:r>
              <w:r>
                <w:rPr>
                  <w:rFonts w:ascii="Times New Roman" w:eastAsia="宋体" w:hAnsi="Times New Roman" w:cs="Times New Roman" w:hint="eastAsia"/>
                  <w:szCs w:val="21"/>
                  <w:rPrChange w:id="5672" w:author="..." w:date="2018-06-12T12:08:00Z">
                    <w:rPr>
                      <w:rFonts w:hint="eastAsia"/>
                    </w:rPr>
                  </w:rPrChange>
                </w:rPr>
                <w:t>，再安装</w:t>
              </w:r>
              <w:r>
                <w:rPr>
                  <w:rFonts w:ascii="Times New Roman" w:eastAsia="宋体" w:hAnsi="Times New Roman" w:cs="Times New Roman"/>
                  <w:szCs w:val="21"/>
                  <w:rPrChange w:id="5673" w:author="..." w:date="2018-06-12T12:08:00Z">
                    <w:rPr/>
                  </w:rPrChange>
                </w:rPr>
                <w:t>APP2</w:t>
              </w:r>
            </w:ins>
          </w:p>
        </w:tc>
        <w:tc>
          <w:tcPr>
            <w:tcW w:w="1125" w:type="dxa"/>
            <w:tcPrChange w:id="5674" w:author="..." w:date="2018-06-12T12:09:00Z">
              <w:tcPr>
                <w:tcW w:w="2338" w:type="dxa"/>
              </w:tcPr>
            </w:tcPrChange>
          </w:tcPr>
          <w:p w:rsidR="00F76376" w:rsidRPr="00F76376" w:rsidRDefault="00793F6E">
            <w:pPr>
              <w:jc w:val="center"/>
              <w:rPr>
                <w:ins w:id="5675" w:author="..." w:date="2018-06-12T11:57:00Z"/>
                <w:rFonts w:ascii="Times New Roman" w:eastAsia="宋体" w:hAnsi="Times New Roman" w:cs="Times New Roman"/>
                <w:szCs w:val="21"/>
                <w:rPrChange w:id="5676" w:author="..." w:date="2018-06-12T12:08:00Z">
                  <w:rPr>
                    <w:ins w:id="5677" w:author="..." w:date="2018-06-12T11:57:00Z"/>
                  </w:rPr>
                </w:rPrChange>
              </w:rPr>
              <w:pPrChange w:id="5678" w:author="..." w:date="2018-06-12T12:08:00Z">
                <w:pPr/>
              </w:pPrChange>
            </w:pPr>
            <w:ins w:id="5679" w:author="..." w:date="2018-06-12T12:00:00Z">
              <w:r>
                <w:rPr>
                  <w:rFonts w:ascii="Times New Roman" w:eastAsia="宋体" w:hAnsi="Times New Roman" w:cs="Times New Roman"/>
                  <w:szCs w:val="21"/>
                  <w:rPrChange w:id="5680" w:author="..." w:date="2018-06-12T12:08:00Z">
                    <w:rPr/>
                  </w:rPrChange>
                </w:rPr>
                <w:t>1</w:t>
              </w:r>
            </w:ins>
          </w:p>
        </w:tc>
        <w:tc>
          <w:tcPr>
            <w:tcW w:w="2948" w:type="dxa"/>
            <w:tcPrChange w:id="5681" w:author="..." w:date="2018-06-12T12:09:00Z">
              <w:tcPr>
                <w:tcW w:w="2338" w:type="dxa"/>
              </w:tcPr>
            </w:tcPrChange>
          </w:tcPr>
          <w:p w:rsidR="00F76376" w:rsidRPr="00F76376" w:rsidRDefault="00793F6E">
            <w:pPr>
              <w:jc w:val="center"/>
              <w:rPr>
                <w:ins w:id="5682" w:author="..." w:date="2018-06-12T11:57:00Z"/>
                <w:rFonts w:ascii="Times New Roman" w:eastAsia="宋体" w:hAnsi="Times New Roman" w:cs="Times New Roman"/>
                <w:szCs w:val="21"/>
                <w:rPrChange w:id="5683" w:author="..." w:date="2018-06-12T12:08:00Z">
                  <w:rPr>
                    <w:ins w:id="5684" w:author="..." w:date="2018-06-12T11:57:00Z"/>
                  </w:rPr>
                </w:rPrChange>
              </w:rPr>
              <w:pPrChange w:id="5685" w:author="..." w:date="2018-06-12T12:08:00Z">
                <w:pPr/>
              </w:pPrChange>
            </w:pPr>
            <w:ins w:id="5686" w:author="..." w:date="2018-06-12T12:01:00Z">
              <w:r>
                <w:rPr>
                  <w:rFonts w:ascii="Times New Roman" w:eastAsia="宋体" w:hAnsi="Times New Roman" w:cs="Times New Roman" w:hint="eastAsia"/>
                  <w:szCs w:val="21"/>
                  <w:rPrChange w:id="5687" w:author="..." w:date="2018-06-12T12:08:00Z">
                    <w:rPr>
                      <w:rFonts w:hint="eastAsia"/>
                    </w:rPr>
                  </w:rPrChange>
                </w:rPr>
                <w:t>只有</w:t>
              </w:r>
              <w:r>
                <w:rPr>
                  <w:rFonts w:ascii="Times New Roman" w:eastAsia="宋体" w:hAnsi="Times New Roman" w:cs="Times New Roman"/>
                  <w:szCs w:val="21"/>
                  <w:rPrChange w:id="5688" w:author="..." w:date="2018-06-12T12:08:00Z">
                    <w:rPr/>
                  </w:rPrChange>
                </w:rPr>
                <w:t>1</w:t>
              </w:r>
              <w:r>
                <w:rPr>
                  <w:rFonts w:ascii="Times New Roman" w:eastAsia="宋体" w:hAnsi="Times New Roman" w:cs="Times New Roman" w:hint="eastAsia"/>
                  <w:szCs w:val="21"/>
                  <w:rPrChange w:id="5689" w:author="..." w:date="2018-06-12T12:08:00Z">
                    <w:rPr>
                      <w:rFonts w:hint="eastAsia"/>
                    </w:rPr>
                  </w:rPrChange>
                </w:rPr>
                <w:t>个进程项，部署成功</w:t>
              </w:r>
            </w:ins>
          </w:p>
        </w:tc>
      </w:tr>
      <w:tr w:rsidR="00F76376" w:rsidTr="00F76376">
        <w:trPr>
          <w:jc w:val="center"/>
          <w:ins w:id="5690" w:author="..." w:date="2018-06-12T11:57:00Z"/>
        </w:trPr>
        <w:tc>
          <w:tcPr>
            <w:tcW w:w="2011" w:type="dxa"/>
            <w:tcPrChange w:id="5691" w:author="..." w:date="2018-06-12T12:09:00Z">
              <w:tcPr>
                <w:tcW w:w="2337" w:type="dxa"/>
              </w:tcPr>
            </w:tcPrChange>
          </w:tcPr>
          <w:p w:rsidR="00F76376" w:rsidRPr="00F76376" w:rsidRDefault="00793F6E">
            <w:pPr>
              <w:jc w:val="center"/>
              <w:rPr>
                <w:ins w:id="5692" w:author="..." w:date="2018-06-12T11:57:00Z"/>
                <w:rFonts w:ascii="Times New Roman" w:eastAsia="宋体" w:hAnsi="Times New Roman" w:cs="Times New Roman"/>
                <w:szCs w:val="21"/>
                <w:rPrChange w:id="5693" w:author="..." w:date="2018-06-12T12:08:00Z">
                  <w:rPr>
                    <w:ins w:id="5694" w:author="..." w:date="2018-06-12T11:57:00Z"/>
                  </w:rPr>
                </w:rPrChange>
              </w:rPr>
              <w:pPrChange w:id="5695" w:author="..." w:date="2018-06-12T12:08:00Z">
                <w:pPr/>
              </w:pPrChange>
            </w:pPr>
            <w:ins w:id="5696" w:author="..." w:date="2018-06-12T11:58:00Z">
              <w:r>
                <w:rPr>
                  <w:rFonts w:ascii="Times New Roman" w:eastAsia="宋体" w:hAnsi="Times New Roman" w:cs="Times New Roman" w:hint="eastAsia"/>
                  <w:szCs w:val="21"/>
                  <w:rPrChange w:id="5697" w:author="..." w:date="2018-06-12T12:08:00Z">
                    <w:rPr>
                      <w:rFonts w:hint="eastAsia"/>
                    </w:rPr>
                  </w:rPrChange>
                </w:rPr>
                <w:t>非共享用户</w:t>
              </w:r>
              <w:r>
                <w:rPr>
                  <w:rFonts w:ascii="Times New Roman" w:eastAsia="宋体" w:hAnsi="Times New Roman" w:cs="Times New Roman"/>
                  <w:szCs w:val="21"/>
                  <w:rPrChange w:id="5698" w:author="..." w:date="2018-06-12T12:08:00Z">
                    <w:rPr/>
                  </w:rPrChange>
                </w:rPr>
                <w:t>ID</w:t>
              </w:r>
            </w:ins>
          </w:p>
        </w:tc>
        <w:tc>
          <w:tcPr>
            <w:tcW w:w="1950" w:type="dxa"/>
            <w:vMerge/>
            <w:tcPrChange w:id="5699" w:author="..." w:date="2018-06-12T12:09:00Z">
              <w:tcPr>
                <w:tcW w:w="2338" w:type="dxa"/>
                <w:vMerge/>
              </w:tcPr>
            </w:tcPrChange>
          </w:tcPr>
          <w:p w:rsidR="00F76376" w:rsidRPr="00F76376" w:rsidRDefault="00F76376">
            <w:pPr>
              <w:jc w:val="center"/>
              <w:rPr>
                <w:ins w:id="5700" w:author="..." w:date="2018-06-12T11:57:00Z"/>
                <w:rFonts w:ascii="Times New Roman" w:eastAsia="宋体" w:hAnsi="Times New Roman" w:cs="Times New Roman"/>
                <w:szCs w:val="21"/>
                <w:rPrChange w:id="5701" w:author="..." w:date="2018-06-12T12:08:00Z">
                  <w:rPr>
                    <w:ins w:id="5702" w:author="..." w:date="2018-06-12T11:57:00Z"/>
                  </w:rPr>
                </w:rPrChange>
              </w:rPr>
              <w:pPrChange w:id="5703" w:author="..." w:date="2018-06-12T12:08:00Z">
                <w:pPr/>
              </w:pPrChange>
            </w:pPr>
          </w:p>
        </w:tc>
        <w:tc>
          <w:tcPr>
            <w:tcW w:w="1125" w:type="dxa"/>
            <w:tcPrChange w:id="5704" w:author="..." w:date="2018-06-12T12:09:00Z">
              <w:tcPr>
                <w:tcW w:w="2338" w:type="dxa"/>
              </w:tcPr>
            </w:tcPrChange>
          </w:tcPr>
          <w:p w:rsidR="00F76376" w:rsidRPr="00F76376" w:rsidRDefault="00793F6E">
            <w:pPr>
              <w:jc w:val="center"/>
              <w:rPr>
                <w:ins w:id="5705" w:author="..." w:date="2018-06-12T11:57:00Z"/>
                <w:rFonts w:ascii="Times New Roman" w:eastAsia="宋体" w:hAnsi="Times New Roman" w:cs="Times New Roman"/>
                <w:szCs w:val="21"/>
                <w:rPrChange w:id="5706" w:author="..." w:date="2018-06-12T12:08:00Z">
                  <w:rPr>
                    <w:ins w:id="5707" w:author="..." w:date="2018-06-12T11:57:00Z"/>
                  </w:rPr>
                </w:rPrChange>
              </w:rPr>
              <w:pPrChange w:id="5708" w:author="..." w:date="2018-06-12T12:08:00Z">
                <w:pPr/>
              </w:pPrChange>
            </w:pPr>
            <w:ins w:id="5709" w:author="..." w:date="2018-06-12T12:00:00Z">
              <w:r>
                <w:rPr>
                  <w:rFonts w:ascii="Times New Roman" w:eastAsia="宋体" w:hAnsi="Times New Roman" w:cs="Times New Roman"/>
                  <w:szCs w:val="21"/>
                  <w:rPrChange w:id="5710" w:author="..." w:date="2018-06-12T12:08:00Z">
                    <w:rPr/>
                  </w:rPrChange>
                </w:rPr>
                <w:t>2</w:t>
              </w:r>
            </w:ins>
          </w:p>
        </w:tc>
        <w:tc>
          <w:tcPr>
            <w:tcW w:w="2948" w:type="dxa"/>
            <w:tcPrChange w:id="5711" w:author="..." w:date="2018-06-12T12:09:00Z">
              <w:tcPr>
                <w:tcW w:w="2338" w:type="dxa"/>
              </w:tcPr>
            </w:tcPrChange>
          </w:tcPr>
          <w:p w:rsidR="00F76376" w:rsidRPr="00F76376" w:rsidRDefault="00793F6E">
            <w:pPr>
              <w:jc w:val="center"/>
              <w:rPr>
                <w:ins w:id="5712" w:author="..." w:date="2018-06-12T11:57:00Z"/>
                <w:rFonts w:ascii="Times New Roman" w:eastAsia="宋体" w:hAnsi="Times New Roman" w:cs="Times New Roman"/>
                <w:szCs w:val="21"/>
                <w:rPrChange w:id="5713" w:author="..." w:date="2018-06-12T12:08:00Z">
                  <w:rPr>
                    <w:ins w:id="5714" w:author="..." w:date="2018-06-12T11:57:00Z"/>
                  </w:rPr>
                </w:rPrChange>
              </w:rPr>
              <w:pPrChange w:id="5715" w:author="..." w:date="2018-06-12T12:08:00Z">
                <w:pPr/>
              </w:pPrChange>
            </w:pPr>
            <w:ins w:id="5716" w:author="..." w:date="2018-06-12T12:01:00Z">
              <w:r>
                <w:rPr>
                  <w:rFonts w:ascii="Times New Roman" w:eastAsia="宋体" w:hAnsi="Times New Roman" w:cs="Times New Roman"/>
                  <w:szCs w:val="21"/>
                  <w:rPrChange w:id="5717" w:author="..." w:date="2018-06-12T12:08:00Z">
                    <w:rPr/>
                  </w:rPrChange>
                </w:rPr>
                <w:t>2</w:t>
              </w:r>
              <w:r>
                <w:rPr>
                  <w:rFonts w:ascii="Times New Roman" w:eastAsia="宋体" w:hAnsi="Times New Roman" w:cs="Times New Roman" w:hint="eastAsia"/>
                  <w:szCs w:val="21"/>
                  <w:rPrChange w:id="5718" w:author="..." w:date="2018-06-12T12:08:00Z">
                    <w:rPr>
                      <w:rFonts w:hint="eastAsia"/>
                    </w:rPr>
                  </w:rPrChange>
                </w:rPr>
                <w:t>个进程项，只是进程名相同</w:t>
              </w:r>
            </w:ins>
          </w:p>
        </w:tc>
      </w:tr>
    </w:tbl>
    <w:p w:rsidR="00F76376" w:rsidRDefault="00793F6E">
      <w:pPr>
        <w:spacing w:line="400" w:lineRule="exact"/>
        <w:ind w:firstLineChars="200" w:firstLine="480"/>
        <w:rPr>
          <w:ins w:id="5719" w:author="Windows 用户" w:date="2018-06-12T19:44:00Z"/>
          <w:rFonts w:ascii="Times New Roman" w:eastAsia="宋体" w:hAnsi="Times New Roman" w:cs="Times New Roman"/>
          <w:sz w:val="24"/>
          <w:szCs w:val="24"/>
        </w:rPr>
      </w:pPr>
      <w:ins w:id="5720" w:author="..." w:date="2018-06-12T12:02:00Z">
        <w:r>
          <w:rPr>
            <w:rFonts w:ascii="Times New Roman" w:eastAsia="宋体" w:hAnsi="Times New Roman" w:cs="Times New Roman" w:hint="eastAsia"/>
            <w:sz w:val="24"/>
            <w:szCs w:val="24"/>
          </w:rPr>
          <w:t>从该测试用例中，可以总结如下规则：</w:t>
        </w:r>
      </w:ins>
    </w:p>
    <w:p w:rsidR="006527F1" w:rsidRPr="00193A8D" w:rsidRDefault="006527F1">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5721" w:author="Windows 用户" w:date="2018-06-12T19:44:00Z"/>
          <w:rFonts w:ascii="Times New Roman" w:eastAsia="宋体" w:hAnsi="Times New Roman" w:cs="Times New Roman"/>
          <w:szCs w:val="21"/>
        </w:rPr>
        <w:pPrChange w:id="5722" w:author="Windows 用户" w:date="2018-06-12T19:44:00Z">
          <w:pPr>
            <w:jc w:val="left"/>
          </w:pPr>
        </w:pPrChange>
      </w:pPr>
      <w:ins w:id="5723" w:author="Windows 用户" w:date="2018-06-12T19:44:00Z">
        <w:r w:rsidRPr="00193A8D">
          <w:rPr>
            <w:rFonts w:ascii="Times New Roman" w:eastAsia="宋体" w:hAnsi="Times New Roman" w:cs="Times New Roman" w:hint="eastAsia"/>
            <w:szCs w:val="21"/>
          </w:rPr>
          <w:t>规则</w:t>
        </w:r>
        <w:r w:rsidRPr="00193A8D">
          <w:rPr>
            <w:rFonts w:ascii="Times New Roman" w:eastAsia="宋体" w:hAnsi="Times New Roman" w:cs="Times New Roman" w:hint="eastAsia"/>
            <w:szCs w:val="21"/>
          </w:rPr>
          <w:t>1</w:t>
        </w:r>
        <w:r w:rsidRPr="00193A8D">
          <w:rPr>
            <w:rFonts w:ascii="Times New Roman" w:eastAsia="宋体" w:hAnsi="Times New Roman" w:cs="Times New Roman" w:hint="eastAsia"/>
            <w:szCs w:val="21"/>
          </w:rPr>
          <w:t>：同一用户下的</w:t>
        </w:r>
        <w:r w:rsidRPr="00193A8D">
          <w:rPr>
            <w:rFonts w:ascii="Times New Roman" w:eastAsia="宋体" w:hAnsi="Times New Roman" w:cs="Times New Roman"/>
            <w:szCs w:val="21"/>
          </w:rPr>
          <w:t>component</w:t>
        </w:r>
        <w:r w:rsidRPr="00193A8D">
          <w:rPr>
            <w:rFonts w:ascii="Times New Roman" w:eastAsia="宋体" w:hAnsi="Times New Roman" w:cs="Times New Roman" w:hint="eastAsia"/>
            <w:szCs w:val="21"/>
          </w:rPr>
          <w:t>可以通过设置</w:t>
        </w:r>
        <w:r w:rsidRPr="00193A8D">
          <w:rPr>
            <w:rFonts w:ascii="Times New Roman" w:eastAsia="宋体" w:hAnsi="Times New Roman" w:cs="Times New Roman"/>
            <w:szCs w:val="21"/>
          </w:rPr>
          <w:t>process</w:t>
        </w:r>
        <w:r w:rsidRPr="00193A8D">
          <w:rPr>
            <w:rFonts w:ascii="Times New Roman" w:eastAsia="宋体" w:hAnsi="Times New Roman" w:cs="Times New Roman" w:hint="eastAsia"/>
            <w:szCs w:val="21"/>
          </w:rPr>
          <w:t>共享地址空间，而当非同一用户时，即使设置</w:t>
        </w:r>
        <w:r w:rsidRPr="00193A8D">
          <w:rPr>
            <w:rFonts w:ascii="Times New Roman" w:eastAsia="宋体" w:hAnsi="Times New Roman" w:cs="Times New Roman"/>
            <w:szCs w:val="21"/>
          </w:rPr>
          <w:t>process</w:t>
        </w:r>
        <w:r w:rsidRPr="00193A8D">
          <w:rPr>
            <w:rFonts w:ascii="Times New Roman" w:eastAsia="宋体" w:hAnsi="Times New Roman" w:cs="Times New Roman" w:hint="eastAsia"/>
            <w:szCs w:val="21"/>
          </w:rPr>
          <w:t>相同，它们只是有着相同的进程名，并没有共享地址空间；</w:t>
        </w:r>
      </w:ins>
    </w:p>
    <w:p w:rsidR="006527F1" w:rsidRPr="006527F1" w:rsidRDefault="006527F1">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5724" w:author="..." w:date="2018-06-12T12:02:00Z"/>
          <w:rFonts w:ascii="Times New Roman" w:eastAsia="宋体" w:hAnsi="Times New Roman" w:cs="Times New Roman"/>
          <w:szCs w:val="21"/>
          <w:rPrChange w:id="5725" w:author="Windows 用户" w:date="2018-06-12T19:44:00Z">
            <w:rPr>
              <w:ins w:id="5726" w:author="..." w:date="2018-06-12T12:02:00Z"/>
              <w:rFonts w:ascii="Times New Roman" w:eastAsia="宋体" w:hAnsi="Times New Roman" w:cs="Times New Roman"/>
              <w:sz w:val="24"/>
              <w:szCs w:val="24"/>
            </w:rPr>
          </w:rPrChange>
        </w:rPr>
        <w:pPrChange w:id="5727" w:author="Windows 用户" w:date="2018-06-12T19:44:00Z">
          <w:pPr>
            <w:spacing w:line="400" w:lineRule="exact"/>
            <w:ind w:firstLineChars="200" w:firstLine="420"/>
          </w:pPr>
        </w:pPrChange>
      </w:pPr>
      <w:ins w:id="5728" w:author="Windows 用户" w:date="2018-06-12T19:44:00Z">
        <w:r w:rsidRPr="00193A8D">
          <w:rPr>
            <w:rFonts w:ascii="Times New Roman" w:eastAsia="宋体" w:hAnsi="Times New Roman" w:cs="Times New Roman" w:hint="eastAsia"/>
            <w:szCs w:val="21"/>
          </w:rPr>
          <w:t>规则</w:t>
        </w:r>
        <w:r w:rsidRPr="00193A8D">
          <w:rPr>
            <w:rFonts w:ascii="Times New Roman" w:eastAsia="宋体" w:hAnsi="Times New Roman" w:cs="Times New Roman"/>
            <w:szCs w:val="21"/>
          </w:rPr>
          <w:t>2</w:t>
        </w:r>
        <w:r w:rsidRPr="00193A8D">
          <w:rPr>
            <w:rFonts w:ascii="Times New Roman" w:eastAsia="宋体" w:hAnsi="Times New Roman" w:cs="Times New Roman" w:hint="eastAsia"/>
            <w:szCs w:val="21"/>
          </w:rPr>
          <w:t>：两个不同</w:t>
        </w:r>
        <w:r w:rsidRPr="00193A8D">
          <w:rPr>
            <w:rFonts w:ascii="Times New Roman" w:eastAsia="宋体" w:hAnsi="Times New Roman" w:cs="Times New Roman"/>
            <w:szCs w:val="21"/>
          </w:rPr>
          <w:t>APK</w:t>
        </w:r>
        <w:r w:rsidRPr="00193A8D">
          <w:rPr>
            <w:rFonts w:ascii="Times New Roman" w:eastAsia="宋体" w:hAnsi="Times New Roman" w:cs="Times New Roman" w:hint="eastAsia"/>
            <w:szCs w:val="21"/>
          </w:rPr>
          <w:t>中的组件运行于同一个进程，需要以下三个条件：两个应用程序使用相同的</w:t>
        </w:r>
        <w:r w:rsidRPr="00193A8D">
          <w:rPr>
            <w:rFonts w:ascii="Times New Roman" w:eastAsia="宋体" w:hAnsi="Times New Roman" w:cs="Times New Roman"/>
            <w:szCs w:val="21"/>
          </w:rPr>
          <w:t>android:sharedUserId</w:t>
        </w:r>
        <w:r w:rsidRPr="00193A8D">
          <w:rPr>
            <w:rFonts w:ascii="Times New Roman" w:eastAsia="宋体" w:hAnsi="Times New Roman" w:cs="Times New Roman" w:hint="eastAsia"/>
            <w:szCs w:val="21"/>
          </w:rPr>
          <w:t>，两个应用使用相同的</w:t>
        </w:r>
        <w:r w:rsidRPr="00193A8D">
          <w:rPr>
            <w:rFonts w:ascii="Times New Roman" w:eastAsia="宋体" w:hAnsi="Times New Roman" w:cs="Times New Roman"/>
            <w:szCs w:val="21"/>
          </w:rPr>
          <w:t>keystore</w:t>
        </w:r>
        <w:r w:rsidRPr="00193A8D">
          <w:rPr>
            <w:rFonts w:ascii="Times New Roman" w:eastAsia="宋体" w:hAnsi="Times New Roman" w:cs="Times New Roman" w:hint="eastAsia"/>
            <w:szCs w:val="21"/>
          </w:rPr>
          <w:t>进行签名，为组件设置相同的</w:t>
        </w:r>
        <w:r w:rsidRPr="00193A8D">
          <w:rPr>
            <w:rFonts w:ascii="Times New Roman" w:eastAsia="宋体" w:hAnsi="Times New Roman" w:cs="Times New Roman"/>
            <w:szCs w:val="21"/>
          </w:rPr>
          <w:t>android:process</w:t>
        </w:r>
        <w:r w:rsidRPr="00193A8D">
          <w:rPr>
            <w:rFonts w:ascii="Times New Roman" w:eastAsia="宋体" w:hAnsi="Times New Roman" w:cs="Times New Roman" w:hint="eastAsia"/>
            <w:szCs w:val="21"/>
          </w:rPr>
          <w:t>。</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6527F1">
        <w:trPr>
          <w:jc w:val="center"/>
          <w:ins w:id="5729" w:author="..." w:date="2018-06-12T12:02:00Z"/>
          <w:del w:id="5730" w:author="Windows 用户" w:date="2018-06-12T19:44:00Z"/>
        </w:trPr>
        <w:tc>
          <w:tcPr>
            <w:tcW w:w="8522" w:type="dxa"/>
          </w:tcPr>
          <w:p w:rsidR="00F76376" w:rsidRPr="00BA3D6D" w:rsidDel="006527F1" w:rsidRDefault="00793F6E">
            <w:pPr>
              <w:jc w:val="left"/>
              <w:rPr>
                <w:ins w:id="5731" w:author="..." w:date="2018-06-12T12:03:00Z"/>
                <w:del w:id="5732" w:author="Windows 用户" w:date="2018-06-12T19:44:00Z"/>
                <w:rFonts w:ascii="Times New Roman" w:eastAsia="宋体" w:hAnsi="Times New Roman" w:cs="Times New Roman"/>
                <w:szCs w:val="21"/>
                <w:rPrChange w:id="5733" w:author="Windows 用户" w:date="2018-06-12T19:31:00Z">
                  <w:rPr>
                    <w:ins w:id="5734" w:author="..." w:date="2018-06-12T12:03:00Z"/>
                    <w:del w:id="5735" w:author="Windows 用户" w:date="2018-06-12T19:44:00Z"/>
                  </w:rPr>
                </w:rPrChange>
              </w:rPr>
              <w:pPrChange w:id="5736" w:author="Windows 用户" w:date="2018-06-12T19:32:00Z">
                <w:pPr>
                  <w:spacing w:line="400" w:lineRule="exact"/>
                  <w:ind w:firstLineChars="200" w:firstLine="480"/>
                </w:pPr>
              </w:pPrChange>
            </w:pPr>
            <w:ins w:id="5737" w:author="..." w:date="2018-06-12T12:02:00Z">
              <w:del w:id="5738" w:author="Windows 用户" w:date="2018-06-12T19:44:00Z">
                <w:r w:rsidRPr="00BA3D6D" w:rsidDel="006527F1">
                  <w:rPr>
                    <w:rFonts w:ascii="Times New Roman" w:eastAsia="宋体" w:hAnsi="Times New Roman" w:cs="Times New Roman" w:hint="eastAsia"/>
                    <w:szCs w:val="21"/>
                    <w:rPrChange w:id="5739" w:author="Windows 用户" w:date="2018-06-12T19:31:00Z">
                      <w:rPr>
                        <w:rFonts w:ascii="Times New Roman" w:eastAsia="宋体" w:hAnsi="Times New Roman" w:cs="Times New Roman" w:hint="eastAsia"/>
                        <w:sz w:val="24"/>
                        <w:szCs w:val="24"/>
                      </w:rPr>
                    </w:rPrChange>
                  </w:rPr>
                  <w:delText>规则</w:delText>
                </w:r>
                <w:r w:rsidRPr="00BA3D6D" w:rsidDel="006527F1">
                  <w:rPr>
                    <w:rFonts w:ascii="Times New Roman" w:eastAsia="宋体" w:hAnsi="Times New Roman" w:cs="Times New Roman"/>
                    <w:szCs w:val="21"/>
                    <w:rPrChange w:id="5740" w:author="Windows 用户" w:date="2018-06-12T19:31:00Z">
                      <w:rPr>
                        <w:rFonts w:ascii="Times New Roman" w:eastAsia="宋体" w:hAnsi="Times New Roman" w:cs="Times New Roman"/>
                        <w:sz w:val="24"/>
                        <w:szCs w:val="24"/>
                      </w:rPr>
                    </w:rPrChange>
                  </w:rPr>
                  <w:delText>1</w:delText>
                </w:r>
                <w:r w:rsidRPr="00BA3D6D" w:rsidDel="006527F1">
                  <w:rPr>
                    <w:rFonts w:ascii="Times New Roman" w:eastAsia="宋体" w:hAnsi="Times New Roman" w:cs="Times New Roman" w:hint="eastAsia"/>
                    <w:szCs w:val="21"/>
                    <w:rPrChange w:id="5741" w:author="Windows 用户" w:date="2018-06-12T19:31:00Z">
                      <w:rPr>
                        <w:rFonts w:ascii="Times New Roman" w:eastAsia="宋体" w:hAnsi="Times New Roman" w:cs="Times New Roman" w:hint="eastAsia"/>
                        <w:sz w:val="24"/>
                        <w:szCs w:val="24"/>
                      </w:rPr>
                    </w:rPrChange>
                  </w:rPr>
                  <w:delText>：</w:delText>
                </w:r>
              </w:del>
            </w:ins>
            <w:ins w:id="5742" w:author="..." w:date="2018-06-12T12:03:00Z">
              <w:del w:id="5743" w:author="Windows 用户" w:date="2018-06-12T19:44:00Z">
                <w:r w:rsidRPr="00BA3D6D" w:rsidDel="006527F1">
                  <w:rPr>
                    <w:rFonts w:ascii="Times New Roman" w:eastAsia="宋体" w:hAnsi="Times New Roman" w:cs="Times New Roman" w:hint="eastAsia"/>
                    <w:szCs w:val="21"/>
                    <w:rPrChange w:id="5744" w:author="Windows 用户" w:date="2018-06-12T19:31:00Z">
                      <w:rPr>
                        <w:rFonts w:hint="eastAsia"/>
                      </w:rPr>
                    </w:rPrChange>
                  </w:rPr>
                  <w:delText>同一用户下的</w:delText>
                </w:r>
                <w:r w:rsidRPr="00BA3D6D" w:rsidDel="006527F1">
                  <w:rPr>
                    <w:rFonts w:ascii="Times New Roman" w:eastAsia="宋体" w:hAnsi="Times New Roman" w:cs="Times New Roman"/>
                    <w:szCs w:val="21"/>
                    <w:rPrChange w:id="5745" w:author="Windows 用户" w:date="2018-06-12T19:31:00Z">
                      <w:rPr/>
                    </w:rPrChange>
                  </w:rPr>
                  <w:delText>component</w:delText>
                </w:r>
                <w:r w:rsidRPr="00BA3D6D" w:rsidDel="006527F1">
                  <w:rPr>
                    <w:rFonts w:ascii="Times New Roman" w:eastAsia="宋体" w:hAnsi="Times New Roman" w:cs="Times New Roman" w:hint="eastAsia"/>
                    <w:szCs w:val="21"/>
                    <w:rPrChange w:id="5746" w:author="Windows 用户" w:date="2018-06-12T19:31:00Z">
                      <w:rPr>
                        <w:rFonts w:hint="eastAsia"/>
                      </w:rPr>
                    </w:rPrChange>
                  </w:rPr>
                  <w:delText>可以通过设置</w:delText>
                </w:r>
                <w:r w:rsidRPr="00BA3D6D" w:rsidDel="006527F1">
                  <w:rPr>
                    <w:rFonts w:ascii="Times New Roman" w:eastAsia="宋体" w:hAnsi="Times New Roman" w:cs="Times New Roman"/>
                    <w:szCs w:val="21"/>
                    <w:rPrChange w:id="5747" w:author="Windows 用户" w:date="2018-06-12T19:31:00Z">
                      <w:rPr/>
                    </w:rPrChange>
                  </w:rPr>
                  <w:delText>process</w:delText>
                </w:r>
                <w:r w:rsidRPr="00BA3D6D" w:rsidDel="006527F1">
                  <w:rPr>
                    <w:rFonts w:ascii="Times New Roman" w:eastAsia="宋体" w:hAnsi="Times New Roman" w:cs="Times New Roman" w:hint="eastAsia"/>
                    <w:szCs w:val="21"/>
                    <w:rPrChange w:id="5748" w:author="Windows 用户" w:date="2018-06-12T19:31:00Z">
                      <w:rPr>
                        <w:rFonts w:hint="eastAsia"/>
                      </w:rPr>
                    </w:rPrChange>
                  </w:rPr>
                  <w:delText>共享地址空间，而当非同一用户时，即使设置</w:delText>
                </w:r>
                <w:r w:rsidRPr="00BA3D6D" w:rsidDel="006527F1">
                  <w:rPr>
                    <w:rFonts w:ascii="Times New Roman" w:eastAsia="宋体" w:hAnsi="Times New Roman" w:cs="Times New Roman"/>
                    <w:szCs w:val="21"/>
                    <w:rPrChange w:id="5749" w:author="Windows 用户" w:date="2018-06-12T19:31:00Z">
                      <w:rPr/>
                    </w:rPrChange>
                  </w:rPr>
                  <w:delText>process</w:delText>
                </w:r>
                <w:r w:rsidRPr="00BA3D6D" w:rsidDel="006527F1">
                  <w:rPr>
                    <w:rFonts w:ascii="Times New Roman" w:eastAsia="宋体" w:hAnsi="Times New Roman" w:cs="Times New Roman" w:hint="eastAsia"/>
                    <w:szCs w:val="21"/>
                    <w:rPrChange w:id="5750" w:author="Windows 用户" w:date="2018-06-12T19:31:00Z">
                      <w:rPr>
                        <w:rFonts w:hint="eastAsia"/>
                      </w:rPr>
                    </w:rPrChange>
                  </w:rPr>
                  <w:delText>相同，它们只是有着相同的进程名，并没有共享地址空间；</w:delText>
                </w:r>
              </w:del>
            </w:ins>
          </w:p>
          <w:p w:rsidR="00F76376" w:rsidDel="006527F1" w:rsidRDefault="00793F6E">
            <w:pPr>
              <w:jc w:val="left"/>
              <w:rPr>
                <w:ins w:id="5751" w:author="..." w:date="2018-06-12T12:02:00Z"/>
                <w:del w:id="5752" w:author="Windows 用户" w:date="2018-06-12T19:44:00Z"/>
              </w:rPr>
              <w:pPrChange w:id="5753" w:author="Windows 用户" w:date="2018-06-12T19:31:00Z">
                <w:pPr>
                  <w:spacing w:line="400" w:lineRule="exact"/>
                  <w:ind w:firstLineChars="200" w:firstLine="420"/>
                </w:pPr>
              </w:pPrChange>
            </w:pPr>
            <w:ins w:id="5754" w:author="..." w:date="2018-06-12T12:03:00Z">
              <w:del w:id="5755" w:author="Windows 用户" w:date="2018-06-12T19:44:00Z">
                <w:r w:rsidRPr="00BA3D6D" w:rsidDel="006527F1">
                  <w:rPr>
                    <w:rFonts w:ascii="Times New Roman" w:eastAsia="宋体" w:hAnsi="Times New Roman" w:cs="Times New Roman" w:hint="eastAsia"/>
                    <w:szCs w:val="21"/>
                    <w:rPrChange w:id="5756" w:author="Windows 用户" w:date="2018-06-12T19:31:00Z">
                      <w:rPr>
                        <w:rFonts w:hint="eastAsia"/>
                      </w:rPr>
                    </w:rPrChange>
                  </w:rPr>
                  <w:delText>规则</w:delText>
                </w:r>
                <w:r w:rsidRPr="00BA3D6D" w:rsidDel="006527F1">
                  <w:rPr>
                    <w:rFonts w:ascii="Times New Roman" w:eastAsia="宋体" w:hAnsi="Times New Roman" w:cs="Times New Roman"/>
                    <w:szCs w:val="21"/>
                    <w:rPrChange w:id="5757" w:author="Windows 用户" w:date="2018-06-12T19:31:00Z">
                      <w:rPr/>
                    </w:rPrChange>
                  </w:rPr>
                  <w:delText>2</w:delText>
                </w:r>
                <w:r w:rsidRPr="00BA3D6D" w:rsidDel="006527F1">
                  <w:rPr>
                    <w:rFonts w:ascii="Times New Roman" w:eastAsia="宋体" w:hAnsi="Times New Roman" w:cs="Times New Roman" w:hint="eastAsia"/>
                    <w:szCs w:val="21"/>
                    <w:rPrChange w:id="5758" w:author="Windows 用户" w:date="2018-06-12T19:31:00Z">
                      <w:rPr>
                        <w:rFonts w:hint="eastAsia"/>
                      </w:rPr>
                    </w:rPrChange>
                  </w:rPr>
                  <w:delText>：两个不同</w:delText>
                </w:r>
                <w:r w:rsidRPr="00BA3D6D" w:rsidDel="006527F1">
                  <w:rPr>
                    <w:rFonts w:ascii="Times New Roman" w:eastAsia="宋体" w:hAnsi="Times New Roman" w:cs="Times New Roman"/>
                    <w:szCs w:val="21"/>
                    <w:rPrChange w:id="5759" w:author="Windows 用户" w:date="2018-06-12T19:31:00Z">
                      <w:rPr/>
                    </w:rPrChange>
                  </w:rPr>
                  <w:delText>APK</w:delText>
                </w:r>
                <w:r w:rsidRPr="00BA3D6D" w:rsidDel="006527F1">
                  <w:rPr>
                    <w:rFonts w:ascii="Times New Roman" w:eastAsia="宋体" w:hAnsi="Times New Roman" w:cs="Times New Roman" w:hint="eastAsia"/>
                    <w:szCs w:val="21"/>
                    <w:rPrChange w:id="5760" w:author="Windows 用户" w:date="2018-06-12T19:31:00Z">
                      <w:rPr>
                        <w:rFonts w:hint="eastAsia"/>
                      </w:rPr>
                    </w:rPrChange>
                  </w:rPr>
                  <w:delText>中的组件运行于同一个进程，需要以下三个条件：两个应用程序使用相同的</w:delText>
                </w:r>
                <w:r w:rsidRPr="00BA3D6D" w:rsidDel="006527F1">
                  <w:rPr>
                    <w:rFonts w:ascii="Times New Roman" w:eastAsia="宋体" w:hAnsi="Times New Roman" w:cs="Times New Roman"/>
                    <w:szCs w:val="21"/>
                    <w:rPrChange w:id="5761" w:author="Windows 用户" w:date="2018-06-12T19:31:00Z">
                      <w:rPr/>
                    </w:rPrChange>
                  </w:rPr>
                  <w:delText>android:sharedUserId</w:delText>
                </w:r>
                <w:r w:rsidRPr="00BA3D6D" w:rsidDel="006527F1">
                  <w:rPr>
                    <w:rFonts w:ascii="Times New Roman" w:eastAsia="宋体" w:hAnsi="Times New Roman" w:cs="Times New Roman" w:hint="eastAsia"/>
                    <w:szCs w:val="21"/>
                    <w:rPrChange w:id="5762" w:author="Windows 用户" w:date="2018-06-12T19:31:00Z">
                      <w:rPr>
                        <w:rFonts w:hint="eastAsia"/>
                      </w:rPr>
                    </w:rPrChange>
                  </w:rPr>
                  <w:delText>，两个应用使用相同的</w:delText>
                </w:r>
                <w:r w:rsidRPr="00BA3D6D" w:rsidDel="006527F1">
                  <w:rPr>
                    <w:rFonts w:ascii="Times New Roman" w:eastAsia="宋体" w:hAnsi="Times New Roman" w:cs="Times New Roman"/>
                    <w:szCs w:val="21"/>
                    <w:rPrChange w:id="5763" w:author="Windows 用户" w:date="2018-06-12T19:31:00Z">
                      <w:rPr/>
                    </w:rPrChange>
                  </w:rPr>
                  <w:delText>keystore</w:delText>
                </w:r>
                <w:r w:rsidRPr="00BA3D6D" w:rsidDel="006527F1">
                  <w:rPr>
                    <w:rFonts w:ascii="Times New Roman" w:eastAsia="宋体" w:hAnsi="Times New Roman" w:cs="Times New Roman" w:hint="eastAsia"/>
                    <w:szCs w:val="21"/>
                    <w:rPrChange w:id="5764" w:author="Windows 用户" w:date="2018-06-12T19:31:00Z">
                      <w:rPr>
                        <w:rFonts w:hint="eastAsia"/>
                      </w:rPr>
                    </w:rPrChange>
                  </w:rPr>
                  <w:delText>进行签名，为组件设置相同的</w:delText>
                </w:r>
                <w:r w:rsidRPr="00BA3D6D" w:rsidDel="006527F1">
                  <w:rPr>
                    <w:rFonts w:ascii="Times New Roman" w:eastAsia="宋体" w:hAnsi="Times New Roman" w:cs="Times New Roman"/>
                    <w:szCs w:val="21"/>
                    <w:rPrChange w:id="5765" w:author="Windows 用户" w:date="2018-06-12T19:31:00Z">
                      <w:rPr/>
                    </w:rPrChange>
                  </w:rPr>
                  <w:delText>android:process</w:delText>
                </w:r>
                <w:r w:rsidRPr="00BA3D6D" w:rsidDel="006527F1">
                  <w:rPr>
                    <w:rFonts w:ascii="Times New Roman" w:eastAsia="宋体" w:hAnsi="Times New Roman" w:cs="Times New Roman" w:hint="eastAsia"/>
                    <w:szCs w:val="21"/>
                    <w:rPrChange w:id="5766" w:author="Windows 用户" w:date="2018-06-12T19:31:00Z">
                      <w:rPr>
                        <w:rFonts w:hint="eastAsia"/>
                      </w:rPr>
                    </w:rPrChange>
                  </w:rPr>
                  <w:delText>。</w:delText>
                </w:r>
              </w:del>
            </w:ins>
          </w:p>
        </w:tc>
      </w:tr>
    </w:tbl>
    <w:p w:rsidR="00F76376" w:rsidRPr="00AF235D" w:rsidRDefault="00F76376">
      <w:pPr>
        <w:spacing w:beforeLines="100" w:before="313" w:afterLines="50" w:after="156" w:line="360" w:lineRule="auto"/>
        <w:jc w:val="center"/>
        <w:outlineLvl w:val="1"/>
        <w:rPr>
          <w:del w:id="5767" w:author="..." w:date="2018-06-12T12:04:00Z"/>
          <w:rFonts w:ascii="Times New Roman" w:eastAsia="宋体" w:hAnsi="Times New Roman" w:cs="Times New Roman"/>
          <w:b/>
          <w:bCs/>
          <w:color w:val="000000"/>
          <w:sz w:val="28"/>
          <w:szCs w:val="28"/>
          <w:rPrChange w:id="5768" w:author="Windows 用户" w:date="2018-06-12T19:06:00Z">
            <w:rPr>
              <w:del w:id="5769" w:author="..." w:date="2018-06-12T12:04:00Z"/>
            </w:rPr>
          </w:rPrChange>
        </w:rPr>
        <w:pPrChange w:id="5770" w:author="Windows 用户" w:date="2018-06-12T19:06:00Z">
          <w:pPr/>
        </w:pPrChange>
      </w:pPr>
    </w:p>
    <w:p w:rsidR="00F76376" w:rsidRPr="00AF235D" w:rsidRDefault="00793F6E">
      <w:pPr>
        <w:spacing w:beforeLines="100" w:before="313" w:afterLines="50" w:after="156" w:line="360" w:lineRule="auto"/>
        <w:jc w:val="center"/>
        <w:outlineLvl w:val="1"/>
        <w:rPr>
          <w:del w:id="5771" w:author="..." w:date="2018-06-12T12:08:00Z"/>
          <w:rFonts w:ascii="Times New Roman" w:eastAsia="宋体" w:hAnsi="Times New Roman" w:cs="Times New Roman"/>
          <w:color w:val="000000"/>
          <w:sz w:val="28"/>
          <w:szCs w:val="28"/>
          <w:rPrChange w:id="5772" w:author="Windows 用户" w:date="2018-06-12T19:06:00Z">
            <w:rPr>
              <w:del w:id="5773" w:author="..." w:date="2018-06-12T12:08:00Z"/>
            </w:rPr>
          </w:rPrChange>
        </w:rPr>
        <w:pPrChange w:id="5774" w:author="Windows 用户" w:date="2018-06-12T19:06:00Z">
          <w:pPr>
            <w:pStyle w:val="3"/>
          </w:pPr>
        </w:pPrChange>
      </w:pPr>
      <w:del w:id="5775" w:author="..." w:date="2018-06-12T12:08:00Z">
        <w:r w:rsidRPr="00AF235D">
          <w:rPr>
            <w:rFonts w:ascii="Times New Roman" w:eastAsia="宋体" w:hAnsi="Times New Roman" w:cs="Times New Roman"/>
            <w:b/>
            <w:bCs/>
            <w:color w:val="000000"/>
            <w:sz w:val="28"/>
            <w:szCs w:val="28"/>
            <w:rPrChange w:id="5776" w:author="Windows 用户" w:date="2018-06-12T19:06:00Z">
              <w:rPr/>
            </w:rPrChange>
          </w:rPr>
          <w:delText xml:space="preserve">4.3.2 </w:delText>
        </w:r>
        <w:r w:rsidRPr="00AF235D">
          <w:rPr>
            <w:rFonts w:ascii="Times New Roman" w:eastAsia="宋体" w:hAnsi="Times New Roman" w:cs="Times New Roman" w:hint="eastAsia"/>
            <w:b/>
            <w:bCs/>
            <w:color w:val="000000"/>
            <w:sz w:val="28"/>
            <w:szCs w:val="28"/>
            <w:rPrChange w:id="5777" w:author="Windows 用户" w:date="2018-06-12T19:06:00Z">
              <w:rPr>
                <w:rFonts w:hint="eastAsia"/>
              </w:rPr>
            </w:rPrChange>
          </w:rPr>
          <w:delText>非共享用户</w:delText>
        </w:r>
        <w:r w:rsidRPr="00AF235D">
          <w:rPr>
            <w:rFonts w:ascii="Times New Roman" w:eastAsia="宋体" w:hAnsi="Times New Roman" w:cs="Times New Roman"/>
            <w:b/>
            <w:bCs/>
            <w:color w:val="000000"/>
            <w:sz w:val="28"/>
            <w:szCs w:val="28"/>
            <w:rPrChange w:id="5778" w:author="Windows 用户" w:date="2018-06-12T19:06:00Z">
              <w:rPr/>
            </w:rPrChange>
          </w:rPr>
          <w:delText>ID</w:delText>
        </w:r>
      </w:del>
    </w:p>
    <w:p w:rsidR="00F76376" w:rsidRPr="00AF235D" w:rsidRDefault="00793F6E">
      <w:pPr>
        <w:spacing w:beforeLines="100" w:before="313" w:afterLines="50" w:after="156" w:line="360" w:lineRule="auto"/>
        <w:jc w:val="center"/>
        <w:outlineLvl w:val="1"/>
        <w:rPr>
          <w:del w:id="5779" w:author="..." w:date="2018-06-12T12:08:00Z"/>
          <w:rFonts w:ascii="Times New Roman" w:eastAsia="宋体" w:hAnsi="Times New Roman" w:cs="Times New Roman"/>
          <w:b/>
          <w:bCs/>
          <w:color w:val="000000"/>
          <w:sz w:val="28"/>
          <w:szCs w:val="28"/>
          <w:rPrChange w:id="5780" w:author="Windows 用户" w:date="2018-06-12T19:06:00Z">
            <w:rPr>
              <w:del w:id="5781" w:author="..." w:date="2018-06-12T12:08:00Z"/>
            </w:rPr>
          </w:rPrChange>
        </w:rPr>
        <w:pPrChange w:id="5782" w:author="Windows 用户" w:date="2018-06-12T19:06:00Z">
          <w:pPr>
            <w:ind w:firstLine="420"/>
          </w:pPr>
        </w:pPrChange>
      </w:pPr>
      <w:del w:id="5783" w:author="..." w:date="2018-06-12T12:08:00Z">
        <w:r w:rsidRPr="00AF235D">
          <w:rPr>
            <w:rFonts w:ascii="Times New Roman" w:eastAsia="宋体" w:hAnsi="Times New Roman" w:cs="Times New Roman" w:hint="eastAsia"/>
            <w:b/>
            <w:bCs/>
            <w:color w:val="000000"/>
            <w:sz w:val="28"/>
            <w:szCs w:val="28"/>
            <w:rPrChange w:id="5784" w:author="Windows 用户" w:date="2018-06-12T19:06:00Z">
              <w:rPr>
                <w:rFonts w:hint="eastAsia"/>
              </w:rPr>
            </w:rPrChange>
          </w:rPr>
          <w:delText>两个</w:delText>
        </w:r>
        <w:r w:rsidRPr="00AF235D">
          <w:rPr>
            <w:rFonts w:ascii="Times New Roman" w:eastAsia="宋体" w:hAnsi="Times New Roman" w:cs="Times New Roman"/>
            <w:b/>
            <w:bCs/>
            <w:color w:val="000000"/>
            <w:sz w:val="28"/>
            <w:szCs w:val="28"/>
            <w:rPrChange w:id="5785" w:author="Windows 用户" w:date="2018-06-12T19:06:00Z">
              <w:rPr/>
            </w:rPrChange>
          </w:rPr>
          <w:delText>AppsharedUserID</w:delText>
        </w:r>
        <w:r w:rsidRPr="00AF235D">
          <w:rPr>
            <w:rFonts w:ascii="Times New Roman" w:eastAsia="宋体" w:hAnsi="Times New Roman" w:cs="Times New Roman" w:hint="eastAsia"/>
            <w:b/>
            <w:bCs/>
            <w:color w:val="000000"/>
            <w:sz w:val="28"/>
            <w:szCs w:val="28"/>
            <w:rPrChange w:id="5786" w:author="Windows 用户" w:date="2018-06-12T19:06:00Z">
              <w:rPr>
                <w:rFonts w:hint="eastAsia"/>
              </w:rPr>
            </w:rPrChange>
          </w:rPr>
          <w:delText>不同。</w:delText>
        </w:r>
        <w:r w:rsidRPr="00AF235D">
          <w:rPr>
            <w:rFonts w:ascii="Times New Roman" w:eastAsia="宋体" w:hAnsi="Times New Roman" w:cs="Times New Roman"/>
            <w:b/>
            <w:bCs/>
            <w:color w:val="000000"/>
            <w:sz w:val="28"/>
            <w:szCs w:val="28"/>
            <w:rPrChange w:id="5787" w:author="Windows 用户" w:date="2018-06-12T19:06:00Z">
              <w:rPr/>
            </w:rPrChange>
          </w:rPr>
          <w:delText>Process=”com.demo.app1”</w:delText>
        </w:r>
      </w:del>
    </w:p>
    <w:p w:rsidR="00F76376" w:rsidRPr="00AF235D" w:rsidRDefault="00793F6E">
      <w:pPr>
        <w:spacing w:beforeLines="100" w:before="313" w:afterLines="50" w:after="156" w:line="360" w:lineRule="auto"/>
        <w:jc w:val="center"/>
        <w:outlineLvl w:val="1"/>
        <w:rPr>
          <w:del w:id="5788" w:author="..." w:date="2018-06-12T12:08:00Z"/>
          <w:rFonts w:ascii="Times New Roman" w:eastAsia="宋体" w:hAnsi="Times New Roman" w:cs="Times New Roman"/>
          <w:b/>
          <w:bCs/>
          <w:color w:val="000000"/>
          <w:sz w:val="28"/>
          <w:szCs w:val="28"/>
          <w:rPrChange w:id="5789" w:author="Windows 用户" w:date="2018-06-12T19:06:00Z">
            <w:rPr>
              <w:del w:id="5790" w:author="..." w:date="2018-06-12T12:08:00Z"/>
              <w:rFonts w:ascii="Times New Roman" w:hAnsi="Times New Roman" w:cs="Times New Roman"/>
            </w:rPr>
          </w:rPrChange>
        </w:rPr>
        <w:pPrChange w:id="5791" w:author="Windows 用户" w:date="2018-06-12T19:06:00Z">
          <w:pPr>
            <w:pStyle w:val="aa"/>
          </w:pPr>
        </w:pPrChange>
      </w:pPr>
      <w:del w:id="5792" w:author="..." w:date="2018-06-12T12:08:00Z">
        <w:r w:rsidRPr="00AF235D">
          <w:rPr>
            <w:rFonts w:ascii="Times New Roman" w:eastAsia="宋体" w:hAnsi="Times New Roman" w:cs="Times New Roman" w:hint="eastAsia"/>
            <w:b/>
            <w:bCs/>
            <w:color w:val="000000"/>
            <w:sz w:val="28"/>
            <w:szCs w:val="28"/>
            <w:rPrChange w:id="5793" w:author="Windows 用户" w:date="2018-06-12T19:06:00Z">
              <w:rPr>
                <w:rFonts w:ascii="Times New Roman" w:hAnsi="Times New Roman" w:cs="Times New Roman" w:hint="eastAsia"/>
              </w:rPr>
            </w:rPrChange>
          </w:rPr>
          <w:delText>安装</w:delText>
        </w:r>
        <w:r w:rsidRPr="00AF235D">
          <w:rPr>
            <w:rFonts w:ascii="Times New Roman" w:eastAsia="宋体" w:hAnsi="Times New Roman" w:cs="Times New Roman"/>
            <w:b/>
            <w:bCs/>
            <w:color w:val="000000"/>
            <w:sz w:val="28"/>
            <w:szCs w:val="28"/>
            <w:rPrChange w:id="5794" w:author="Windows 用户" w:date="2018-06-12T19:06:00Z">
              <w:rPr>
                <w:rFonts w:ascii="Times New Roman" w:hAnsi="Times New Roman" w:cs="Times New Roman"/>
              </w:rPr>
            </w:rPrChange>
          </w:rPr>
          <w:delText>app1</w:delText>
        </w:r>
        <w:r w:rsidRPr="00AF235D">
          <w:rPr>
            <w:rFonts w:ascii="Times New Roman" w:eastAsia="宋体" w:hAnsi="Times New Roman" w:cs="Times New Roman" w:hint="eastAsia"/>
            <w:b/>
            <w:bCs/>
            <w:color w:val="000000"/>
            <w:sz w:val="28"/>
            <w:szCs w:val="28"/>
            <w:rPrChange w:id="5795" w:author="Windows 用户" w:date="2018-06-12T19:06:00Z">
              <w:rPr>
                <w:rFonts w:ascii="Times New Roman" w:hAnsi="Times New Roman" w:cs="Times New Roman" w:hint="eastAsia"/>
              </w:rPr>
            </w:rPrChange>
          </w:rPr>
          <w:delText>并运行：</w:delText>
        </w:r>
      </w:del>
    </w:p>
    <w:p w:rsidR="00F76376" w:rsidRPr="00AF235D" w:rsidRDefault="00793F6E">
      <w:pPr>
        <w:spacing w:beforeLines="100" w:before="313" w:afterLines="50" w:after="156" w:line="360" w:lineRule="auto"/>
        <w:jc w:val="center"/>
        <w:outlineLvl w:val="1"/>
        <w:rPr>
          <w:del w:id="5796" w:author="..." w:date="2018-06-12T12:08:00Z"/>
          <w:rFonts w:ascii="Times New Roman" w:eastAsia="宋体" w:hAnsi="Times New Roman" w:cs="Times New Roman"/>
          <w:b/>
          <w:bCs/>
          <w:color w:val="000000"/>
          <w:sz w:val="28"/>
          <w:szCs w:val="28"/>
          <w:rPrChange w:id="5797" w:author="Windows 用户" w:date="2018-06-12T19:06:00Z">
            <w:rPr>
              <w:del w:id="5798" w:author="..." w:date="2018-06-12T12:08:00Z"/>
              <w:rFonts w:ascii="Times New Roman" w:hAnsi="Times New Roman" w:cs="Times New Roman"/>
            </w:rPr>
          </w:rPrChange>
        </w:rPr>
        <w:pPrChange w:id="5799" w:author="Windows 用户" w:date="2018-06-12T19:06:00Z">
          <w:pPr>
            <w:pStyle w:val="aa"/>
            <w:ind w:left="360" w:firstLineChars="0" w:firstLine="0"/>
          </w:pPr>
        </w:pPrChange>
      </w:pPr>
      <w:del w:id="5800" w:author="..." w:date="2018-06-12T12:08:00Z">
        <w:r w:rsidRPr="00AF235D">
          <w:rPr>
            <w:rFonts w:ascii="Times New Roman" w:eastAsia="宋体" w:hAnsi="Times New Roman" w:cs="Times New Roman"/>
            <w:b/>
            <w:bCs/>
            <w:color w:val="000000"/>
            <w:sz w:val="28"/>
            <w:szCs w:val="28"/>
            <w:rPrChange w:id="5801" w:author="Windows 用户" w:date="2018-06-12T19:06:00Z">
              <w:rPr>
                <w:rFonts w:ascii="Times New Roman" w:hAnsi="Times New Roman" w:cs="Times New Roman"/>
              </w:rPr>
            </w:rPrChange>
          </w:rPr>
          <w:tab/>
        </w:r>
        <w:r w:rsidRPr="00AF235D">
          <w:rPr>
            <w:rFonts w:ascii="Times New Roman" w:eastAsia="宋体" w:hAnsi="Times New Roman" w:cs="Times New Roman"/>
            <w:b/>
            <w:bCs/>
            <w:color w:val="000000"/>
            <w:sz w:val="28"/>
            <w:szCs w:val="28"/>
            <w:rPrChange w:id="5802" w:author="Windows 用户" w:date="2018-06-12T19:06:00Z">
              <w:rPr>
                <w:rFonts w:ascii="Times New Roman" w:hAnsi="Times New Roman" w:cs="Times New Roman"/>
              </w:rPr>
            </w:rPrChange>
          </w:rPr>
          <w:tab/>
        </w:r>
        <w:r w:rsidRPr="00AF235D">
          <w:rPr>
            <w:rFonts w:ascii="Times New Roman" w:eastAsia="宋体" w:hAnsi="Times New Roman" w:cs="Times New Roman"/>
            <w:b/>
            <w:bCs/>
            <w:noProof/>
            <w:color w:val="000000"/>
            <w:sz w:val="28"/>
            <w:szCs w:val="28"/>
            <w:rPrChange w:id="5803" w:author="Windows 用户" w:date="2018-06-12T19:06:00Z">
              <w:rPr>
                <w:noProof/>
              </w:rPr>
            </w:rPrChange>
          </w:rPr>
          <w:drawing>
            <wp:inline distT="0" distB="0" distL="0" distR="0" wp14:anchorId="31E03FD6" wp14:editId="02FDCA77">
              <wp:extent cx="3885565" cy="150431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6"/>
                      <a:stretch>
                        <a:fillRect/>
                      </a:stretch>
                    </pic:blipFill>
                    <pic:spPr>
                      <a:xfrm>
                        <a:off x="0" y="0"/>
                        <a:ext cx="3885714" cy="1504762"/>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804" w:author="..." w:date="2018-06-12T12:08:00Z"/>
          <w:rFonts w:ascii="Times New Roman" w:eastAsia="宋体" w:hAnsi="Times New Roman" w:cs="Times New Roman"/>
          <w:b/>
          <w:bCs/>
          <w:color w:val="000000"/>
          <w:sz w:val="28"/>
          <w:szCs w:val="28"/>
          <w:rPrChange w:id="5805" w:author="Windows 用户" w:date="2018-06-12T19:06:00Z">
            <w:rPr>
              <w:del w:id="5806" w:author="..." w:date="2018-06-12T12:08:00Z"/>
              <w:rFonts w:ascii="Times New Roman" w:hAnsi="Times New Roman" w:cs="Times New Roman"/>
            </w:rPr>
          </w:rPrChange>
        </w:rPr>
        <w:pPrChange w:id="5807" w:author="Windows 用户" w:date="2018-06-12T19:06:00Z">
          <w:pPr>
            <w:pStyle w:val="aa"/>
          </w:pPr>
        </w:pPrChange>
      </w:pPr>
      <w:del w:id="5808" w:author="..." w:date="2018-06-12T12:08:00Z">
        <w:r w:rsidRPr="00AF235D">
          <w:rPr>
            <w:rFonts w:ascii="Times New Roman" w:eastAsia="宋体" w:hAnsi="Times New Roman" w:cs="Times New Roman"/>
            <w:b/>
            <w:bCs/>
            <w:color w:val="000000"/>
            <w:sz w:val="28"/>
            <w:szCs w:val="28"/>
            <w:rPrChange w:id="5809" w:author="Windows 用户" w:date="2018-06-12T19:06:00Z">
              <w:rPr>
                <w:rFonts w:ascii="Times New Roman" w:hAnsi="Times New Roman" w:cs="Times New Roman"/>
              </w:rPr>
            </w:rPrChange>
          </w:rPr>
          <w:delText>app2</w:delText>
        </w:r>
        <w:r w:rsidRPr="00AF235D">
          <w:rPr>
            <w:rFonts w:ascii="Times New Roman" w:eastAsia="宋体" w:hAnsi="Times New Roman" w:cs="Times New Roman" w:hint="eastAsia"/>
            <w:b/>
            <w:bCs/>
            <w:color w:val="000000"/>
            <w:sz w:val="28"/>
            <w:szCs w:val="28"/>
            <w:rPrChange w:id="5810" w:author="Windows 用户" w:date="2018-06-12T19:06:00Z">
              <w:rPr>
                <w:rFonts w:ascii="Times New Roman" w:hAnsi="Times New Roman" w:cs="Times New Roman" w:hint="eastAsia"/>
              </w:rPr>
            </w:rPrChange>
          </w:rPr>
          <w:delText>的</w:delText>
        </w:r>
        <w:r w:rsidRPr="00AF235D">
          <w:rPr>
            <w:rFonts w:ascii="Times New Roman" w:eastAsia="宋体" w:hAnsi="Times New Roman" w:cs="Times New Roman"/>
            <w:b/>
            <w:bCs/>
            <w:color w:val="000000"/>
            <w:sz w:val="28"/>
            <w:szCs w:val="28"/>
            <w:rPrChange w:id="5811" w:author="Windows 用户" w:date="2018-06-12T19:06:00Z">
              <w:rPr>
                <w:rFonts w:ascii="Times New Roman" w:hAnsi="Times New Roman" w:cs="Times New Roman"/>
              </w:rPr>
            </w:rPrChange>
          </w:rPr>
          <w:delText>Android:process=”com.demo.app1”</w:delText>
        </w:r>
        <w:r w:rsidRPr="00AF235D">
          <w:rPr>
            <w:rFonts w:ascii="Times New Roman" w:eastAsia="宋体" w:hAnsi="Times New Roman" w:cs="Times New Roman" w:hint="eastAsia"/>
            <w:b/>
            <w:bCs/>
            <w:color w:val="000000"/>
            <w:sz w:val="28"/>
            <w:szCs w:val="28"/>
            <w:rPrChange w:id="5812" w:author="Windows 用户" w:date="2018-06-12T19:06:00Z">
              <w:rPr>
                <w:rFonts w:ascii="Times New Roman" w:hAnsi="Times New Roman" w:cs="Times New Roman" w:hint="eastAsia"/>
              </w:rPr>
            </w:rPrChange>
          </w:rPr>
          <w:delText>。安装并运行</w:delText>
        </w:r>
        <w:r w:rsidRPr="00AF235D">
          <w:rPr>
            <w:rFonts w:ascii="Times New Roman" w:eastAsia="宋体" w:hAnsi="Times New Roman" w:cs="Times New Roman"/>
            <w:b/>
            <w:bCs/>
            <w:color w:val="000000"/>
            <w:sz w:val="28"/>
            <w:szCs w:val="28"/>
            <w:rPrChange w:id="5813" w:author="Windows 用户" w:date="2018-06-12T19:06:00Z">
              <w:rPr>
                <w:rFonts w:ascii="Times New Roman" w:hAnsi="Times New Roman" w:cs="Times New Roman"/>
              </w:rPr>
            </w:rPrChange>
          </w:rPr>
          <w:delText>app2</w:delText>
        </w:r>
        <w:r w:rsidRPr="00AF235D">
          <w:rPr>
            <w:rFonts w:ascii="Times New Roman" w:eastAsia="宋体" w:hAnsi="Times New Roman" w:cs="Times New Roman" w:hint="eastAsia"/>
            <w:b/>
            <w:bCs/>
            <w:color w:val="000000"/>
            <w:sz w:val="28"/>
            <w:szCs w:val="28"/>
            <w:rPrChange w:id="5814" w:author="Windows 用户" w:date="2018-06-12T19:06:00Z">
              <w:rPr>
                <w:rFonts w:ascii="Times New Roman" w:hAnsi="Times New Roman" w:cs="Times New Roman" w:hint="eastAsia"/>
              </w:rPr>
            </w:rPrChange>
          </w:rPr>
          <w:delText>：</w:delText>
        </w:r>
      </w:del>
    </w:p>
    <w:p w:rsidR="00F76376" w:rsidRPr="00AF235D" w:rsidRDefault="00793F6E">
      <w:pPr>
        <w:spacing w:beforeLines="100" w:before="313" w:afterLines="50" w:after="156" w:line="360" w:lineRule="auto"/>
        <w:jc w:val="center"/>
        <w:outlineLvl w:val="1"/>
        <w:rPr>
          <w:del w:id="5815" w:author="..." w:date="2018-06-12T12:08:00Z"/>
          <w:rFonts w:ascii="Times New Roman" w:eastAsia="宋体" w:hAnsi="Times New Roman" w:cs="Times New Roman"/>
          <w:b/>
          <w:bCs/>
          <w:color w:val="000000"/>
          <w:sz w:val="28"/>
          <w:szCs w:val="28"/>
          <w:rPrChange w:id="5816" w:author="Windows 用户" w:date="2018-06-12T19:06:00Z">
            <w:rPr>
              <w:del w:id="5817" w:author="..." w:date="2018-06-12T12:08:00Z"/>
              <w:rFonts w:ascii="Times New Roman" w:hAnsi="Times New Roman" w:cs="Times New Roman"/>
            </w:rPr>
          </w:rPrChange>
        </w:rPr>
        <w:pPrChange w:id="5818" w:author="Windows 用户" w:date="2018-06-12T19:06:00Z">
          <w:pPr>
            <w:pStyle w:val="aa"/>
            <w:ind w:left="780" w:firstLineChars="0" w:firstLine="60"/>
          </w:pPr>
        </w:pPrChange>
      </w:pPr>
      <w:del w:id="5819" w:author="..." w:date="2018-06-12T12:08:00Z">
        <w:r w:rsidRPr="00AF235D">
          <w:rPr>
            <w:rFonts w:ascii="Times New Roman" w:eastAsia="宋体" w:hAnsi="Times New Roman" w:cs="Times New Roman"/>
            <w:b/>
            <w:bCs/>
            <w:noProof/>
            <w:color w:val="000000"/>
            <w:sz w:val="28"/>
            <w:szCs w:val="28"/>
            <w:rPrChange w:id="5820" w:author="Windows 用户" w:date="2018-06-12T19:06:00Z">
              <w:rPr>
                <w:noProof/>
              </w:rPr>
            </w:rPrChange>
          </w:rPr>
          <w:drawing>
            <wp:inline distT="0" distB="0" distL="0" distR="0" wp14:anchorId="5D4CE2EA" wp14:editId="69AA00E0">
              <wp:extent cx="3904615" cy="1475740"/>
              <wp:effectExtent l="0" t="0" r="63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a:stretch>
                        <a:fillRect/>
                      </a:stretch>
                    </pic:blipFill>
                    <pic:spPr>
                      <a:xfrm>
                        <a:off x="0" y="0"/>
                        <a:ext cx="3904762" cy="1476190"/>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821" w:author="..." w:date="2018-06-12T12:08:00Z"/>
          <w:rFonts w:ascii="Times New Roman" w:eastAsia="宋体" w:hAnsi="Times New Roman" w:cs="Times New Roman"/>
          <w:b/>
          <w:bCs/>
          <w:color w:val="000000"/>
          <w:sz w:val="28"/>
          <w:szCs w:val="28"/>
          <w:rPrChange w:id="5822" w:author="Windows 用户" w:date="2018-06-12T19:06:00Z">
            <w:rPr>
              <w:del w:id="5823" w:author="..." w:date="2018-06-12T12:08:00Z"/>
              <w:rFonts w:ascii="Times New Roman" w:hAnsi="Times New Roman" w:cs="Times New Roman"/>
            </w:rPr>
          </w:rPrChange>
        </w:rPr>
        <w:pPrChange w:id="5824" w:author="Windows 用户" w:date="2018-06-12T19:06:00Z">
          <w:pPr>
            <w:pStyle w:val="aa"/>
            <w:ind w:left="780" w:firstLineChars="0" w:firstLine="60"/>
          </w:pPr>
        </w:pPrChange>
      </w:pPr>
      <w:del w:id="5825" w:author="..." w:date="2018-06-12T12:08:00Z">
        <w:r w:rsidRPr="00AF235D">
          <w:rPr>
            <w:rFonts w:ascii="Times New Roman" w:eastAsia="宋体" w:hAnsi="Times New Roman" w:cs="Times New Roman"/>
            <w:b/>
            <w:bCs/>
            <w:color w:val="000000"/>
            <w:sz w:val="28"/>
            <w:szCs w:val="28"/>
            <w:rPrChange w:id="5826" w:author="Windows 用户" w:date="2018-06-12T19:06:00Z">
              <w:rPr>
                <w:rFonts w:ascii="Times New Roman" w:hAnsi="Times New Roman" w:cs="Times New Roman"/>
              </w:rPr>
            </w:rPrChange>
          </w:rPr>
          <w:delText>Adb shell</w:delText>
        </w:r>
        <w:r w:rsidRPr="00AF235D">
          <w:rPr>
            <w:rFonts w:ascii="Times New Roman" w:eastAsia="宋体" w:hAnsi="Times New Roman" w:cs="Times New Roman" w:hint="eastAsia"/>
            <w:b/>
            <w:bCs/>
            <w:color w:val="000000"/>
            <w:sz w:val="28"/>
            <w:szCs w:val="28"/>
            <w:rPrChange w:id="5827" w:author="Windows 用户" w:date="2018-06-12T19:06:00Z">
              <w:rPr>
                <w:rFonts w:ascii="Times New Roman" w:hAnsi="Times New Roman" w:cs="Times New Roman" w:hint="eastAsia"/>
              </w:rPr>
            </w:rPrChange>
          </w:rPr>
          <w:delText>下查看：</w:delText>
        </w:r>
      </w:del>
    </w:p>
    <w:p w:rsidR="00F76376" w:rsidRPr="00AF235D" w:rsidRDefault="00793F6E">
      <w:pPr>
        <w:spacing w:beforeLines="100" w:before="313" w:afterLines="50" w:after="156" w:line="360" w:lineRule="auto"/>
        <w:jc w:val="center"/>
        <w:outlineLvl w:val="1"/>
        <w:rPr>
          <w:del w:id="5828" w:author="..." w:date="2018-06-12T12:08:00Z"/>
          <w:rFonts w:ascii="Times New Roman" w:eastAsia="宋体" w:hAnsi="Times New Roman" w:cs="Times New Roman"/>
          <w:b/>
          <w:bCs/>
          <w:color w:val="000000"/>
          <w:sz w:val="28"/>
          <w:szCs w:val="28"/>
          <w:rPrChange w:id="5829" w:author="Windows 用户" w:date="2018-06-12T19:06:00Z">
            <w:rPr>
              <w:del w:id="5830" w:author="..." w:date="2018-06-12T12:08:00Z"/>
            </w:rPr>
          </w:rPrChange>
        </w:rPr>
        <w:pPrChange w:id="5831" w:author="Windows 用户" w:date="2018-06-12T19:06:00Z">
          <w:pPr/>
        </w:pPrChange>
      </w:pPr>
      <w:del w:id="5832" w:author="..." w:date="2018-06-12T12:08:00Z">
        <w:r w:rsidRPr="00AF235D">
          <w:rPr>
            <w:rFonts w:ascii="Times New Roman" w:eastAsia="宋体" w:hAnsi="Times New Roman" w:cs="Times New Roman"/>
            <w:b/>
            <w:bCs/>
            <w:noProof/>
            <w:color w:val="000000"/>
            <w:sz w:val="28"/>
            <w:szCs w:val="28"/>
            <w:rPrChange w:id="5833" w:author="Windows 用户" w:date="2018-06-12T19:06:00Z">
              <w:rPr>
                <w:noProof/>
              </w:rPr>
            </w:rPrChange>
          </w:rPr>
          <w:drawing>
            <wp:inline distT="0" distB="0" distL="0" distR="0" wp14:anchorId="39F0885D" wp14:editId="5BAC1C58">
              <wp:extent cx="5274310" cy="484505"/>
              <wp:effectExtent l="0" t="0" r="254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8"/>
                      <a:stretch>
                        <a:fillRect/>
                      </a:stretch>
                    </pic:blipFill>
                    <pic:spPr>
                      <a:xfrm>
                        <a:off x="0" y="0"/>
                        <a:ext cx="5274310" cy="484505"/>
                      </a:xfrm>
                      <a:prstGeom prst="rect">
                        <a:avLst/>
                      </a:prstGeom>
                    </pic:spPr>
                  </pic:pic>
                </a:graphicData>
              </a:graphic>
            </wp:inline>
          </w:drawing>
        </w:r>
      </w:del>
    </w:p>
    <w:p w:rsidR="00F76376" w:rsidRPr="00AF235D" w:rsidRDefault="00793F6E">
      <w:pPr>
        <w:spacing w:beforeLines="100" w:before="313" w:afterLines="50" w:after="156" w:line="360" w:lineRule="auto"/>
        <w:jc w:val="center"/>
        <w:outlineLvl w:val="1"/>
        <w:rPr>
          <w:del w:id="5834" w:author="..." w:date="2018-06-12T12:08:00Z"/>
          <w:rFonts w:ascii="Times New Roman" w:eastAsia="宋体" w:hAnsi="Times New Roman" w:cs="Times New Roman"/>
          <w:b/>
          <w:bCs/>
          <w:color w:val="000000"/>
          <w:sz w:val="28"/>
          <w:szCs w:val="28"/>
          <w:rPrChange w:id="5835" w:author="Windows 用户" w:date="2018-06-12T19:06:00Z">
            <w:rPr>
              <w:del w:id="5836" w:author="..." w:date="2018-06-12T12:08:00Z"/>
            </w:rPr>
          </w:rPrChange>
        </w:rPr>
        <w:pPrChange w:id="5837" w:author="Windows 用户" w:date="2018-06-12T19:06:00Z">
          <w:pPr/>
        </w:pPrChange>
      </w:pPr>
      <w:del w:id="5838" w:author="..." w:date="2018-06-12T12:08:00Z">
        <w:r w:rsidRPr="00AF235D">
          <w:rPr>
            <w:rFonts w:ascii="Times New Roman" w:eastAsia="宋体" w:hAnsi="Times New Roman" w:cs="Times New Roman" w:hint="eastAsia"/>
            <w:b/>
            <w:bCs/>
            <w:color w:val="000000"/>
            <w:sz w:val="28"/>
            <w:szCs w:val="28"/>
            <w:rPrChange w:id="5839" w:author="Windows 用户" w:date="2018-06-12T19:06:00Z">
              <w:rPr>
                <w:rFonts w:hint="eastAsia"/>
              </w:rPr>
            </w:rPrChange>
          </w:rPr>
          <w:delText>可以看到两个进程项，他们只是进程名相同，并没有共享地址空间。</w:delText>
        </w:r>
      </w:del>
    </w:p>
    <w:p w:rsidR="00F76376" w:rsidRPr="00AF235D" w:rsidRDefault="00793F6E">
      <w:pPr>
        <w:spacing w:beforeLines="100" w:before="313" w:afterLines="50" w:after="156" w:line="360" w:lineRule="auto"/>
        <w:jc w:val="center"/>
        <w:outlineLvl w:val="1"/>
        <w:rPr>
          <w:del w:id="5840" w:author="..." w:date="2018-06-12T12:08:00Z"/>
          <w:rFonts w:ascii="Times New Roman" w:eastAsia="宋体" w:hAnsi="Times New Roman" w:cs="Times New Roman"/>
          <w:color w:val="000000"/>
          <w:sz w:val="28"/>
          <w:szCs w:val="28"/>
          <w:rPrChange w:id="5841" w:author="Windows 用户" w:date="2018-06-12T19:06:00Z">
            <w:rPr>
              <w:del w:id="5842" w:author="..." w:date="2018-06-12T12:08:00Z"/>
            </w:rPr>
          </w:rPrChange>
        </w:rPr>
        <w:pPrChange w:id="5843" w:author="Windows 用户" w:date="2018-06-12T19:06:00Z">
          <w:pPr>
            <w:pStyle w:val="3"/>
          </w:pPr>
        </w:pPrChange>
      </w:pPr>
      <w:del w:id="5844" w:author="..." w:date="2018-06-12T12:08:00Z">
        <w:r w:rsidRPr="00AF235D">
          <w:rPr>
            <w:rFonts w:ascii="Times New Roman" w:eastAsia="宋体" w:hAnsi="Times New Roman" w:cs="Times New Roman"/>
            <w:b/>
            <w:bCs/>
            <w:color w:val="000000"/>
            <w:sz w:val="28"/>
            <w:szCs w:val="28"/>
            <w:rPrChange w:id="5845" w:author="Windows 用户" w:date="2018-06-12T19:06:00Z">
              <w:rPr/>
            </w:rPrChange>
          </w:rPr>
          <w:delText xml:space="preserve">4.3.3 </w:delText>
        </w:r>
        <w:r w:rsidRPr="00AF235D">
          <w:rPr>
            <w:rFonts w:ascii="Times New Roman" w:eastAsia="宋体" w:hAnsi="Times New Roman" w:cs="Times New Roman" w:hint="eastAsia"/>
            <w:b/>
            <w:bCs/>
            <w:color w:val="000000"/>
            <w:sz w:val="28"/>
            <w:szCs w:val="28"/>
            <w:rPrChange w:id="5846" w:author="Windows 用户" w:date="2018-06-12T19:06:00Z">
              <w:rPr>
                <w:rFonts w:hint="eastAsia"/>
              </w:rPr>
            </w:rPrChange>
          </w:rPr>
          <w:delText>本节小结</w:delText>
        </w:r>
      </w:del>
    </w:p>
    <w:p w:rsidR="00F76376" w:rsidRPr="00AF235D" w:rsidRDefault="00793F6E">
      <w:pPr>
        <w:spacing w:beforeLines="100" w:before="313" w:afterLines="50" w:after="156" w:line="360" w:lineRule="auto"/>
        <w:jc w:val="center"/>
        <w:outlineLvl w:val="1"/>
        <w:rPr>
          <w:del w:id="5847" w:author="..." w:date="2018-06-12T12:08:00Z"/>
          <w:rFonts w:ascii="Times New Roman" w:eastAsia="宋体" w:hAnsi="Times New Roman" w:cs="Times New Roman"/>
          <w:b/>
          <w:bCs/>
          <w:color w:val="000000"/>
          <w:sz w:val="28"/>
          <w:szCs w:val="28"/>
          <w:rPrChange w:id="5848" w:author="Windows 用户" w:date="2018-06-12T19:06:00Z">
            <w:rPr>
              <w:del w:id="5849" w:author="..." w:date="2018-06-12T12:08:00Z"/>
            </w:rPr>
          </w:rPrChange>
        </w:rPr>
        <w:pPrChange w:id="5850" w:author="Windows 用户" w:date="2018-06-12T19:06:00Z">
          <w:pPr>
            <w:ind w:firstLineChars="200" w:firstLine="420"/>
          </w:pPr>
        </w:pPrChange>
      </w:pPr>
      <w:del w:id="5851" w:author="..." w:date="2018-06-12T12:08:00Z">
        <w:r w:rsidRPr="00AF235D">
          <w:rPr>
            <w:rFonts w:ascii="Times New Roman" w:eastAsia="宋体" w:hAnsi="Times New Roman" w:cs="Times New Roman" w:hint="eastAsia"/>
            <w:b/>
            <w:bCs/>
            <w:color w:val="000000"/>
            <w:sz w:val="28"/>
            <w:szCs w:val="28"/>
            <w:rPrChange w:id="5852" w:author="Windows 用户" w:date="2018-06-12T19:06:00Z">
              <w:rPr>
                <w:rFonts w:hint="eastAsia"/>
              </w:rPr>
            </w:rPrChange>
          </w:rPr>
          <w:delText>同一用户下的</w:delText>
        </w:r>
        <w:r w:rsidRPr="00AF235D">
          <w:rPr>
            <w:rFonts w:ascii="Times New Roman" w:eastAsia="宋体" w:hAnsi="Times New Roman" w:cs="Times New Roman"/>
            <w:b/>
            <w:bCs/>
            <w:color w:val="000000"/>
            <w:sz w:val="28"/>
            <w:szCs w:val="28"/>
            <w:rPrChange w:id="5853" w:author="Windows 用户" w:date="2018-06-12T19:06:00Z">
              <w:rPr/>
            </w:rPrChange>
          </w:rPr>
          <w:delText>component</w:delText>
        </w:r>
        <w:r w:rsidRPr="00AF235D">
          <w:rPr>
            <w:rFonts w:ascii="Times New Roman" w:eastAsia="宋体" w:hAnsi="Times New Roman" w:cs="Times New Roman" w:hint="eastAsia"/>
            <w:b/>
            <w:bCs/>
            <w:color w:val="000000"/>
            <w:sz w:val="28"/>
            <w:szCs w:val="28"/>
            <w:rPrChange w:id="5854" w:author="Windows 用户" w:date="2018-06-12T19:06:00Z">
              <w:rPr>
                <w:rFonts w:hint="eastAsia"/>
              </w:rPr>
            </w:rPrChange>
          </w:rPr>
          <w:delText>可以通过设置</w:delText>
        </w:r>
        <w:r w:rsidRPr="00AF235D">
          <w:rPr>
            <w:rFonts w:ascii="Times New Roman" w:eastAsia="宋体" w:hAnsi="Times New Roman" w:cs="Times New Roman"/>
            <w:b/>
            <w:bCs/>
            <w:color w:val="000000"/>
            <w:sz w:val="28"/>
            <w:szCs w:val="28"/>
            <w:rPrChange w:id="5855" w:author="Windows 用户" w:date="2018-06-12T19:06:00Z">
              <w:rPr/>
            </w:rPrChange>
          </w:rPr>
          <w:delText>process</w:delText>
        </w:r>
        <w:r w:rsidRPr="00AF235D">
          <w:rPr>
            <w:rFonts w:ascii="Times New Roman" w:eastAsia="宋体" w:hAnsi="Times New Roman" w:cs="Times New Roman" w:hint="eastAsia"/>
            <w:b/>
            <w:bCs/>
            <w:color w:val="000000"/>
            <w:sz w:val="28"/>
            <w:szCs w:val="28"/>
            <w:rPrChange w:id="5856" w:author="Windows 用户" w:date="2018-06-12T19:06:00Z">
              <w:rPr>
                <w:rFonts w:hint="eastAsia"/>
              </w:rPr>
            </w:rPrChange>
          </w:rPr>
          <w:delText>共享地址空间，而当非同一用户时，即使设置</w:delText>
        </w:r>
        <w:r w:rsidRPr="00AF235D">
          <w:rPr>
            <w:rFonts w:ascii="Times New Roman" w:eastAsia="宋体" w:hAnsi="Times New Roman" w:cs="Times New Roman"/>
            <w:b/>
            <w:bCs/>
            <w:color w:val="000000"/>
            <w:sz w:val="28"/>
            <w:szCs w:val="28"/>
            <w:rPrChange w:id="5857" w:author="Windows 用户" w:date="2018-06-12T19:06:00Z">
              <w:rPr/>
            </w:rPrChange>
          </w:rPr>
          <w:delText>process</w:delText>
        </w:r>
        <w:r w:rsidRPr="00AF235D">
          <w:rPr>
            <w:rFonts w:ascii="Times New Roman" w:eastAsia="宋体" w:hAnsi="Times New Roman" w:cs="Times New Roman" w:hint="eastAsia"/>
            <w:b/>
            <w:bCs/>
            <w:color w:val="000000"/>
            <w:sz w:val="28"/>
            <w:szCs w:val="28"/>
            <w:rPrChange w:id="5858" w:author="Windows 用户" w:date="2018-06-12T19:06:00Z">
              <w:rPr>
                <w:rFonts w:hint="eastAsia"/>
              </w:rPr>
            </w:rPrChange>
          </w:rPr>
          <w:delText>相同，它们只是有着相同的进程名，并没有共享地址空间。即如果需要两个不同</w:delText>
        </w:r>
        <w:r w:rsidRPr="00AF235D">
          <w:rPr>
            <w:rFonts w:ascii="Times New Roman" w:eastAsia="宋体" w:hAnsi="Times New Roman" w:cs="Times New Roman"/>
            <w:b/>
            <w:bCs/>
            <w:color w:val="000000"/>
            <w:sz w:val="28"/>
            <w:szCs w:val="28"/>
            <w:rPrChange w:id="5859" w:author="Windows 用户" w:date="2018-06-12T19:06:00Z">
              <w:rPr/>
            </w:rPrChange>
          </w:rPr>
          <w:delText>APK</w:delText>
        </w:r>
        <w:r w:rsidRPr="00AF235D">
          <w:rPr>
            <w:rFonts w:ascii="Times New Roman" w:eastAsia="宋体" w:hAnsi="Times New Roman" w:cs="Times New Roman" w:hint="eastAsia"/>
            <w:b/>
            <w:bCs/>
            <w:color w:val="000000"/>
            <w:sz w:val="28"/>
            <w:szCs w:val="28"/>
            <w:rPrChange w:id="5860" w:author="Windows 用户" w:date="2018-06-12T19:06:00Z">
              <w:rPr>
                <w:rFonts w:hint="eastAsia"/>
              </w:rPr>
            </w:rPrChange>
          </w:rPr>
          <w:delText>中的组件运行于同一个进程，需要以下三个条件：两个应用程序使用相同的</w:delText>
        </w:r>
        <w:r w:rsidRPr="00AF235D">
          <w:rPr>
            <w:rFonts w:ascii="Times New Roman" w:eastAsia="宋体" w:hAnsi="Times New Roman" w:cs="Times New Roman"/>
            <w:b/>
            <w:bCs/>
            <w:color w:val="000000"/>
            <w:sz w:val="28"/>
            <w:szCs w:val="28"/>
            <w:rPrChange w:id="5861" w:author="Windows 用户" w:date="2018-06-12T19:06:00Z">
              <w:rPr/>
            </w:rPrChange>
          </w:rPr>
          <w:delText>android:sharedUserId</w:delText>
        </w:r>
        <w:r w:rsidRPr="00AF235D">
          <w:rPr>
            <w:rFonts w:ascii="Times New Roman" w:eastAsia="宋体" w:hAnsi="Times New Roman" w:cs="Times New Roman" w:hint="eastAsia"/>
            <w:b/>
            <w:bCs/>
            <w:color w:val="000000"/>
            <w:sz w:val="28"/>
            <w:szCs w:val="28"/>
            <w:rPrChange w:id="5862" w:author="Windows 用户" w:date="2018-06-12T19:06:00Z">
              <w:rPr>
                <w:rFonts w:hint="eastAsia"/>
              </w:rPr>
            </w:rPrChange>
          </w:rPr>
          <w:delText>，两个应用使用相同的</w:delText>
        </w:r>
        <w:r w:rsidRPr="00AF235D">
          <w:rPr>
            <w:rFonts w:ascii="Times New Roman" w:eastAsia="宋体" w:hAnsi="Times New Roman" w:cs="Times New Roman"/>
            <w:b/>
            <w:bCs/>
            <w:color w:val="000000"/>
            <w:sz w:val="28"/>
            <w:szCs w:val="28"/>
            <w:rPrChange w:id="5863" w:author="Windows 用户" w:date="2018-06-12T19:06:00Z">
              <w:rPr/>
            </w:rPrChange>
          </w:rPr>
          <w:delText>keystore</w:delText>
        </w:r>
        <w:r w:rsidRPr="00AF235D">
          <w:rPr>
            <w:rFonts w:ascii="Times New Roman" w:eastAsia="宋体" w:hAnsi="Times New Roman" w:cs="Times New Roman" w:hint="eastAsia"/>
            <w:b/>
            <w:bCs/>
            <w:color w:val="000000"/>
            <w:sz w:val="28"/>
            <w:szCs w:val="28"/>
            <w:rPrChange w:id="5864" w:author="Windows 用户" w:date="2018-06-12T19:06:00Z">
              <w:rPr>
                <w:rFonts w:hint="eastAsia"/>
              </w:rPr>
            </w:rPrChange>
          </w:rPr>
          <w:delText>进行签名，为组件设置相同的</w:delText>
        </w:r>
        <w:r w:rsidRPr="00AF235D">
          <w:rPr>
            <w:rFonts w:ascii="Times New Roman" w:eastAsia="宋体" w:hAnsi="Times New Roman" w:cs="Times New Roman"/>
            <w:b/>
            <w:bCs/>
            <w:color w:val="000000"/>
            <w:sz w:val="28"/>
            <w:szCs w:val="28"/>
            <w:rPrChange w:id="5865" w:author="Windows 用户" w:date="2018-06-12T19:06:00Z">
              <w:rPr/>
            </w:rPrChange>
          </w:rPr>
          <w:delText>android:process</w:delText>
        </w:r>
        <w:r w:rsidRPr="00AF235D">
          <w:rPr>
            <w:rFonts w:ascii="Times New Roman" w:eastAsia="宋体" w:hAnsi="Times New Roman" w:cs="Times New Roman" w:hint="eastAsia"/>
            <w:b/>
            <w:bCs/>
            <w:color w:val="000000"/>
            <w:sz w:val="28"/>
            <w:szCs w:val="28"/>
            <w:rPrChange w:id="5866" w:author="Windows 用户" w:date="2018-06-12T19:06:00Z">
              <w:rPr>
                <w:rFonts w:hint="eastAsia"/>
              </w:rPr>
            </w:rPrChange>
          </w:rPr>
          <w:delText>。</w:delText>
        </w:r>
      </w:del>
    </w:p>
    <w:p w:rsidR="00F76376" w:rsidRPr="00AF235D"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5867" w:author="Windows 用户" w:date="2018-06-12T19:06:00Z">
            <w:rPr/>
          </w:rPrChange>
        </w:rPr>
        <w:pPrChange w:id="5868" w:author="Windows 用户" w:date="2018-06-12T19:06:00Z">
          <w:pPr>
            <w:pStyle w:val="2"/>
          </w:pPr>
        </w:pPrChange>
      </w:pPr>
      <w:bookmarkStart w:id="5869" w:name="_Toc516593066"/>
      <w:r w:rsidRPr="00AF235D">
        <w:rPr>
          <w:rFonts w:ascii="Times New Roman" w:eastAsia="宋体" w:hAnsi="Times New Roman" w:cs="Times New Roman"/>
          <w:b/>
          <w:bCs/>
          <w:color w:val="000000"/>
          <w:sz w:val="28"/>
          <w:szCs w:val="28"/>
          <w:rPrChange w:id="5870" w:author="Windows 用户" w:date="2018-06-12T19:06:00Z">
            <w:rPr/>
          </w:rPrChange>
        </w:rPr>
        <w:t>4.4 exported</w:t>
      </w:r>
      <w:r w:rsidRPr="00AF235D">
        <w:rPr>
          <w:rFonts w:ascii="Times New Roman" w:eastAsia="宋体" w:hAnsi="Times New Roman" w:cs="Times New Roman" w:hint="eastAsia"/>
          <w:b/>
          <w:bCs/>
          <w:color w:val="000000"/>
          <w:sz w:val="28"/>
          <w:szCs w:val="28"/>
          <w:rPrChange w:id="5871" w:author="Windows 用户" w:date="2018-06-12T19:06:00Z">
            <w:rPr>
              <w:rFonts w:hint="eastAsia"/>
            </w:rPr>
          </w:rPrChange>
        </w:rPr>
        <w:t>属性的含义及其缺省值</w:t>
      </w:r>
      <w:bookmarkEnd w:id="5869"/>
      <w:del w:id="5872" w:author="..." w:date="2018-06-12T12:10:00Z">
        <w:r w:rsidRPr="00AF235D">
          <w:rPr>
            <w:rFonts w:ascii="Times New Roman" w:eastAsia="宋体" w:hAnsi="Times New Roman" w:cs="Times New Roman" w:hint="eastAsia"/>
            <w:b/>
            <w:bCs/>
            <w:color w:val="000000"/>
            <w:sz w:val="28"/>
            <w:szCs w:val="28"/>
            <w:rPrChange w:id="5873" w:author="Windows 用户" w:date="2018-06-12T19:06:00Z">
              <w:rPr>
                <w:rFonts w:hint="eastAsia"/>
              </w:rPr>
            </w:rPrChange>
          </w:rPr>
          <w:delText>（实验九）</w:delText>
        </w:r>
      </w:del>
    </w:p>
    <w:p w:rsidR="00F76376" w:rsidRPr="00F76376" w:rsidRDefault="00793F6E">
      <w:pPr>
        <w:spacing w:line="400" w:lineRule="exact"/>
        <w:ind w:firstLineChars="200" w:firstLine="480"/>
        <w:rPr>
          <w:rFonts w:ascii="Times New Roman" w:eastAsia="宋体" w:hAnsi="Times New Roman" w:cs="Times New Roman"/>
          <w:sz w:val="24"/>
          <w:szCs w:val="24"/>
          <w:rPrChange w:id="5874" w:author="..." w:date="2018-06-12T16:49:00Z">
            <w:rPr/>
          </w:rPrChange>
        </w:rPr>
        <w:pPrChange w:id="5875" w:author="..." w:date="2018-06-12T12:12:00Z">
          <w:pPr>
            <w:ind w:firstLineChars="200" w:firstLine="420"/>
          </w:pPr>
        </w:pPrChange>
      </w:pPr>
      <w:r>
        <w:rPr>
          <w:rFonts w:ascii="Times New Roman" w:eastAsia="宋体" w:hAnsi="Times New Roman" w:cs="Times New Roman"/>
          <w:sz w:val="24"/>
          <w:szCs w:val="24"/>
          <w:rPrChange w:id="5876" w:author="..." w:date="2018-06-12T16:49:00Z">
            <w:rPr/>
          </w:rPrChange>
        </w:rPr>
        <w:t>Activity</w:t>
      </w:r>
      <w:r>
        <w:rPr>
          <w:rFonts w:ascii="Times New Roman" w:eastAsia="宋体" w:hAnsi="Times New Roman" w:cs="Times New Roman" w:hint="eastAsia"/>
          <w:sz w:val="24"/>
          <w:szCs w:val="24"/>
          <w:rPrChange w:id="5877" w:author="..." w:date="2018-06-12T16:49:00Z">
            <w:rPr>
              <w:rFonts w:hint="eastAsia"/>
            </w:rPr>
          </w:rPrChange>
        </w:rPr>
        <w:t>的</w:t>
      </w:r>
      <w:r>
        <w:rPr>
          <w:rFonts w:ascii="Times New Roman" w:eastAsia="宋体" w:hAnsi="Times New Roman" w:cs="Times New Roman"/>
          <w:sz w:val="24"/>
          <w:szCs w:val="24"/>
          <w:rPrChange w:id="5878" w:author="..." w:date="2018-06-12T16:49:00Z">
            <w:rPr/>
          </w:rPrChange>
        </w:rPr>
        <w:t>exported</w:t>
      </w:r>
      <w:r>
        <w:rPr>
          <w:rFonts w:ascii="Times New Roman" w:eastAsia="宋体" w:hAnsi="Times New Roman" w:cs="Times New Roman" w:hint="eastAsia"/>
          <w:sz w:val="24"/>
          <w:szCs w:val="24"/>
          <w:rPrChange w:id="5879" w:author="..." w:date="2018-06-12T16:49:00Z">
            <w:rPr>
              <w:rFonts w:hint="eastAsia"/>
            </w:rPr>
          </w:rPrChange>
        </w:rPr>
        <w:t>属性表示该组件是否向外公开，即是否可以被其它应用所启动。</w:t>
      </w:r>
    </w:p>
    <w:p w:rsidR="00F76376" w:rsidRPr="00F76376" w:rsidRDefault="00793F6E">
      <w:pPr>
        <w:spacing w:line="400" w:lineRule="exact"/>
        <w:ind w:firstLineChars="200" w:firstLine="480"/>
        <w:rPr>
          <w:rFonts w:ascii="Times New Roman" w:eastAsia="宋体" w:hAnsi="Times New Roman" w:cs="Times New Roman"/>
          <w:sz w:val="24"/>
          <w:szCs w:val="24"/>
          <w:rPrChange w:id="5880" w:author="..." w:date="2018-06-12T16:49:00Z">
            <w:rPr/>
          </w:rPrChange>
        </w:rPr>
        <w:pPrChange w:id="5881" w:author="..." w:date="2018-06-12T12:12:00Z">
          <w:pPr/>
        </w:pPrChange>
      </w:pPr>
      <w:r>
        <w:rPr>
          <w:rFonts w:ascii="Times New Roman" w:eastAsia="宋体" w:hAnsi="Times New Roman" w:cs="Times New Roman" w:hint="eastAsia"/>
          <w:sz w:val="24"/>
          <w:szCs w:val="24"/>
          <w:rPrChange w:id="5882" w:author="..." w:date="2018-06-12T16:49:00Z">
            <w:rPr>
              <w:rFonts w:hint="eastAsia"/>
            </w:rPr>
          </w:rPrChange>
        </w:rPr>
        <w:t>现在有</w:t>
      </w:r>
      <w:r>
        <w:rPr>
          <w:rFonts w:ascii="Times New Roman" w:eastAsia="宋体" w:hAnsi="Times New Roman" w:cs="Times New Roman"/>
          <w:sz w:val="24"/>
          <w:szCs w:val="24"/>
          <w:rPrChange w:id="5883" w:author="..." w:date="2018-06-12T16:49:00Z">
            <w:rPr/>
          </w:rPrChange>
        </w:rPr>
        <w:t>App1</w:t>
      </w:r>
      <w:r>
        <w:rPr>
          <w:rFonts w:ascii="Times New Roman" w:eastAsia="宋体" w:hAnsi="Times New Roman" w:cs="Times New Roman" w:hint="eastAsia"/>
          <w:sz w:val="24"/>
          <w:szCs w:val="24"/>
          <w:rPrChange w:id="5884" w:author="..." w:date="2018-06-12T16:49:00Z">
            <w:rPr>
              <w:rFonts w:hint="eastAsia"/>
            </w:rPr>
          </w:rPrChange>
        </w:rPr>
        <w:t>和</w:t>
      </w:r>
      <w:r>
        <w:rPr>
          <w:rFonts w:ascii="Times New Roman" w:eastAsia="宋体" w:hAnsi="Times New Roman" w:cs="Times New Roman"/>
          <w:sz w:val="24"/>
          <w:szCs w:val="24"/>
          <w:rPrChange w:id="5885" w:author="..." w:date="2018-06-12T16:49:00Z">
            <w:rPr/>
          </w:rPrChange>
        </w:rPr>
        <w:t>App2</w:t>
      </w:r>
      <w:r>
        <w:rPr>
          <w:rFonts w:ascii="Times New Roman" w:eastAsia="宋体" w:hAnsi="Times New Roman" w:cs="Times New Roman" w:hint="eastAsia"/>
          <w:sz w:val="24"/>
          <w:szCs w:val="24"/>
          <w:rPrChange w:id="5886" w:author="..." w:date="2018-06-12T16:49:00Z">
            <w:rPr>
              <w:rFonts w:hint="eastAsia"/>
            </w:rPr>
          </w:rPrChange>
        </w:rPr>
        <w:t>两个项目，</w:t>
      </w:r>
      <w:r>
        <w:rPr>
          <w:rFonts w:ascii="Times New Roman" w:eastAsia="宋体" w:hAnsi="Times New Roman" w:cs="Times New Roman"/>
          <w:sz w:val="24"/>
          <w:szCs w:val="24"/>
          <w:rPrChange w:id="5887" w:author="..." w:date="2018-06-12T16:49:00Z">
            <w:rPr/>
          </w:rPrChange>
        </w:rPr>
        <w:t>app1</w:t>
      </w:r>
      <w:r>
        <w:rPr>
          <w:rFonts w:ascii="Times New Roman" w:eastAsia="宋体" w:hAnsi="Times New Roman" w:cs="Times New Roman" w:hint="eastAsia"/>
          <w:sz w:val="24"/>
          <w:szCs w:val="24"/>
          <w:rPrChange w:id="5888" w:author="..." w:date="2018-06-12T16:49:00Z">
            <w:rPr>
              <w:rFonts w:hint="eastAsia"/>
            </w:rPr>
          </w:rPrChange>
        </w:rPr>
        <w:t>和</w:t>
      </w:r>
      <w:r>
        <w:rPr>
          <w:rFonts w:ascii="Times New Roman" w:eastAsia="宋体" w:hAnsi="Times New Roman" w:cs="Times New Roman"/>
          <w:sz w:val="24"/>
          <w:szCs w:val="24"/>
          <w:rPrChange w:id="5889" w:author="..." w:date="2018-06-12T16:49:00Z">
            <w:rPr/>
          </w:rPrChange>
        </w:rPr>
        <w:t>app2</w:t>
      </w:r>
      <w:r>
        <w:rPr>
          <w:rFonts w:ascii="Times New Roman" w:eastAsia="宋体" w:hAnsi="Times New Roman" w:cs="Times New Roman" w:hint="eastAsia"/>
          <w:sz w:val="24"/>
          <w:szCs w:val="24"/>
          <w:rPrChange w:id="5890" w:author="..." w:date="2018-06-12T16:49:00Z">
            <w:rPr>
              <w:rFonts w:hint="eastAsia"/>
            </w:rPr>
          </w:rPrChange>
        </w:rPr>
        <w:t>的签名不同，</w:t>
      </w:r>
      <w:r>
        <w:rPr>
          <w:rFonts w:ascii="Times New Roman" w:eastAsia="宋体" w:hAnsi="Times New Roman" w:cs="Times New Roman"/>
          <w:sz w:val="24"/>
          <w:szCs w:val="24"/>
          <w:rPrChange w:id="5891" w:author="..." w:date="2018-06-12T16:49:00Z">
            <w:rPr/>
          </w:rPrChange>
        </w:rPr>
        <w:t>shareduserID</w:t>
      </w:r>
      <w:r>
        <w:rPr>
          <w:rFonts w:ascii="Times New Roman" w:eastAsia="宋体" w:hAnsi="Times New Roman" w:cs="Times New Roman" w:hint="eastAsia"/>
          <w:sz w:val="24"/>
          <w:szCs w:val="24"/>
          <w:rPrChange w:id="5892" w:author="..." w:date="2018-06-12T16:49:00Z">
            <w:rPr>
              <w:rFonts w:hint="eastAsia"/>
            </w:rPr>
          </w:rPrChange>
        </w:rPr>
        <w:t>也不相同。</w:t>
      </w:r>
    </w:p>
    <w:p w:rsidR="00F76376" w:rsidRPr="00F76376" w:rsidRDefault="00793F6E">
      <w:pPr>
        <w:spacing w:line="400" w:lineRule="exact"/>
        <w:ind w:firstLineChars="200" w:firstLine="480"/>
        <w:rPr>
          <w:rFonts w:ascii="Times New Roman" w:eastAsia="宋体" w:hAnsi="Times New Roman" w:cs="Times New Roman"/>
          <w:sz w:val="24"/>
          <w:szCs w:val="24"/>
          <w:rPrChange w:id="5893" w:author="..." w:date="2018-06-12T16:49:00Z">
            <w:rPr/>
          </w:rPrChange>
        </w:rPr>
        <w:pPrChange w:id="5894" w:author="..." w:date="2018-06-12T12:12:00Z">
          <w:pPr/>
        </w:pPrChange>
      </w:pPr>
      <w:r>
        <w:rPr>
          <w:rFonts w:ascii="Times New Roman" w:eastAsia="宋体" w:hAnsi="Times New Roman" w:cs="Times New Roman"/>
          <w:sz w:val="24"/>
          <w:szCs w:val="24"/>
          <w:rPrChange w:id="5895" w:author="..." w:date="2018-06-12T16:49:00Z">
            <w:rPr/>
          </w:rPrChange>
        </w:rPr>
        <w:t>App1</w:t>
      </w:r>
      <w:r>
        <w:rPr>
          <w:rFonts w:ascii="Times New Roman" w:eastAsia="宋体" w:hAnsi="Times New Roman" w:cs="Times New Roman" w:hint="eastAsia"/>
          <w:sz w:val="24"/>
          <w:szCs w:val="24"/>
          <w:rPrChange w:id="5896" w:author="..." w:date="2018-06-12T16:49:00Z">
            <w:rPr>
              <w:rFonts w:hint="eastAsia"/>
            </w:rPr>
          </w:rPrChange>
        </w:rPr>
        <w:t>有只有一个名为“</w:t>
      </w:r>
      <w:r>
        <w:rPr>
          <w:rFonts w:ascii="Times New Roman" w:eastAsia="宋体" w:hAnsi="Times New Roman" w:cs="Times New Roman"/>
          <w:sz w:val="24"/>
          <w:szCs w:val="24"/>
          <w:rPrChange w:id="5897" w:author="..." w:date="2018-06-12T16:49:00Z">
            <w:rPr/>
          </w:rPrChange>
        </w:rPr>
        <w:t>FirstActivity</w:t>
      </w:r>
      <w:r>
        <w:rPr>
          <w:rFonts w:ascii="Times New Roman" w:eastAsia="宋体" w:hAnsi="Times New Roman" w:cs="Times New Roman" w:hint="eastAsia"/>
          <w:sz w:val="24"/>
          <w:szCs w:val="24"/>
          <w:rPrChange w:id="5898" w:author="..." w:date="2018-06-12T16:49:00Z">
            <w:rPr>
              <w:rFonts w:hint="eastAsia"/>
            </w:rPr>
          </w:rPrChange>
        </w:rPr>
        <w:t>”的主活动，</w:t>
      </w:r>
      <w:r>
        <w:rPr>
          <w:rFonts w:ascii="Times New Roman" w:eastAsia="宋体" w:hAnsi="Times New Roman" w:cs="Times New Roman"/>
          <w:sz w:val="24"/>
          <w:szCs w:val="24"/>
          <w:rPrChange w:id="5899" w:author="..." w:date="2018-06-12T16:49:00Z">
            <w:rPr/>
          </w:rPrChange>
        </w:rPr>
        <w:t>FirstActivity</w:t>
      </w:r>
      <w:r>
        <w:rPr>
          <w:rFonts w:ascii="Times New Roman" w:eastAsia="宋体" w:hAnsi="Times New Roman" w:cs="Times New Roman" w:hint="eastAsia"/>
          <w:sz w:val="24"/>
          <w:szCs w:val="24"/>
          <w:rPrChange w:id="5900" w:author="..." w:date="2018-06-12T16:49:00Z">
            <w:rPr>
              <w:rFonts w:hint="eastAsia"/>
            </w:rPr>
          </w:rPrChange>
        </w:rPr>
        <w:t>包含</w:t>
      </w:r>
      <w:r>
        <w:rPr>
          <w:rFonts w:ascii="Times New Roman" w:eastAsia="宋体" w:hAnsi="Times New Roman" w:cs="Times New Roman"/>
          <w:sz w:val="24"/>
          <w:szCs w:val="24"/>
          <w:rPrChange w:id="5901" w:author="..." w:date="2018-06-12T16:49:00Z">
            <w:rPr/>
          </w:rPrChange>
        </w:rPr>
        <w:t>3</w:t>
      </w:r>
      <w:r>
        <w:rPr>
          <w:rFonts w:ascii="Times New Roman" w:eastAsia="宋体" w:hAnsi="Times New Roman" w:cs="Times New Roman" w:hint="eastAsia"/>
          <w:sz w:val="24"/>
          <w:szCs w:val="24"/>
          <w:rPrChange w:id="5902" w:author="..." w:date="2018-06-12T16:49:00Z">
            <w:rPr>
              <w:rFonts w:hint="eastAsia"/>
            </w:rPr>
          </w:rPrChange>
        </w:rPr>
        <w:t>个</w:t>
      </w:r>
      <w:r>
        <w:rPr>
          <w:rFonts w:ascii="Times New Roman" w:eastAsia="宋体" w:hAnsi="Times New Roman" w:cs="Times New Roman"/>
          <w:sz w:val="24"/>
          <w:szCs w:val="24"/>
          <w:rPrChange w:id="5903" w:author="..." w:date="2018-06-12T16:49:00Z">
            <w:rPr/>
          </w:rPrChange>
        </w:rPr>
        <w:t>button</w:t>
      </w:r>
      <w:r>
        <w:rPr>
          <w:rFonts w:ascii="Times New Roman" w:eastAsia="宋体" w:hAnsi="Times New Roman" w:cs="Times New Roman" w:hint="eastAsia"/>
          <w:sz w:val="24"/>
          <w:szCs w:val="24"/>
          <w:rPrChange w:id="5904" w:author="..." w:date="2018-06-12T16:49:00Z">
            <w:rPr>
              <w:rFonts w:hint="eastAsia"/>
            </w:rPr>
          </w:rPrChange>
        </w:rPr>
        <w:t>；项目</w:t>
      </w:r>
      <w:r>
        <w:rPr>
          <w:rFonts w:ascii="Times New Roman" w:eastAsia="宋体" w:hAnsi="Times New Roman" w:cs="Times New Roman"/>
          <w:sz w:val="24"/>
          <w:szCs w:val="24"/>
          <w:rPrChange w:id="5905" w:author="..." w:date="2018-06-12T16:49:00Z">
            <w:rPr/>
          </w:rPrChange>
        </w:rPr>
        <w:t>app2</w:t>
      </w:r>
      <w:r>
        <w:rPr>
          <w:rFonts w:ascii="Times New Roman" w:eastAsia="宋体" w:hAnsi="Times New Roman" w:cs="Times New Roman" w:hint="eastAsia"/>
          <w:sz w:val="24"/>
          <w:szCs w:val="24"/>
          <w:rPrChange w:id="5906" w:author="..." w:date="2018-06-12T16:49:00Z">
            <w:rPr>
              <w:rFonts w:hint="eastAsia"/>
            </w:rPr>
          </w:rPrChange>
        </w:rPr>
        <w:t>有</w:t>
      </w:r>
      <w:r>
        <w:rPr>
          <w:rFonts w:ascii="Times New Roman" w:eastAsia="宋体" w:hAnsi="Times New Roman" w:cs="Times New Roman"/>
          <w:sz w:val="24"/>
          <w:szCs w:val="24"/>
          <w:rPrChange w:id="5907" w:author="..." w:date="2018-06-12T16:49:00Z">
            <w:rPr/>
          </w:rPrChange>
        </w:rPr>
        <w:t>3</w:t>
      </w:r>
      <w:r>
        <w:rPr>
          <w:rFonts w:ascii="Times New Roman" w:eastAsia="宋体" w:hAnsi="Times New Roman" w:cs="Times New Roman" w:hint="eastAsia"/>
          <w:sz w:val="24"/>
          <w:szCs w:val="24"/>
          <w:rPrChange w:id="5908" w:author="..." w:date="2018-06-12T16:49:00Z">
            <w:rPr>
              <w:rFonts w:hint="eastAsia"/>
            </w:rPr>
          </w:rPrChange>
        </w:rPr>
        <w:t>个</w:t>
      </w:r>
      <w:r>
        <w:rPr>
          <w:rFonts w:ascii="Times New Roman" w:eastAsia="宋体" w:hAnsi="Times New Roman" w:cs="Times New Roman"/>
          <w:sz w:val="24"/>
          <w:szCs w:val="24"/>
          <w:rPrChange w:id="5909" w:author="..." w:date="2018-06-12T16:49:00Z">
            <w:rPr/>
          </w:rPrChange>
        </w:rPr>
        <w:t>activity</w:t>
      </w:r>
      <w:r>
        <w:rPr>
          <w:rFonts w:ascii="Times New Roman" w:eastAsia="宋体" w:hAnsi="Times New Roman" w:cs="Times New Roman" w:hint="eastAsia"/>
          <w:sz w:val="24"/>
          <w:szCs w:val="24"/>
          <w:rPrChange w:id="5910" w:author="..." w:date="2018-06-12T16:49:00Z">
            <w:rPr>
              <w:rFonts w:hint="eastAsia"/>
            </w:rPr>
          </w:rPrChange>
        </w:rPr>
        <w:t>，分别是：</w:t>
      </w:r>
      <w:r>
        <w:rPr>
          <w:rFonts w:ascii="Times New Roman" w:eastAsia="宋体" w:hAnsi="Times New Roman" w:cs="Times New Roman"/>
          <w:sz w:val="24"/>
          <w:szCs w:val="24"/>
          <w:rPrChange w:id="5911" w:author="..." w:date="2018-06-12T16:49:00Z">
            <w:rPr/>
          </w:rPrChange>
        </w:rPr>
        <w:t>FirstActivity</w:t>
      </w:r>
      <w:r>
        <w:rPr>
          <w:rFonts w:ascii="Times New Roman" w:eastAsia="宋体" w:hAnsi="Times New Roman" w:cs="Times New Roman" w:hint="eastAsia"/>
          <w:sz w:val="24"/>
          <w:szCs w:val="24"/>
          <w:rPrChange w:id="5912" w:author="..." w:date="2018-06-12T16:49:00Z">
            <w:rPr>
              <w:rFonts w:hint="eastAsia"/>
            </w:rPr>
          </w:rPrChange>
        </w:rPr>
        <w:t>、</w:t>
      </w:r>
      <w:r>
        <w:rPr>
          <w:rFonts w:ascii="Times New Roman" w:eastAsia="宋体" w:hAnsi="Times New Roman" w:cs="Times New Roman"/>
          <w:sz w:val="24"/>
          <w:szCs w:val="24"/>
          <w:rPrChange w:id="5913" w:author="..." w:date="2018-06-12T16:49:00Z">
            <w:rPr/>
          </w:rPrChange>
        </w:rPr>
        <w:t>SecondActivity</w:t>
      </w:r>
      <w:r>
        <w:rPr>
          <w:rFonts w:ascii="Times New Roman" w:eastAsia="宋体" w:hAnsi="Times New Roman" w:cs="Times New Roman" w:hint="eastAsia"/>
          <w:sz w:val="24"/>
          <w:szCs w:val="24"/>
          <w:rPrChange w:id="5914" w:author="..." w:date="2018-06-12T16:49:00Z">
            <w:rPr>
              <w:rFonts w:hint="eastAsia"/>
            </w:rPr>
          </w:rPrChange>
        </w:rPr>
        <w:t>和</w:t>
      </w:r>
      <w:r>
        <w:rPr>
          <w:rFonts w:ascii="Times New Roman" w:eastAsia="宋体" w:hAnsi="Times New Roman" w:cs="Times New Roman"/>
          <w:sz w:val="24"/>
          <w:szCs w:val="24"/>
          <w:rPrChange w:id="5915" w:author="..." w:date="2018-06-12T16:49:00Z">
            <w:rPr/>
          </w:rPrChange>
        </w:rPr>
        <w:t>ThirdActivity</w:t>
      </w:r>
      <w:r>
        <w:rPr>
          <w:rFonts w:ascii="Times New Roman" w:eastAsia="宋体" w:hAnsi="Times New Roman" w:cs="Times New Roman" w:hint="eastAsia"/>
          <w:sz w:val="24"/>
          <w:szCs w:val="24"/>
          <w:rPrChange w:id="5916" w:author="..." w:date="2018-06-12T16:49:00Z">
            <w:rPr>
              <w:rFonts w:hint="eastAsia"/>
            </w:rPr>
          </w:rPrChange>
        </w:rPr>
        <w:t>，</w:t>
      </w:r>
      <w:r>
        <w:rPr>
          <w:rFonts w:ascii="Times New Roman" w:eastAsia="宋体" w:hAnsi="Times New Roman" w:cs="Times New Roman"/>
          <w:sz w:val="24"/>
          <w:szCs w:val="24"/>
          <w:rPrChange w:id="5917" w:author="..." w:date="2018-06-12T16:49:00Z">
            <w:rPr/>
          </w:rPrChange>
        </w:rPr>
        <w:t>FirstActivity</w:t>
      </w:r>
      <w:r>
        <w:rPr>
          <w:rFonts w:ascii="Times New Roman" w:eastAsia="宋体" w:hAnsi="Times New Roman" w:cs="Times New Roman" w:hint="eastAsia"/>
          <w:sz w:val="24"/>
          <w:szCs w:val="24"/>
          <w:rPrChange w:id="5918" w:author="..." w:date="2018-06-12T16:49:00Z">
            <w:rPr>
              <w:rFonts w:hint="eastAsia"/>
            </w:rPr>
          </w:rPrChange>
        </w:rPr>
        <w:t>含有</w:t>
      </w:r>
      <w:r>
        <w:rPr>
          <w:rFonts w:ascii="Times New Roman" w:eastAsia="宋体" w:hAnsi="Times New Roman" w:cs="Times New Roman"/>
          <w:sz w:val="24"/>
          <w:szCs w:val="24"/>
          <w:rPrChange w:id="5919" w:author="..." w:date="2018-06-12T16:49:00Z">
            <w:rPr/>
          </w:rPrChange>
        </w:rPr>
        <w:t>2</w:t>
      </w:r>
      <w:r>
        <w:rPr>
          <w:rFonts w:ascii="Times New Roman" w:eastAsia="宋体" w:hAnsi="Times New Roman" w:cs="Times New Roman" w:hint="eastAsia"/>
          <w:sz w:val="24"/>
          <w:szCs w:val="24"/>
          <w:rPrChange w:id="5920" w:author="..." w:date="2018-06-12T16:49:00Z">
            <w:rPr>
              <w:rFonts w:hint="eastAsia"/>
            </w:rPr>
          </w:rPrChange>
        </w:rPr>
        <w:t>个</w:t>
      </w:r>
      <w:r>
        <w:rPr>
          <w:rFonts w:ascii="Times New Roman" w:eastAsia="宋体" w:hAnsi="Times New Roman" w:cs="Times New Roman"/>
          <w:sz w:val="24"/>
          <w:szCs w:val="24"/>
          <w:rPrChange w:id="5921" w:author="..." w:date="2018-06-12T16:49:00Z">
            <w:rPr/>
          </w:rPrChange>
        </w:rPr>
        <w:t>button</w:t>
      </w:r>
      <w:r>
        <w:rPr>
          <w:rFonts w:ascii="Times New Roman" w:eastAsia="宋体" w:hAnsi="Times New Roman" w:cs="Times New Roman" w:hint="eastAsia"/>
          <w:sz w:val="24"/>
          <w:szCs w:val="24"/>
          <w:rPrChange w:id="5922" w:author="..." w:date="2018-06-12T16:49:00Z">
            <w:rPr>
              <w:rFonts w:hint="eastAsia"/>
            </w:rPr>
          </w:rPrChange>
        </w:rPr>
        <w:t>。</w:t>
      </w:r>
    </w:p>
    <w:p w:rsidR="00F76376" w:rsidRPr="00F76376" w:rsidRDefault="00793F6E">
      <w:pPr>
        <w:spacing w:line="400" w:lineRule="exact"/>
        <w:ind w:firstLineChars="200" w:firstLine="480"/>
        <w:rPr>
          <w:rFonts w:ascii="Times New Roman" w:eastAsia="宋体" w:hAnsi="Times New Roman" w:cs="Times New Roman"/>
          <w:sz w:val="24"/>
          <w:szCs w:val="24"/>
          <w:rPrChange w:id="5923" w:author="..." w:date="2018-06-12T16:49:00Z">
            <w:rPr/>
          </w:rPrChange>
        </w:rPr>
        <w:pPrChange w:id="5924" w:author="..." w:date="2018-06-12T12:12:00Z">
          <w:pPr/>
        </w:pPrChange>
      </w:pPr>
      <w:r>
        <w:rPr>
          <w:rFonts w:ascii="Times New Roman" w:eastAsia="宋体" w:hAnsi="Times New Roman" w:cs="Times New Roman"/>
          <w:sz w:val="24"/>
          <w:szCs w:val="24"/>
          <w:rPrChange w:id="5925" w:author="..." w:date="2018-06-12T16:49:00Z">
            <w:rPr/>
          </w:rPrChange>
        </w:rPr>
        <w:t>App1</w:t>
      </w:r>
      <w:r>
        <w:rPr>
          <w:rFonts w:ascii="Times New Roman" w:eastAsia="宋体" w:hAnsi="Times New Roman" w:cs="Times New Roman" w:hint="eastAsia"/>
          <w:sz w:val="24"/>
          <w:szCs w:val="24"/>
          <w:rPrChange w:id="5926" w:author="..." w:date="2018-06-12T16:49:00Z">
            <w:rPr>
              <w:rFonts w:hint="eastAsia"/>
            </w:rPr>
          </w:rPrChange>
        </w:rPr>
        <w:t>中</w:t>
      </w:r>
      <w:r>
        <w:rPr>
          <w:rFonts w:ascii="Times New Roman" w:eastAsia="宋体" w:hAnsi="Times New Roman" w:cs="Times New Roman"/>
          <w:sz w:val="24"/>
          <w:szCs w:val="24"/>
          <w:rPrChange w:id="5927" w:author="..." w:date="2018-06-12T16:49:00Z">
            <w:rPr/>
          </w:rPrChange>
        </w:rPr>
        <w:t>FirstActivity</w:t>
      </w:r>
      <w:r>
        <w:rPr>
          <w:rFonts w:ascii="Times New Roman" w:eastAsia="宋体" w:hAnsi="Times New Roman" w:cs="Times New Roman" w:hint="eastAsia"/>
          <w:sz w:val="24"/>
          <w:szCs w:val="24"/>
          <w:rPrChange w:id="5928" w:author="..." w:date="2018-06-12T16:49:00Z">
            <w:rPr>
              <w:rFonts w:hint="eastAsia"/>
            </w:rPr>
          </w:rPrChange>
        </w:rPr>
        <w:t>的</w:t>
      </w:r>
      <w:r>
        <w:rPr>
          <w:rFonts w:ascii="Times New Roman" w:eastAsia="宋体" w:hAnsi="Times New Roman" w:cs="Times New Roman"/>
          <w:sz w:val="24"/>
          <w:szCs w:val="24"/>
          <w:rPrChange w:id="5929" w:author="..." w:date="2018-06-12T16:49:00Z">
            <w:rPr/>
          </w:rPrChange>
        </w:rPr>
        <w:t>3</w:t>
      </w:r>
      <w:r>
        <w:rPr>
          <w:rFonts w:ascii="Times New Roman" w:eastAsia="宋体" w:hAnsi="Times New Roman" w:cs="Times New Roman" w:hint="eastAsia"/>
          <w:sz w:val="24"/>
          <w:szCs w:val="24"/>
          <w:rPrChange w:id="5930" w:author="..." w:date="2018-06-12T16:49:00Z">
            <w:rPr>
              <w:rFonts w:hint="eastAsia"/>
            </w:rPr>
          </w:rPrChange>
        </w:rPr>
        <w:t>个</w:t>
      </w:r>
      <w:r>
        <w:rPr>
          <w:rFonts w:ascii="Times New Roman" w:eastAsia="宋体" w:hAnsi="Times New Roman" w:cs="Times New Roman"/>
          <w:sz w:val="24"/>
          <w:szCs w:val="24"/>
          <w:rPrChange w:id="5931" w:author="..." w:date="2018-06-12T16:49:00Z">
            <w:rPr/>
          </w:rPrChange>
        </w:rPr>
        <w:t>button</w:t>
      </w:r>
      <w:r>
        <w:rPr>
          <w:rFonts w:ascii="Times New Roman" w:eastAsia="宋体" w:hAnsi="Times New Roman" w:cs="Times New Roman" w:hint="eastAsia"/>
          <w:sz w:val="24"/>
          <w:szCs w:val="24"/>
          <w:rPrChange w:id="5932" w:author="..." w:date="2018-06-12T16:49:00Z">
            <w:rPr>
              <w:rFonts w:hint="eastAsia"/>
            </w:rPr>
          </w:rPrChange>
        </w:rPr>
        <w:t>分别用于启动</w:t>
      </w:r>
      <w:r>
        <w:rPr>
          <w:rFonts w:ascii="Times New Roman" w:eastAsia="宋体" w:hAnsi="Times New Roman" w:cs="Times New Roman"/>
          <w:sz w:val="24"/>
          <w:szCs w:val="24"/>
          <w:rPrChange w:id="5933" w:author="..." w:date="2018-06-12T16:49:00Z">
            <w:rPr/>
          </w:rPrChange>
        </w:rPr>
        <w:t>app2</w:t>
      </w:r>
      <w:r>
        <w:rPr>
          <w:rFonts w:ascii="Times New Roman" w:eastAsia="宋体" w:hAnsi="Times New Roman" w:cs="Times New Roman" w:hint="eastAsia"/>
          <w:sz w:val="24"/>
          <w:szCs w:val="24"/>
          <w:rPrChange w:id="5934" w:author="..." w:date="2018-06-12T16:49:00Z">
            <w:rPr>
              <w:rFonts w:hint="eastAsia"/>
            </w:rPr>
          </w:rPrChange>
        </w:rPr>
        <w:t>的</w:t>
      </w:r>
      <w:r>
        <w:rPr>
          <w:rFonts w:ascii="Times New Roman" w:eastAsia="宋体" w:hAnsi="Times New Roman" w:cs="Times New Roman"/>
          <w:sz w:val="24"/>
          <w:szCs w:val="24"/>
          <w:rPrChange w:id="5935" w:author="..." w:date="2018-06-12T16:49:00Z">
            <w:rPr/>
          </w:rPrChange>
        </w:rPr>
        <w:t>3</w:t>
      </w:r>
      <w:r>
        <w:rPr>
          <w:rFonts w:ascii="Times New Roman" w:eastAsia="宋体" w:hAnsi="Times New Roman" w:cs="Times New Roman" w:hint="eastAsia"/>
          <w:sz w:val="24"/>
          <w:szCs w:val="24"/>
          <w:rPrChange w:id="5936" w:author="..." w:date="2018-06-12T16:49:00Z">
            <w:rPr>
              <w:rFonts w:hint="eastAsia"/>
            </w:rPr>
          </w:rPrChange>
        </w:rPr>
        <w:t>个</w:t>
      </w:r>
      <w:r>
        <w:rPr>
          <w:rFonts w:ascii="Times New Roman" w:eastAsia="宋体" w:hAnsi="Times New Roman" w:cs="Times New Roman"/>
          <w:sz w:val="24"/>
          <w:szCs w:val="24"/>
          <w:rPrChange w:id="5937" w:author="..." w:date="2018-06-12T16:49:00Z">
            <w:rPr/>
          </w:rPrChange>
        </w:rPr>
        <w:t>activity</w:t>
      </w:r>
      <w:r>
        <w:rPr>
          <w:rFonts w:ascii="Times New Roman" w:eastAsia="宋体" w:hAnsi="Times New Roman" w:cs="Times New Roman" w:hint="eastAsia"/>
          <w:sz w:val="24"/>
          <w:szCs w:val="24"/>
          <w:rPrChange w:id="5938" w:author="..." w:date="2018-06-12T16:49:00Z">
            <w:rPr>
              <w:rFonts w:hint="eastAsia"/>
            </w:rPr>
          </w:rPrChange>
        </w:rPr>
        <w:t>。</w:t>
      </w:r>
      <w:r>
        <w:rPr>
          <w:rFonts w:ascii="Times New Roman" w:eastAsia="宋体" w:hAnsi="Times New Roman" w:cs="Times New Roman"/>
          <w:sz w:val="24"/>
          <w:szCs w:val="24"/>
          <w:rPrChange w:id="5939" w:author="..." w:date="2018-06-12T16:49:00Z">
            <w:rPr/>
          </w:rPrChange>
        </w:rPr>
        <w:t>App2</w:t>
      </w:r>
      <w:r>
        <w:rPr>
          <w:rFonts w:ascii="Times New Roman" w:eastAsia="宋体" w:hAnsi="Times New Roman" w:cs="Times New Roman" w:hint="eastAsia"/>
          <w:sz w:val="24"/>
          <w:szCs w:val="24"/>
          <w:rPrChange w:id="5940" w:author="..." w:date="2018-06-12T16:49:00Z">
            <w:rPr>
              <w:rFonts w:hint="eastAsia"/>
            </w:rPr>
          </w:rPrChange>
        </w:rPr>
        <w:t>中</w:t>
      </w:r>
      <w:r>
        <w:rPr>
          <w:rFonts w:ascii="Times New Roman" w:eastAsia="宋体" w:hAnsi="Times New Roman" w:cs="Times New Roman"/>
          <w:sz w:val="24"/>
          <w:szCs w:val="24"/>
          <w:rPrChange w:id="5941" w:author="..." w:date="2018-06-12T16:49:00Z">
            <w:rPr/>
          </w:rPrChange>
        </w:rPr>
        <w:t>FirstActivity</w:t>
      </w:r>
      <w:r>
        <w:rPr>
          <w:rFonts w:ascii="Times New Roman" w:eastAsia="宋体" w:hAnsi="Times New Roman" w:cs="Times New Roman" w:hint="eastAsia"/>
          <w:sz w:val="24"/>
          <w:szCs w:val="24"/>
          <w:rPrChange w:id="5942" w:author="..." w:date="2018-06-12T16:49:00Z">
            <w:rPr>
              <w:rFonts w:hint="eastAsia"/>
            </w:rPr>
          </w:rPrChange>
        </w:rPr>
        <w:t>中的</w:t>
      </w:r>
      <w:r>
        <w:rPr>
          <w:rFonts w:ascii="Times New Roman" w:eastAsia="宋体" w:hAnsi="Times New Roman" w:cs="Times New Roman"/>
          <w:sz w:val="24"/>
          <w:szCs w:val="24"/>
          <w:rPrChange w:id="5943" w:author="..." w:date="2018-06-12T16:49:00Z">
            <w:rPr/>
          </w:rPrChange>
        </w:rPr>
        <w:t>2</w:t>
      </w:r>
      <w:r>
        <w:rPr>
          <w:rFonts w:ascii="Times New Roman" w:eastAsia="宋体" w:hAnsi="Times New Roman" w:cs="Times New Roman" w:hint="eastAsia"/>
          <w:sz w:val="24"/>
          <w:szCs w:val="24"/>
          <w:rPrChange w:id="5944" w:author="..." w:date="2018-06-12T16:49:00Z">
            <w:rPr>
              <w:rFonts w:hint="eastAsia"/>
            </w:rPr>
          </w:rPrChange>
        </w:rPr>
        <w:t>个</w:t>
      </w:r>
      <w:r>
        <w:rPr>
          <w:rFonts w:ascii="Times New Roman" w:eastAsia="宋体" w:hAnsi="Times New Roman" w:cs="Times New Roman"/>
          <w:sz w:val="24"/>
          <w:szCs w:val="24"/>
          <w:rPrChange w:id="5945" w:author="..." w:date="2018-06-12T16:49:00Z">
            <w:rPr/>
          </w:rPrChange>
        </w:rPr>
        <w:t>button</w:t>
      </w:r>
      <w:r>
        <w:rPr>
          <w:rFonts w:ascii="Times New Roman" w:eastAsia="宋体" w:hAnsi="Times New Roman" w:cs="Times New Roman" w:hint="eastAsia"/>
          <w:sz w:val="24"/>
          <w:szCs w:val="24"/>
          <w:rPrChange w:id="5946" w:author="..." w:date="2018-06-12T16:49:00Z">
            <w:rPr>
              <w:rFonts w:hint="eastAsia"/>
            </w:rPr>
          </w:rPrChange>
        </w:rPr>
        <w:t>分别用于启动此</w:t>
      </w:r>
      <w:r>
        <w:rPr>
          <w:rFonts w:ascii="Times New Roman" w:eastAsia="宋体" w:hAnsi="Times New Roman" w:cs="Times New Roman"/>
          <w:sz w:val="24"/>
          <w:szCs w:val="24"/>
          <w:rPrChange w:id="5947" w:author="..." w:date="2018-06-12T16:49:00Z">
            <w:rPr/>
          </w:rPrChange>
        </w:rPr>
        <w:t>app</w:t>
      </w:r>
      <w:r>
        <w:rPr>
          <w:rFonts w:ascii="Times New Roman" w:eastAsia="宋体" w:hAnsi="Times New Roman" w:cs="Times New Roman" w:hint="eastAsia"/>
          <w:sz w:val="24"/>
          <w:szCs w:val="24"/>
          <w:rPrChange w:id="5948" w:author="..." w:date="2018-06-12T16:49:00Z">
            <w:rPr>
              <w:rFonts w:hint="eastAsia"/>
            </w:rPr>
          </w:rPrChange>
        </w:rPr>
        <w:t>中的另外两个</w:t>
      </w:r>
      <w:r>
        <w:rPr>
          <w:rFonts w:ascii="Times New Roman" w:eastAsia="宋体" w:hAnsi="Times New Roman" w:cs="Times New Roman"/>
          <w:sz w:val="24"/>
          <w:szCs w:val="24"/>
          <w:rPrChange w:id="5949" w:author="..." w:date="2018-06-12T16:49:00Z">
            <w:rPr/>
          </w:rPrChange>
        </w:rPr>
        <w:t>activity</w:t>
      </w:r>
      <w:r>
        <w:rPr>
          <w:rFonts w:ascii="Times New Roman" w:eastAsia="宋体" w:hAnsi="Times New Roman" w:cs="Times New Roman" w:hint="eastAsia"/>
          <w:sz w:val="24"/>
          <w:szCs w:val="24"/>
          <w:rPrChange w:id="5950" w:author="..." w:date="2018-06-12T16:49:00Z">
            <w:rPr>
              <w:rFonts w:hint="eastAsia"/>
            </w:rPr>
          </w:rPrChange>
        </w:rPr>
        <w:t>。</w:t>
      </w:r>
    </w:p>
    <w:p w:rsidR="00F76376" w:rsidRDefault="00793F6E">
      <w:pPr>
        <w:spacing w:line="400" w:lineRule="exact"/>
        <w:ind w:firstLineChars="200" w:firstLine="480"/>
        <w:pPrChange w:id="5951" w:author="..." w:date="2018-06-12T12:12:00Z">
          <w:pPr>
            <w:ind w:firstLineChars="200" w:firstLine="420"/>
          </w:pPr>
        </w:pPrChange>
      </w:pPr>
      <w:r>
        <w:rPr>
          <w:rFonts w:ascii="Times New Roman" w:eastAsia="宋体" w:hAnsi="Times New Roman" w:cs="Times New Roman" w:hint="eastAsia"/>
          <w:sz w:val="24"/>
          <w:szCs w:val="24"/>
          <w:rPrChange w:id="5952" w:author="..." w:date="2018-06-12T16:49:00Z">
            <w:rPr>
              <w:rFonts w:hint="eastAsia"/>
            </w:rPr>
          </w:rPrChange>
        </w:rPr>
        <w:t>项目</w:t>
      </w:r>
      <w:r>
        <w:rPr>
          <w:rFonts w:ascii="Times New Roman" w:eastAsia="宋体" w:hAnsi="Times New Roman" w:cs="Times New Roman"/>
          <w:sz w:val="24"/>
          <w:szCs w:val="24"/>
          <w:rPrChange w:id="5953" w:author="..." w:date="2018-06-12T16:49:00Z">
            <w:rPr/>
          </w:rPrChange>
        </w:rPr>
        <w:t>app1</w:t>
      </w:r>
      <w:r>
        <w:rPr>
          <w:rFonts w:ascii="Times New Roman" w:eastAsia="宋体" w:hAnsi="Times New Roman" w:cs="Times New Roman" w:hint="eastAsia"/>
          <w:sz w:val="24"/>
          <w:szCs w:val="24"/>
          <w:rPrChange w:id="5954" w:author="..." w:date="2018-06-12T16:49:00Z">
            <w:rPr>
              <w:rFonts w:hint="eastAsia"/>
            </w:rPr>
          </w:rPrChange>
        </w:rPr>
        <w:t>的</w:t>
      </w:r>
      <w:r>
        <w:rPr>
          <w:rFonts w:ascii="Times New Roman" w:eastAsia="宋体" w:hAnsi="Times New Roman" w:cs="Times New Roman"/>
          <w:sz w:val="24"/>
          <w:szCs w:val="24"/>
          <w:rPrChange w:id="5955" w:author="..." w:date="2018-06-12T16:49:00Z">
            <w:rPr/>
          </w:rPrChange>
        </w:rPr>
        <w:t>activity_first_layout.xml</w:t>
      </w:r>
      <w:r>
        <w:rPr>
          <w:rFonts w:ascii="Times New Roman" w:eastAsia="宋体" w:hAnsi="Times New Roman" w:cs="Times New Roman" w:hint="eastAsia"/>
          <w:sz w:val="24"/>
          <w:szCs w:val="24"/>
          <w:rPrChange w:id="5956" w:author="..." w:date="2018-06-12T16:49:00Z">
            <w:rPr>
              <w:rFonts w:hint="eastAsia"/>
            </w:rPr>
          </w:rPrChange>
        </w:rPr>
        <w:t>添加：</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57" w:author="Windows 用户" w:date="2018-06-12T19:45:00Z">
            <w:rPr/>
          </w:rPrChange>
        </w:rPr>
        <w:pPrChange w:id="5958" w:author="Windows 用户" w:date="2018-06-12T19:45:00Z">
          <w:pPr>
            <w:shd w:val="clear" w:color="auto" w:fill="E7E6E6" w:themeFill="background2"/>
          </w:pPr>
        </w:pPrChange>
      </w:pPr>
      <w:r w:rsidRPr="00E06BA7">
        <w:rPr>
          <w:rFonts w:ascii="Times New Roman" w:eastAsia="宋体" w:hAnsi="Times New Roman"/>
          <w:rPrChange w:id="5959" w:author="Windows 用户" w:date="2018-06-12T19:45:00Z">
            <w:rPr/>
          </w:rPrChange>
        </w:rPr>
        <w:t>&lt;Button</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60" w:author="Windows 用户" w:date="2018-06-12T19:45:00Z">
            <w:rPr/>
          </w:rPrChange>
        </w:rPr>
        <w:pPrChange w:id="5961" w:author="Windows 用户" w:date="2018-06-12T19:45:00Z">
          <w:pPr>
            <w:shd w:val="clear" w:color="auto" w:fill="E7E6E6" w:themeFill="background2"/>
          </w:pPr>
        </w:pPrChange>
      </w:pPr>
      <w:r w:rsidRPr="00E06BA7">
        <w:rPr>
          <w:rFonts w:ascii="Times New Roman" w:eastAsia="宋体" w:hAnsi="Times New Roman"/>
          <w:rPrChange w:id="5962" w:author="Windows 用户" w:date="2018-06-12T19:45:00Z">
            <w:rPr/>
          </w:rPrChange>
        </w:rPr>
        <w:t xml:space="preserve">    android:id="@+id/App2FirstActivity"</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63" w:author="Windows 用户" w:date="2018-06-12T19:45:00Z">
            <w:rPr/>
          </w:rPrChange>
        </w:rPr>
        <w:pPrChange w:id="5964" w:author="Windows 用户" w:date="2018-06-12T19:45:00Z">
          <w:pPr>
            <w:shd w:val="clear" w:color="auto" w:fill="E7E6E6" w:themeFill="background2"/>
          </w:pPr>
        </w:pPrChange>
      </w:pPr>
      <w:r w:rsidRPr="00E06BA7">
        <w:rPr>
          <w:rFonts w:ascii="Times New Roman" w:eastAsia="宋体" w:hAnsi="Times New Roman"/>
          <w:rPrChange w:id="5965" w:author="Windows 用户" w:date="2018-06-12T19:45:00Z">
            <w:rPr/>
          </w:rPrChange>
        </w:rPr>
        <w:t xml:space="preserve">    android:layout_width="match_parent"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66" w:author="Windows 用户" w:date="2018-06-12T19:45:00Z">
            <w:rPr/>
          </w:rPrChange>
        </w:rPr>
        <w:pPrChange w:id="5967" w:author="Windows 用户" w:date="2018-06-12T19:45:00Z">
          <w:pPr>
            <w:shd w:val="clear" w:color="auto" w:fill="E7E6E6" w:themeFill="background2"/>
          </w:pPr>
        </w:pPrChange>
      </w:pPr>
      <w:r w:rsidRPr="00E06BA7">
        <w:rPr>
          <w:rFonts w:ascii="Times New Roman" w:eastAsia="宋体" w:hAnsi="Times New Roman"/>
          <w:rPrChange w:id="5968" w:author="Windows 用户" w:date="2018-06-12T19:45:00Z">
            <w:rPr/>
          </w:rPrChange>
        </w:rPr>
        <w:t xml:space="preserve">    android:layout_height="wrap_content"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69" w:author="Windows 用户" w:date="2018-06-12T19:45:00Z">
            <w:rPr/>
          </w:rPrChange>
        </w:rPr>
        <w:pPrChange w:id="5970" w:author="Windows 用户" w:date="2018-06-12T19:45:00Z">
          <w:pPr>
            <w:shd w:val="clear" w:color="auto" w:fill="E7E6E6" w:themeFill="background2"/>
          </w:pPr>
        </w:pPrChange>
      </w:pPr>
      <w:r w:rsidRPr="00E06BA7">
        <w:rPr>
          <w:rFonts w:ascii="Times New Roman" w:eastAsia="宋体" w:hAnsi="Times New Roman"/>
          <w:rPrChange w:id="5971" w:author="Windows 用户" w:date="2018-06-12T19:45:00Z">
            <w:rPr/>
          </w:rPrChange>
        </w:rPr>
        <w:t xml:space="preserve">    android:text=" App2:FirstActivity"</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72" w:author="Windows 用户" w:date="2018-06-12T19:45:00Z">
            <w:rPr/>
          </w:rPrChange>
        </w:rPr>
        <w:pPrChange w:id="5973" w:author="Windows 用户" w:date="2018-06-12T19:45:00Z">
          <w:pPr>
            <w:shd w:val="clear" w:color="auto" w:fill="E7E6E6" w:themeFill="background2"/>
          </w:pPr>
        </w:pPrChange>
      </w:pPr>
      <w:r w:rsidRPr="00E06BA7">
        <w:rPr>
          <w:rFonts w:ascii="Times New Roman" w:eastAsia="宋体" w:hAnsi="Times New Roman"/>
          <w:rPrChange w:id="5974" w:author="Windows 用户" w:date="2018-06-12T19:45:00Z">
            <w:rPr/>
          </w:rPrChange>
        </w:rPr>
        <w:t xml:space="preserve">    android:textAllCaps="false"/&gt;</w:t>
      </w:r>
    </w:p>
    <w:p w:rsidR="00F76376" w:rsidRPr="00E06BA7"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75" w:author="Windows 用户" w:date="2018-06-12T19:45:00Z">
            <w:rPr/>
          </w:rPrChange>
        </w:rPr>
        <w:pPrChange w:id="5976" w:author="Windows 用户" w:date="2018-06-12T19:45:00Z">
          <w:pPr>
            <w:shd w:val="clear" w:color="auto" w:fill="E7E6E6" w:themeFill="background2"/>
          </w:pPr>
        </w:pPrChange>
      </w:pP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77" w:author="Windows 用户" w:date="2018-06-12T19:45:00Z">
            <w:rPr/>
          </w:rPrChange>
        </w:rPr>
        <w:pPrChange w:id="5978" w:author="Windows 用户" w:date="2018-06-12T19:45:00Z">
          <w:pPr>
            <w:shd w:val="clear" w:color="auto" w:fill="E7E6E6" w:themeFill="background2"/>
          </w:pPr>
        </w:pPrChange>
      </w:pPr>
      <w:r w:rsidRPr="00E06BA7">
        <w:rPr>
          <w:rFonts w:ascii="Times New Roman" w:eastAsia="宋体" w:hAnsi="Times New Roman"/>
          <w:rPrChange w:id="5979" w:author="Windows 用户" w:date="2018-06-12T19:45:00Z">
            <w:rPr/>
          </w:rPrChange>
        </w:rPr>
        <w:t>&lt;Button</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80" w:author="Windows 用户" w:date="2018-06-12T19:45:00Z">
            <w:rPr/>
          </w:rPrChange>
        </w:rPr>
        <w:pPrChange w:id="5981" w:author="Windows 用户" w:date="2018-06-12T19:45:00Z">
          <w:pPr>
            <w:shd w:val="clear" w:color="auto" w:fill="E7E6E6" w:themeFill="background2"/>
          </w:pPr>
        </w:pPrChange>
      </w:pPr>
      <w:r w:rsidRPr="00E06BA7">
        <w:rPr>
          <w:rFonts w:ascii="Times New Roman" w:eastAsia="宋体" w:hAnsi="Times New Roman"/>
          <w:rPrChange w:id="5982" w:author="Windows 用户" w:date="2018-06-12T19:45:00Z">
            <w:rPr/>
          </w:rPrChange>
        </w:rPr>
        <w:t xml:space="preserve">    android:id="@+id/App2SecondActivity"</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83" w:author="Windows 用户" w:date="2018-06-12T19:45:00Z">
            <w:rPr/>
          </w:rPrChange>
        </w:rPr>
        <w:pPrChange w:id="5984" w:author="Windows 用户" w:date="2018-06-12T19:45:00Z">
          <w:pPr>
            <w:shd w:val="clear" w:color="auto" w:fill="E7E6E6" w:themeFill="background2"/>
          </w:pPr>
        </w:pPrChange>
      </w:pPr>
      <w:r w:rsidRPr="00E06BA7">
        <w:rPr>
          <w:rFonts w:ascii="Times New Roman" w:eastAsia="宋体" w:hAnsi="Times New Roman"/>
          <w:rPrChange w:id="5985" w:author="Windows 用户" w:date="2018-06-12T19:45:00Z">
            <w:rPr/>
          </w:rPrChange>
        </w:rPr>
        <w:t xml:space="preserve">    android:layout_width="match_parent"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86" w:author="Windows 用户" w:date="2018-06-12T19:45:00Z">
            <w:rPr/>
          </w:rPrChange>
        </w:rPr>
        <w:pPrChange w:id="5987" w:author="Windows 用户" w:date="2018-06-12T19:45:00Z">
          <w:pPr>
            <w:shd w:val="clear" w:color="auto" w:fill="E7E6E6" w:themeFill="background2"/>
          </w:pPr>
        </w:pPrChange>
      </w:pPr>
      <w:r w:rsidRPr="00E06BA7">
        <w:rPr>
          <w:rFonts w:ascii="Times New Roman" w:eastAsia="宋体" w:hAnsi="Times New Roman"/>
          <w:rPrChange w:id="5988" w:author="Windows 用户" w:date="2018-06-12T19:45:00Z">
            <w:rPr/>
          </w:rPrChange>
        </w:rPr>
        <w:t xml:space="preserve">    android:layout_height="wrap_content"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5989" w:author="Windows 用户" w:date="2018-06-12T19:45:00Z">
            <w:rPr/>
          </w:rPrChange>
        </w:rPr>
        <w:pPrChange w:id="5990" w:author="Windows 用户" w:date="2018-06-12T19:45:00Z">
          <w:pPr>
            <w:shd w:val="clear" w:color="auto" w:fill="E7E6E6" w:themeFill="background2"/>
          </w:pPr>
        </w:pPrChange>
      </w:pPr>
      <w:r w:rsidRPr="00E06BA7">
        <w:rPr>
          <w:rFonts w:ascii="Times New Roman" w:eastAsia="宋体" w:hAnsi="Times New Roman"/>
          <w:rPrChange w:id="5991" w:author="Windows 用户" w:date="2018-06-12T19:45:00Z">
            <w:rPr/>
          </w:rPrChange>
        </w:rPr>
        <w:t xml:space="preserve">    android:text=" App2:SecondActivity"</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5992" w:author="..." w:date="2018-06-12T14:40:00Z"/>
          <w:rFonts w:ascii="Times New Roman" w:eastAsia="宋体" w:hAnsi="Times New Roman"/>
          <w:rPrChange w:id="5993" w:author="Windows 用户" w:date="2018-06-12T19:45:00Z">
            <w:rPr>
              <w:ins w:id="5994" w:author="..." w:date="2018-06-12T14:40:00Z"/>
            </w:rPr>
          </w:rPrChange>
        </w:rPr>
        <w:pPrChange w:id="5995" w:author="Windows 用户" w:date="2018-06-12T19:45:00Z">
          <w:pPr>
            <w:shd w:val="clear" w:color="auto" w:fill="E7E6E6" w:themeFill="background2"/>
            <w:ind w:firstLine="420"/>
          </w:pPr>
        </w:pPrChange>
      </w:pPr>
      <w:r w:rsidRPr="00E06BA7">
        <w:rPr>
          <w:rFonts w:ascii="Times New Roman" w:eastAsia="宋体" w:hAnsi="Times New Roman"/>
          <w:rPrChange w:id="5996" w:author="Windows 用户" w:date="2018-06-12T19:45:00Z">
            <w:rPr/>
          </w:rPrChange>
        </w:rPr>
        <w:t>android:textAllCaps="false"/&gt;</w:t>
      </w:r>
    </w:p>
    <w:p w:rsidR="00F76376" w:rsidRPr="00E06BA7"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ind w:firstLine="420"/>
        <w:rPr>
          <w:del w:id="5997" w:author="..." w:date="2018-06-12T17:51:00Z"/>
          <w:rFonts w:ascii="Times New Roman" w:eastAsia="宋体" w:hAnsi="Times New Roman"/>
          <w:rPrChange w:id="5998" w:author="Windows 用户" w:date="2018-06-12T19:45:00Z">
            <w:rPr>
              <w:del w:id="5999" w:author="..." w:date="2018-06-12T17:51:00Z"/>
            </w:rPr>
          </w:rPrChange>
        </w:rPr>
        <w:pPrChange w:id="6000" w:author="Windows 用户" w:date="2018-06-12T19:45:00Z">
          <w:pPr>
            <w:shd w:val="clear" w:color="auto" w:fill="E7E6E6" w:themeFill="background2"/>
            <w:ind w:firstLine="420"/>
          </w:pPr>
        </w:pPrChange>
      </w:pPr>
    </w:p>
    <w:p w:rsidR="00F76376" w:rsidRPr="00E06BA7"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ind w:firstLine="420"/>
        <w:rPr>
          <w:del w:id="6001" w:author="..." w:date="2018-06-12T17:51:00Z"/>
          <w:rFonts w:ascii="Times New Roman" w:eastAsia="宋体" w:hAnsi="Times New Roman"/>
          <w:rPrChange w:id="6002" w:author="Windows 用户" w:date="2018-06-12T19:45:00Z">
            <w:rPr>
              <w:del w:id="6003" w:author="..." w:date="2018-06-12T17:51:00Z"/>
            </w:rPr>
          </w:rPrChange>
        </w:rPr>
        <w:pPrChange w:id="6004" w:author="Windows 用户" w:date="2018-06-12T19:45:00Z">
          <w:pPr>
            <w:shd w:val="clear" w:color="auto" w:fill="E7E6E6" w:themeFill="background2"/>
            <w:ind w:firstLine="420"/>
          </w:pPr>
        </w:pPrChange>
      </w:pP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05" w:author="Windows 用户" w:date="2018-06-12T19:45:00Z">
            <w:rPr/>
          </w:rPrChange>
        </w:rPr>
        <w:pPrChange w:id="6006" w:author="Windows 用户" w:date="2018-06-12T19:45:00Z">
          <w:pPr>
            <w:shd w:val="clear" w:color="auto" w:fill="E7E6E6" w:themeFill="background2"/>
          </w:pPr>
        </w:pPrChange>
      </w:pPr>
      <w:r w:rsidRPr="00E06BA7">
        <w:rPr>
          <w:rFonts w:ascii="Times New Roman" w:eastAsia="宋体" w:hAnsi="Times New Roman"/>
          <w:rPrChange w:id="6007" w:author="Windows 用户" w:date="2018-06-12T19:45:00Z">
            <w:rPr/>
          </w:rPrChange>
        </w:rPr>
        <w:t>&lt;Button</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08" w:author="Windows 用户" w:date="2018-06-12T19:45:00Z">
            <w:rPr/>
          </w:rPrChange>
        </w:rPr>
        <w:pPrChange w:id="6009" w:author="Windows 用户" w:date="2018-06-12T19:45:00Z">
          <w:pPr>
            <w:shd w:val="clear" w:color="auto" w:fill="E7E6E6" w:themeFill="background2"/>
          </w:pPr>
        </w:pPrChange>
      </w:pPr>
      <w:r w:rsidRPr="00E06BA7">
        <w:rPr>
          <w:rFonts w:ascii="Times New Roman" w:eastAsia="宋体" w:hAnsi="Times New Roman"/>
          <w:rPrChange w:id="6010" w:author="Windows 用户" w:date="2018-06-12T19:45:00Z">
            <w:rPr/>
          </w:rPrChange>
        </w:rPr>
        <w:t xml:space="preserve">    android:id="@+id/App2ThirdActivity"</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11" w:author="Windows 用户" w:date="2018-06-12T19:45:00Z">
            <w:rPr/>
          </w:rPrChange>
        </w:rPr>
        <w:pPrChange w:id="6012" w:author="Windows 用户" w:date="2018-06-12T19:45:00Z">
          <w:pPr>
            <w:shd w:val="clear" w:color="auto" w:fill="E7E6E6" w:themeFill="background2"/>
          </w:pPr>
        </w:pPrChange>
      </w:pPr>
      <w:r w:rsidRPr="00E06BA7">
        <w:rPr>
          <w:rFonts w:ascii="Times New Roman" w:eastAsia="宋体" w:hAnsi="Times New Roman"/>
          <w:rPrChange w:id="6013" w:author="Windows 用户" w:date="2018-06-12T19:45:00Z">
            <w:rPr/>
          </w:rPrChange>
        </w:rPr>
        <w:t xml:space="preserve">    android:layout_width="match_parent"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14" w:author="Windows 用户" w:date="2018-06-12T19:45:00Z">
            <w:rPr/>
          </w:rPrChange>
        </w:rPr>
        <w:pPrChange w:id="6015" w:author="Windows 用户" w:date="2018-06-12T19:45:00Z">
          <w:pPr>
            <w:shd w:val="clear" w:color="auto" w:fill="E7E6E6" w:themeFill="background2"/>
          </w:pPr>
        </w:pPrChange>
      </w:pPr>
      <w:r w:rsidRPr="00E06BA7">
        <w:rPr>
          <w:rFonts w:ascii="Times New Roman" w:eastAsia="宋体" w:hAnsi="Times New Roman"/>
          <w:rPrChange w:id="6016" w:author="Windows 用户" w:date="2018-06-12T19:45:00Z">
            <w:rPr/>
          </w:rPrChange>
        </w:rPr>
        <w:t xml:space="preserve">    android:layout_height="wrap_content"</w:t>
      </w:r>
    </w:p>
    <w:p w:rsidR="00F76376" w:rsidRPr="00E06B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17" w:author="Windows 用户" w:date="2018-06-12T19:45:00Z">
            <w:rPr/>
          </w:rPrChange>
        </w:rPr>
        <w:pPrChange w:id="6018" w:author="Windows 用户" w:date="2018-06-12T19:45:00Z">
          <w:pPr>
            <w:shd w:val="clear" w:color="auto" w:fill="E7E6E6" w:themeFill="background2"/>
          </w:pPr>
        </w:pPrChange>
      </w:pPr>
      <w:r w:rsidRPr="00E06BA7">
        <w:rPr>
          <w:rFonts w:ascii="Times New Roman" w:eastAsia="宋体" w:hAnsi="Times New Roman"/>
          <w:rPrChange w:id="6019" w:author="Windows 用户" w:date="2018-06-12T19:45:00Z">
            <w:rPr/>
          </w:rPrChange>
        </w:rPr>
        <w:t xml:space="preserve">    android:text=" App2:ThirdActivity"</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6020" w:author="Windows 用户" w:date="2018-06-12T19:45:00Z">
          <w:pPr>
            <w:shd w:val="clear" w:color="auto" w:fill="E7E6E6" w:themeFill="background2"/>
          </w:pPr>
        </w:pPrChange>
      </w:pPr>
      <w:r w:rsidRPr="00E06BA7">
        <w:rPr>
          <w:rFonts w:ascii="Times New Roman" w:eastAsia="宋体" w:hAnsi="Times New Roman"/>
          <w:rPrChange w:id="6021" w:author="Windows 用户" w:date="2018-06-12T19:45:00Z">
            <w:rPr/>
          </w:rPrChange>
        </w:rPr>
        <w:t xml:space="preserve">    android:textAllCaps="false"/&gt;</w:t>
      </w:r>
    </w:p>
    <w:p w:rsidR="00F76376" w:rsidRDefault="00F76376">
      <w:pPr>
        <w:rPr>
          <w:del w:id="6022" w:author="..." w:date="2018-06-12T12:12:00Z"/>
        </w:rPr>
      </w:pPr>
    </w:p>
    <w:p w:rsidR="00F76376" w:rsidRPr="00F76376" w:rsidRDefault="00793F6E">
      <w:pPr>
        <w:spacing w:line="400" w:lineRule="exact"/>
        <w:ind w:firstLineChars="200" w:firstLine="480"/>
        <w:rPr>
          <w:rFonts w:ascii="Times New Roman" w:eastAsia="宋体" w:hAnsi="Times New Roman" w:cs="Times New Roman"/>
          <w:sz w:val="24"/>
          <w:szCs w:val="24"/>
          <w:rPrChange w:id="6023" w:author="..." w:date="2018-06-12T12:12:00Z">
            <w:rPr/>
          </w:rPrChange>
        </w:rPr>
        <w:pPrChange w:id="6024" w:author="..." w:date="2018-06-12T12:12:00Z">
          <w:pPr/>
        </w:pPrChange>
      </w:pPr>
      <w:r>
        <w:rPr>
          <w:rFonts w:ascii="Times New Roman" w:eastAsia="宋体" w:hAnsi="Times New Roman" w:cs="Times New Roman" w:hint="eastAsia"/>
          <w:sz w:val="24"/>
          <w:szCs w:val="24"/>
          <w:rPrChange w:id="6025" w:author="..." w:date="2018-06-12T16:49:00Z">
            <w:rPr>
              <w:rFonts w:hint="eastAsia"/>
            </w:rPr>
          </w:rPrChange>
        </w:rPr>
        <w:t>在项目</w:t>
      </w:r>
      <w:r>
        <w:rPr>
          <w:rFonts w:ascii="Times New Roman" w:eastAsia="宋体" w:hAnsi="Times New Roman" w:cs="Times New Roman"/>
          <w:sz w:val="24"/>
          <w:szCs w:val="24"/>
          <w:rPrChange w:id="6026" w:author="..." w:date="2018-06-12T16:49:00Z">
            <w:rPr/>
          </w:rPrChange>
        </w:rPr>
        <w:t>app1</w:t>
      </w:r>
      <w:r>
        <w:rPr>
          <w:rFonts w:ascii="Times New Roman" w:eastAsia="宋体" w:hAnsi="Times New Roman" w:cs="Times New Roman" w:hint="eastAsia"/>
          <w:sz w:val="24"/>
          <w:szCs w:val="24"/>
          <w:rPrChange w:id="6027" w:author="..." w:date="2018-06-12T16:49:00Z">
            <w:rPr>
              <w:rFonts w:hint="eastAsia"/>
            </w:rPr>
          </w:rPrChange>
        </w:rPr>
        <w:t>的</w:t>
      </w:r>
      <w:r>
        <w:rPr>
          <w:rFonts w:ascii="Times New Roman" w:eastAsia="宋体" w:hAnsi="Times New Roman" w:cs="Times New Roman"/>
          <w:sz w:val="24"/>
          <w:szCs w:val="24"/>
          <w:rPrChange w:id="6028" w:author="..." w:date="2018-06-12T16:49:00Z">
            <w:rPr/>
          </w:rPrChange>
        </w:rPr>
        <w:t>FirstActivity</w:t>
      </w:r>
      <w:r>
        <w:rPr>
          <w:rFonts w:ascii="Times New Roman" w:eastAsia="宋体" w:hAnsi="Times New Roman" w:cs="Times New Roman" w:hint="eastAsia"/>
          <w:sz w:val="24"/>
          <w:szCs w:val="24"/>
          <w:rPrChange w:id="6029" w:author="..." w:date="2018-06-12T16:49:00Z">
            <w:rPr>
              <w:rFonts w:hint="eastAsia"/>
            </w:rPr>
          </w:rPrChange>
        </w:rPr>
        <w:t>中</w:t>
      </w:r>
      <w:r>
        <w:rPr>
          <w:rFonts w:ascii="Times New Roman" w:eastAsia="宋体" w:hAnsi="Times New Roman" w:cs="Times New Roman"/>
          <w:sz w:val="24"/>
          <w:szCs w:val="24"/>
          <w:rPrChange w:id="6030" w:author="..." w:date="2018-06-12T16:49:00Z">
            <w:rPr/>
          </w:rPrChange>
        </w:rPr>
        <w:t>onCreate</w:t>
      </w:r>
      <w:r>
        <w:rPr>
          <w:rFonts w:ascii="Times New Roman" w:eastAsia="宋体" w:hAnsi="Times New Roman" w:cs="Times New Roman" w:hint="eastAsia"/>
          <w:sz w:val="24"/>
          <w:szCs w:val="24"/>
          <w:rPrChange w:id="6031" w:author="..." w:date="2018-06-12T16:49:00Z">
            <w:rPr>
              <w:rFonts w:hint="eastAsia"/>
            </w:rPr>
          </w:rPrChange>
        </w:rPr>
        <w:t>函数添加</w:t>
      </w:r>
      <w:r>
        <w:rPr>
          <w:rFonts w:ascii="Times New Roman" w:eastAsia="宋体" w:hAnsi="Times New Roman" w:cs="Times New Roman"/>
          <w:sz w:val="24"/>
          <w:szCs w:val="24"/>
          <w:rPrChange w:id="6032" w:author="..." w:date="2018-06-12T16:49:00Z">
            <w:rPr/>
          </w:rPrChange>
        </w:rPr>
        <w:t>button</w:t>
      </w:r>
      <w:r>
        <w:rPr>
          <w:rFonts w:ascii="Times New Roman" w:eastAsia="宋体" w:hAnsi="Times New Roman" w:cs="Times New Roman" w:hint="eastAsia"/>
          <w:sz w:val="24"/>
          <w:szCs w:val="24"/>
          <w:rPrChange w:id="6033" w:author="..." w:date="2018-06-12T16:49:00Z">
            <w:rPr>
              <w:rFonts w:hint="eastAsia"/>
            </w:rPr>
          </w:rPrChange>
        </w:rPr>
        <w:t>的监听器：</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34" w:author="Windows 用户" w:date="2018-06-12T19:45:00Z">
            <w:rPr/>
          </w:rPrChange>
        </w:rPr>
        <w:pPrChange w:id="6035" w:author="Windows 用户" w:date="2018-06-12T19:45:00Z">
          <w:pPr>
            <w:shd w:val="clear" w:color="auto" w:fill="E7E6E6" w:themeFill="background2"/>
          </w:pPr>
        </w:pPrChange>
      </w:pPr>
      <w:r w:rsidRPr="004E5FA9">
        <w:rPr>
          <w:rFonts w:ascii="Times New Roman" w:eastAsia="宋体" w:hAnsi="Times New Roman"/>
          <w:rPrChange w:id="6036" w:author="Windows 用户" w:date="2018-06-12T19:45:00Z">
            <w:rPr/>
          </w:rPrChange>
        </w:rPr>
        <w:t>Button button_app2_first_activity = (Button)findViewById(R.id.App2FirstActivity);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37" w:author="Windows 用户" w:date="2018-06-12T19:45:00Z">
            <w:rPr/>
          </w:rPrChange>
        </w:rPr>
        <w:pPrChange w:id="6038" w:author="Windows 用户" w:date="2018-06-12T19:45:00Z">
          <w:pPr>
            <w:shd w:val="clear" w:color="auto" w:fill="E7E6E6" w:themeFill="background2"/>
          </w:pPr>
        </w:pPrChange>
      </w:pPr>
      <w:r w:rsidRPr="004E5FA9">
        <w:rPr>
          <w:rFonts w:ascii="Times New Roman" w:eastAsia="宋体" w:hAnsi="Times New Roman"/>
          <w:rPrChange w:id="6039" w:author="Windows 用户" w:date="2018-06-12T19:45:00Z">
            <w:rPr/>
          </w:rPrChange>
        </w:rPr>
        <w:t>button_app2_first_activity.setOnClickListener(new View.OnClickListener()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40" w:author="Windows 用户" w:date="2018-06-12T19:45:00Z">
            <w:rPr/>
          </w:rPrChange>
        </w:rPr>
        <w:pPrChange w:id="6041" w:author="Windows 用户" w:date="2018-06-12T19:45:00Z">
          <w:pPr>
            <w:shd w:val="clear" w:color="auto" w:fill="E7E6E6" w:themeFill="background2"/>
          </w:pPr>
        </w:pPrChange>
      </w:pPr>
      <w:r w:rsidRPr="004E5FA9">
        <w:rPr>
          <w:rFonts w:ascii="Times New Roman" w:eastAsia="宋体" w:hAnsi="Times New Roman"/>
          <w:rPrChange w:id="6042" w:author="Windows 用户" w:date="2018-06-12T19:45:00Z">
            <w:rPr/>
          </w:rPrChange>
        </w:rPr>
        <w:t xml:space="preserve">    @Override</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43" w:author="Windows 用户" w:date="2018-06-12T19:45:00Z">
            <w:rPr/>
          </w:rPrChange>
        </w:rPr>
        <w:pPrChange w:id="6044" w:author="Windows 用户" w:date="2018-06-12T19:45:00Z">
          <w:pPr>
            <w:shd w:val="clear" w:color="auto" w:fill="E7E6E6" w:themeFill="background2"/>
          </w:pPr>
        </w:pPrChange>
      </w:pPr>
      <w:r w:rsidRPr="004E5FA9">
        <w:rPr>
          <w:rFonts w:ascii="Times New Roman" w:eastAsia="宋体" w:hAnsi="Times New Roman"/>
          <w:rPrChange w:id="6045" w:author="Windows 用户" w:date="2018-06-12T19:45:00Z">
            <w:rPr/>
          </w:rPrChange>
        </w:rPr>
        <w:t xml:space="preserve">    public void onClick(View v)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46" w:author="Windows 用户" w:date="2018-06-12T19:45:00Z">
            <w:rPr/>
          </w:rPrChange>
        </w:rPr>
        <w:pPrChange w:id="6047" w:author="Windows 用户" w:date="2018-06-12T19:45:00Z">
          <w:pPr>
            <w:shd w:val="clear" w:color="auto" w:fill="E7E6E6" w:themeFill="background2"/>
          </w:pPr>
        </w:pPrChange>
      </w:pPr>
      <w:r w:rsidRPr="004E5FA9">
        <w:rPr>
          <w:rFonts w:ascii="Times New Roman" w:eastAsia="宋体" w:hAnsi="Times New Roman"/>
          <w:rPrChange w:id="6048" w:author="Windows 用户" w:date="2018-06-12T19:45:00Z">
            <w:rPr/>
          </w:rPrChange>
        </w:rPr>
        <w:t xml:space="preserve">        Intent intent = new 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49" w:author="Windows 用户" w:date="2018-06-12T19:45:00Z">
            <w:rPr/>
          </w:rPrChange>
        </w:rPr>
        <w:pPrChange w:id="6050" w:author="Windows 用户" w:date="2018-06-12T19:45:00Z">
          <w:pPr>
            <w:shd w:val="clear" w:color="auto" w:fill="E7E6E6" w:themeFill="background2"/>
          </w:pPr>
        </w:pPrChange>
      </w:pPr>
      <w:r w:rsidRPr="004E5FA9">
        <w:rPr>
          <w:rFonts w:ascii="Times New Roman" w:eastAsia="宋体" w:hAnsi="Times New Roman"/>
          <w:rPrChange w:id="6051" w:author="Windows 用户" w:date="2018-06-12T19:45:00Z">
            <w:rPr/>
          </w:rPrChange>
        </w:rPr>
        <w:lastRenderedPageBreak/>
        <w:t xml:space="preserve">        intent.setClassName("com.demo.app2",</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52" w:author="Windows 用户" w:date="2018-06-12T19:45:00Z">
            <w:rPr/>
          </w:rPrChange>
        </w:rPr>
        <w:pPrChange w:id="6053" w:author="Windows 用户" w:date="2018-06-12T19:45:00Z">
          <w:pPr>
            <w:shd w:val="clear" w:color="auto" w:fill="E7E6E6" w:themeFill="background2"/>
          </w:pPr>
        </w:pPrChange>
      </w:pPr>
      <w:r w:rsidRPr="004E5FA9">
        <w:rPr>
          <w:rFonts w:ascii="Times New Roman" w:eastAsia="宋体" w:hAnsi="Times New Roman"/>
          <w:rPrChange w:id="6054" w:author="Windows 用户" w:date="2018-06-12T19:45:00Z">
            <w:rPr/>
          </w:rPrChange>
        </w:rPr>
        <w:t>"com.demo.app2.FirstActivity");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55" w:author="Windows 用户" w:date="2018-06-12T19:45:00Z">
            <w:rPr/>
          </w:rPrChange>
        </w:rPr>
        <w:pPrChange w:id="6056" w:author="Windows 用户" w:date="2018-06-12T19:45:00Z">
          <w:pPr>
            <w:shd w:val="clear" w:color="auto" w:fill="E7E6E6" w:themeFill="background2"/>
          </w:pPr>
        </w:pPrChange>
      </w:pPr>
      <w:r w:rsidRPr="004E5FA9">
        <w:rPr>
          <w:rFonts w:ascii="Times New Roman" w:eastAsia="宋体" w:hAnsi="Times New Roman"/>
          <w:rPrChange w:id="6057" w:author="Windows 用户" w:date="2018-06-12T19:45:00Z">
            <w:rPr/>
          </w:rPrChange>
        </w:rPr>
        <w:t xml:space="preserve">        startActivity(intent);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58" w:author="Windows 用户" w:date="2018-06-12T19:45:00Z">
            <w:rPr/>
          </w:rPrChange>
        </w:rPr>
        <w:pPrChange w:id="6059" w:author="Windows 用户" w:date="2018-06-12T19:45:00Z">
          <w:pPr>
            <w:shd w:val="clear" w:color="auto" w:fill="E7E6E6" w:themeFill="background2"/>
          </w:pPr>
        </w:pPrChange>
      </w:pPr>
      <w:r w:rsidRPr="004E5FA9">
        <w:rPr>
          <w:rFonts w:ascii="Times New Roman" w:eastAsia="宋体" w:hAnsi="Times New Roman"/>
          <w:rPrChange w:id="6060" w:author="Windows 用户" w:date="2018-06-12T19:45:00Z">
            <w:rPr/>
          </w:rPrChange>
        </w:rPr>
        <w:t xml:space="preserve">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61" w:author="Windows 用户" w:date="2018-06-12T19:45:00Z">
            <w:rPr/>
          </w:rPrChange>
        </w:rPr>
        <w:pPrChange w:id="6062" w:author="Windows 用户" w:date="2018-06-12T19:45:00Z">
          <w:pPr>
            <w:shd w:val="clear" w:color="auto" w:fill="E7E6E6" w:themeFill="background2"/>
          </w:pPr>
        </w:pPrChange>
      </w:pPr>
      <w:r w:rsidRPr="004E5FA9">
        <w:rPr>
          <w:rFonts w:ascii="Times New Roman" w:eastAsia="宋体" w:hAnsi="Times New Roman"/>
          <w:rPrChange w:id="6063" w:author="Windows 用户" w:date="2018-06-12T19:45:00Z">
            <w:rPr/>
          </w:rPrChange>
        </w:rPr>
        <w:t>});</w:t>
      </w:r>
    </w:p>
    <w:p w:rsidR="00F76376" w:rsidRPr="004E5FA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64" w:author="Windows 用户" w:date="2018-06-12T19:45:00Z">
            <w:rPr/>
          </w:rPrChange>
        </w:rPr>
        <w:pPrChange w:id="6065" w:author="Windows 用户" w:date="2018-06-12T19:45:00Z">
          <w:pPr>
            <w:shd w:val="clear" w:color="auto" w:fill="E7E6E6" w:themeFill="background2"/>
          </w:pPr>
        </w:pPrChange>
      </w:pP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66" w:author="Windows 用户" w:date="2018-06-12T19:45:00Z">
            <w:rPr/>
          </w:rPrChange>
        </w:rPr>
        <w:pPrChange w:id="6067" w:author="Windows 用户" w:date="2018-06-12T19:45:00Z">
          <w:pPr>
            <w:shd w:val="clear" w:color="auto" w:fill="E7E6E6" w:themeFill="background2"/>
          </w:pPr>
        </w:pPrChange>
      </w:pPr>
      <w:r w:rsidRPr="004E5FA9">
        <w:rPr>
          <w:rFonts w:ascii="Times New Roman" w:eastAsia="宋体" w:hAnsi="Times New Roman"/>
          <w:rPrChange w:id="6068" w:author="Windows 用户" w:date="2018-06-12T19:45:00Z">
            <w:rPr/>
          </w:rPrChange>
        </w:rPr>
        <w:t>Button button_app2_second_activity = (Button)findViewById(R.id.App2SecondActivity);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69" w:author="Windows 用户" w:date="2018-06-12T19:45:00Z">
            <w:rPr/>
          </w:rPrChange>
        </w:rPr>
        <w:pPrChange w:id="6070" w:author="Windows 用户" w:date="2018-06-12T19:45:00Z">
          <w:pPr>
            <w:shd w:val="clear" w:color="auto" w:fill="E7E6E6" w:themeFill="background2"/>
          </w:pPr>
        </w:pPrChange>
      </w:pPr>
      <w:r w:rsidRPr="004E5FA9">
        <w:rPr>
          <w:rFonts w:ascii="Times New Roman" w:eastAsia="宋体" w:hAnsi="Times New Roman"/>
          <w:rPrChange w:id="6071" w:author="Windows 用户" w:date="2018-06-12T19:45:00Z">
            <w:rPr/>
          </w:rPrChange>
        </w:rPr>
        <w:t>button_app2_second_activity.setOnClickListener(new View.OnClickListener()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72" w:author="Windows 用户" w:date="2018-06-12T19:45:00Z">
            <w:rPr/>
          </w:rPrChange>
        </w:rPr>
        <w:pPrChange w:id="6073" w:author="Windows 用户" w:date="2018-06-12T19:45:00Z">
          <w:pPr>
            <w:shd w:val="clear" w:color="auto" w:fill="E7E6E6" w:themeFill="background2"/>
          </w:pPr>
        </w:pPrChange>
      </w:pPr>
      <w:r w:rsidRPr="004E5FA9">
        <w:rPr>
          <w:rFonts w:ascii="Times New Roman" w:eastAsia="宋体" w:hAnsi="Times New Roman"/>
          <w:rPrChange w:id="6074" w:author="Windows 用户" w:date="2018-06-12T19:45:00Z">
            <w:rPr/>
          </w:rPrChange>
        </w:rPr>
        <w:t xml:space="preserve">    @Override</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75" w:author="Windows 用户" w:date="2018-06-12T19:45:00Z">
            <w:rPr/>
          </w:rPrChange>
        </w:rPr>
        <w:pPrChange w:id="6076" w:author="Windows 用户" w:date="2018-06-12T19:45:00Z">
          <w:pPr>
            <w:shd w:val="clear" w:color="auto" w:fill="E7E6E6" w:themeFill="background2"/>
          </w:pPr>
        </w:pPrChange>
      </w:pPr>
      <w:r w:rsidRPr="004E5FA9">
        <w:rPr>
          <w:rFonts w:ascii="Times New Roman" w:eastAsia="宋体" w:hAnsi="Times New Roman"/>
          <w:rPrChange w:id="6077" w:author="Windows 用户" w:date="2018-06-12T19:45:00Z">
            <w:rPr/>
          </w:rPrChange>
        </w:rPr>
        <w:t xml:space="preserve">    public void onClick(View v)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78" w:author="Windows 用户" w:date="2018-06-12T19:45:00Z">
            <w:rPr/>
          </w:rPrChange>
        </w:rPr>
        <w:pPrChange w:id="6079" w:author="Windows 用户" w:date="2018-06-12T19:45:00Z">
          <w:pPr>
            <w:shd w:val="clear" w:color="auto" w:fill="E7E6E6" w:themeFill="background2"/>
          </w:pPr>
        </w:pPrChange>
      </w:pPr>
      <w:r w:rsidRPr="004E5FA9">
        <w:rPr>
          <w:rFonts w:ascii="Times New Roman" w:eastAsia="宋体" w:hAnsi="Times New Roman"/>
          <w:rPrChange w:id="6080" w:author="Windows 用户" w:date="2018-06-12T19:45:00Z">
            <w:rPr/>
          </w:rPrChange>
        </w:rPr>
        <w:t xml:space="preserve">        Intent intent = new 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81" w:author="Windows 用户" w:date="2018-06-12T19:45:00Z">
            <w:rPr/>
          </w:rPrChange>
        </w:rPr>
        <w:pPrChange w:id="6082" w:author="Windows 用户" w:date="2018-06-12T19:45:00Z">
          <w:pPr>
            <w:shd w:val="clear" w:color="auto" w:fill="E7E6E6" w:themeFill="background2"/>
          </w:pPr>
        </w:pPrChange>
      </w:pPr>
      <w:r w:rsidRPr="004E5FA9">
        <w:rPr>
          <w:rFonts w:ascii="Times New Roman" w:eastAsia="宋体" w:hAnsi="Times New Roman"/>
          <w:rPrChange w:id="6083" w:author="Windows 用户" w:date="2018-06-12T19:45:00Z">
            <w:rPr/>
          </w:rPrChange>
        </w:rPr>
        <w:t xml:space="preserve">        intent.setClassName("com.demo.app2",</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84" w:author="Windows 用户" w:date="2018-06-12T19:45:00Z">
            <w:rPr/>
          </w:rPrChange>
        </w:rPr>
        <w:pPrChange w:id="6085" w:author="Windows 用户" w:date="2018-06-12T19:45:00Z">
          <w:pPr>
            <w:shd w:val="clear" w:color="auto" w:fill="E7E6E6" w:themeFill="background2"/>
          </w:pPr>
        </w:pPrChange>
      </w:pPr>
      <w:r w:rsidRPr="004E5FA9">
        <w:rPr>
          <w:rFonts w:ascii="Times New Roman" w:eastAsia="宋体" w:hAnsi="Times New Roman"/>
          <w:rPrChange w:id="6086" w:author="Windows 用户" w:date="2018-06-12T19:45:00Z">
            <w:rPr/>
          </w:rPrChange>
        </w:rPr>
        <w:t>"com.demo.app2.SecondActivity");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87" w:author="Windows 用户" w:date="2018-06-12T19:45:00Z">
            <w:rPr/>
          </w:rPrChange>
        </w:rPr>
        <w:pPrChange w:id="6088" w:author="Windows 用户" w:date="2018-06-12T19:45:00Z">
          <w:pPr>
            <w:shd w:val="clear" w:color="auto" w:fill="E7E6E6" w:themeFill="background2"/>
          </w:pPr>
        </w:pPrChange>
      </w:pPr>
      <w:r w:rsidRPr="004E5FA9">
        <w:rPr>
          <w:rFonts w:ascii="Times New Roman" w:eastAsia="宋体" w:hAnsi="Times New Roman"/>
          <w:rPrChange w:id="6089" w:author="Windows 用户" w:date="2018-06-12T19:45:00Z">
            <w:rPr/>
          </w:rPrChange>
        </w:rPr>
        <w:t xml:space="preserve">        startActivity(intent);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90" w:author="Windows 用户" w:date="2018-06-12T19:45:00Z">
            <w:rPr/>
          </w:rPrChange>
        </w:rPr>
        <w:pPrChange w:id="6091" w:author="Windows 用户" w:date="2018-06-12T19:45:00Z">
          <w:pPr>
            <w:shd w:val="clear" w:color="auto" w:fill="E7E6E6" w:themeFill="background2"/>
          </w:pPr>
        </w:pPrChange>
      </w:pPr>
      <w:r w:rsidRPr="004E5FA9">
        <w:rPr>
          <w:rFonts w:ascii="Times New Roman" w:eastAsia="宋体" w:hAnsi="Times New Roman"/>
          <w:rPrChange w:id="6092" w:author="Windows 用户" w:date="2018-06-12T19:45:00Z">
            <w:rPr/>
          </w:rPrChange>
        </w:rPr>
        <w:t xml:space="preserve">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93" w:author="Windows 用户" w:date="2018-06-12T19:45:00Z">
            <w:rPr/>
          </w:rPrChange>
        </w:rPr>
        <w:pPrChange w:id="6094" w:author="Windows 用户" w:date="2018-06-12T19:45:00Z">
          <w:pPr>
            <w:shd w:val="clear" w:color="auto" w:fill="E7E6E6" w:themeFill="background2"/>
          </w:pPr>
        </w:pPrChange>
      </w:pPr>
      <w:r w:rsidRPr="004E5FA9">
        <w:rPr>
          <w:rFonts w:ascii="Times New Roman" w:eastAsia="宋体" w:hAnsi="Times New Roman"/>
          <w:rPrChange w:id="6095" w:author="Windows 用户" w:date="2018-06-12T19:45:00Z">
            <w:rPr/>
          </w:rPrChange>
        </w:rPr>
        <w:t>});</w:t>
      </w:r>
    </w:p>
    <w:p w:rsidR="00F76376" w:rsidRPr="004E5FA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96" w:author="Windows 用户" w:date="2018-06-12T19:45:00Z">
            <w:rPr/>
          </w:rPrChange>
        </w:rPr>
        <w:pPrChange w:id="6097" w:author="Windows 用户" w:date="2018-06-12T19:45:00Z">
          <w:pPr>
            <w:shd w:val="clear" w:color="auto" w:fill="E7E6E6" w:themeFill="background2"/>
          </w:pPr>
        </w:pPrChange>
      </w:pP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098" w:author="Windows 用户" w:date="2018-06-12T19:45:00Z">
            <w:rPr/>
          </w:rPrChange>
        </w:rPr>
        <w:pPrChange w:id="6099" w:author="Windows 用户" w:date="2018-06-12T19:45:00Z">
          <w:pPr>
            <w:shd w:val="clear" w:color="auto" w:fill="E7E6E6" w:themeFill="background2"/>
          </w:pPr>
        </w:pPrChange>
      </w:pPr>
      <w:r w:rsidRPr="004E5FA9">
        <w:rPr>
          <w:rFonts w:ascii="Times New Roman" w:eastAsia="宋体" w:hAnsi="Times New Roman"/>
          <w:rPrChange w:id="6100" w:author="Windows 用户" w:date="2018-06-12T19:45:00Z">
            <w:rPr/>
          </w:rPrChange>
        </w:rPr>
        <w:t>Button button_app2_third_activity = (Button)findViewById(R.id.App2ThirdActivity);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01" w:author="Windows 用户" w:date="2018-06-12T19:45:00Z">
            <w:rPr/>
          </w:rPrChange>
        </w:rPr>
        <w:pPrChange w:id="6102" w:author="Windows 用户" w:date="2018-06-12T19:45:00Z">
          <w:pPr>
            <w:shd w:val="clear" w:color="auto" w:fill="E7E6E6" w:themeFill="background2"/>
          </w:pPr>
        </w:pPrChange>
      </w:pPr>
      <w:r w:rsidRPr="004E5FA9">
        <w:rPr>
          <w:rFonts w:ascii="Times New Roman" w:eastAsia="宋体" w:hAnsi="Times New Roman"/>
          <w:rPrChange w:id="6103" w:author="Windows 用户" w:date="2018-06-12T19:45:00Z">
            <w:rPr/>
          </w:rPrChange>
        </w:rPr>
        <w:t>button_app2_third_activity.setOnClickListener(new View.OnClickListener()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04" w:author="Windows 用户" w:date="2018-06-12T19:45:00Z">
            <w:rPr/>
          </w:rPrChange>
        </w:rPr>
        <w:pPrChange w:id="6105" w:author="Windows 用户" w:date="2018-06-12T19:45:00Z">
          <w:pPr>
            <w:shd w:val="clear" w:color="auto" w:fill="E7E6E6" w:themeFill="background2"/>
          </w:pPr>
        </w:pPrChange>
      </w:pPr>
      <w:r w:rsidRPr="004E5FA9">
        <w:rPr>
          <w:rFonts w:ascii="Times New Roman" w:eastAsia="宋体" w:hAnsi="Times New Roman"/>
          <w:rPrChange w:id="6106" w:author="Windows 用户" w:date="2018-06-12T19:45:00Z">
            <w:rPr/>
          </w:rPrChange>
        </w:rPr>
        <w:t xml:space="preserve">    @Override</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07" w:author="Windows 用户" w:date="2018-06-12T19:45:00Z">
            <w:rPr/>
          </w:rPrChange>
        </w:rPr>
        <w:pPrChange w:id="6108" w:author="Windows 用户" w:date="2018-06-12T19:45:00Z">
          <w:pPr>
            <w:shd w:val="clear" w:color="auto" w:fill="E7E6E6" w:themeFill="background2"/>
          </w:pPr>
        </w:pPrChange>
      </w:pPr>
      <w:r w:rsidRPr="004E5FA9">
        <w:rPr>
          <w:rFonts w:ascii="Times New Roman" w:eastAsia="宋体" w:hAnsi="Times New Roman"/>
          <w:rPrChange w:id="6109" w:author="Windows 用户" w:date="2018-06-12T19:45:00Z">
            <w:rPr/>
          </w:rPrChange>
        </w:rPr>
        <w:t xml:space="preserve">    public void onClick(View v)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10" w:author="Windows 用户" w:date="2018-06-12T19:45:00Z">
            <w:rPr/>
          </w:rPrChange>
        </w:rPr>
        <w:pPrChange w:id="6111" w:author="Windows 用户" w:date="2018-06-12T19:45:00Z">
          <w:pPr>
            <w:shd w:val="clear" w:color="auto" w:fill="E7E6E6" w:themeFill="background2"/>
          </w:pPr>
        </w:pPrChange>
      </w:pPr>
      <w:r w:rsidRPr="004E5FA9">
        <w:rPr>
          <w:rFonts w:ascii="Times New Roman" w:eastAsia="宋体" w:hAnsi="Times New Roman"/>
          <w:rPrChange w:id="6112" w:author="Windows 用户" w:date="2018-06-12T19:45:00Z">
            <w:rPr/>
          </w:rPrChange>
        </w:rPr>
        <w:t xml:space="preserve">        Intent intent = new 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13" w:author="Windows 用户" w:date="2018-06-12T19:45:00Z">
            <w:rPr/>
          </w:rPrChange>
        </w:rPr>
        <w:pPrChange w:id="6114" w:author="Windows 用户" w:date="2018-06-12T19:45:00Z">
          <w:pPr>
            <w:shd w:val="clear" w:color="auto" w:fill="E7E6E6" w:themeFill="background2"/>
          </w:pPr>
        </w:pPrChange>
      </w:pPr>
      <w:r w:rsidRPr="004E5FA9">
        <w:rPr>
          <w:rFonts w:ascii="Times New Roman" w:eastAsia="宋体" w:hAnsi="Times New Roman"/>
          <w:rPrChange w:id="6115" w:author="Windows 用户" w:date="2018-06-12T19:45:00Z">
            <w:rPr/>
          </w:rPrChange>
        </w:rPr>
        <w:t xml:space="preserve">        intent.setClassName("com.demo.app2",</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16" w:author="Windows 用户" w:date="2018-06-12T19:45:00Z">
            <w:rPr/>
          </w:rPrChange>
        </w:rPr>
        <w:pPrChange w:id="6117" w:author="Windows 用户" w:date="2018-06-12T19:45:00Z">
          <w:pPr>
            <w:shd w:val="clear" w:color="auto" w:fill="E7E6E6" w:themeFill="background2"/>
          </w:pPr>
        </w:pPrChange>
      </w:pPr>
      <w:r w:rsidRPr="004E5FA9">
        <w:rPr>
          <w:rFonts w:ascii="Times New Roman" w:eastAsia="宋体" w:hAnsi="Times New Roman"/>
          <w:rPrChange w:id="6118" w:author="Windows 用户" w:date="2018-06-12T19:45:00Z">
            <w:rPr/>
          </w:rPrChange>
        </w:rPr>
        <w:t>"com.demo.app2.ThirdActivity");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19" w:author="Windows 用户" w:date="2018-06-12T19:45:00Z">
            <w:rPr/>
          </w:rPrChange>
        </w:rPr>
        <w:pPrChange w:id="6120" w:author="Windows 用户" w:date="2018-06-12T19:45:00Z">
          <w:pPr>
            <w:shd w:val="clear" w:color="auto" w:fill="E7E6E6" w:themeFill="background2"/>
          </w:pPr>
        </w:pPrChange>
      </w:pPr>
      <w:r w:rsidRPr="004E5FA9">
        <w:rPr>
          <w:rFonts w:ascii="Times New Roman" w:eastAsia="宋体" w:hAnsi="Times New Roman"/>
          <w:rPrChange w:id="6121" w:author="Windows 用户" w:date="2018-06-12T19:45:00Z">
            <w:rPr/>
          </w:rPrChange>
        </w:rPr>
        <w:t xml:space="preserve">        startActivity(intent);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22" w:author="Windows 用户" w:date="2018-06-12T19:45:00Z">
            <w:rPr/>
          </w:rPrChange>
        </w:rPr>
        <w:pPrChange w:id="6123" w:author="Windows 用户" w:date="2018-06-12T19:45:00Z">
          <w:pPr>
            <w:shd w:val="clear" w:color="auto" w:fill="E7E6E6" w:themeFill="background2"/>
          </w:pPr>
        </w:pPrChange>
      </w:pPr>
      <w:r w:rsidRPr="004E5FA9">
        <w:rPr>
          <w:rFonts w:ascii="Times New Roman" w:eastAsia="宋体" w:hAnsi="Times New Roman"/>
          <w:rPrChange w:id="6124" w:author="Windows 用户" w:date="2018-06-12T19:45:00Z">
            <w:rPr/>
          </w:rPrChange>
        </w:rPr>
        <w:t xml:space="preserve">    }</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6125" w:author="Windows 用户" w:date="2018-06-12T19:45:00Z">
          <w:pPr>
            <w:shd w:val="clear" w:color="auto" w:fill="E7E6E6" w:themeFill="background2"/>
          </w:pPr>
        </w:pPrChange>
      </w:pPr>
      <w:r w:rsidRPr="004E5FA9">
        <w:rPr>
          <w:rFonts w:ascii="Times New Roman" w:eastAsia="宋体" w:hAnsi="Times New Roman"/>
          <w:rPrChange w:id="6126" w:author="Windows 用户" w:date="2018-06-12T19:45:00Z">
            <w:rPr/>
          </w:rPrChange>
        </w:rPr>
        <w:t>});</w:t>
      </w:r>
    </w:p>
    <w:p w:rsidR="00F76376" w:rsidRDefault="00F76376">
      <w:pPr>
        <w:rPr>
          <w:del w:id="6127" w:author="..." w:date="2018-06-12T12:13:00Z"/>
        </w:rPr>
      </w:pPr>
    </w:p>
    <w:p w:rsidR="00F76376" w:rsidRPr="00F76376" w:rsidRDefault="00793F6E">
      <w:pPr>
        <w:spacing w:line="400" w:lineRule="exact"/>
        <w:ind w:firstLineChars="200" w:firstLine="480"/>
        <w:rPr>
          <w:rFonts w:ascii="Times New Roman" w:eastAsia="宋体" w:hAnsi="Times New Roman" w:cs="Times New Roman"/>
          <w:sz w:val="24"/>
          <w:szCs w:val="24"/>
          <w:rPrChange w:id="6128" w:author="..." w:date="2018-06-12T12:13:00Z">
            <w:rPr/>
          </w:rPrChange>
        </w:rPr>
        <w:pPrChange w:id="6129" w:author="..." w:date="2018-06-12T12:13:00Z">
          <w:pPr/>
        </w:pPrChange>
      </w:pPr>
      <w:r>
        <w:rPr>
          <w:rFonts w:ascii="Times New Roman" w:eastAsia="宋体" w:hAnsi="Times New Roman" w:cs="Times New Roman" w:hint="eastAsia"/>
          <w:sz w:val="24"/>
          <w:szCs w:val="24"/>
          <w:rPrChange w:id="6130" w:author="..." w:date="2018-06-12T16:49:00Z">
            <w:rPr>
              <w:rFonts w:hint="eastAsia"/>
            </w:rPr>
          </w:rPrChange>
        </w:rPr>
        <w:t>项目</w:t>
      </w:r>
      <w:r>
        <w:rPr>
          <w:rFonts w:ascii="Times New Roman" w:eastAsia="宋体" w:hAnsi="Times New Roman" w:cs="Times New Roman"/>
          <w:sz w:val="24"/>
          <w:szCs w:val="24"/>
          <w:rPrChange w:id="6131" w:author="..." w:date="2018-06-12T16:49:00Z">
            <w:rPr/>
          </w:rPrChange>
        </w:rPr>
        <w:t>app2</w:t>
      </w:r>
      <w:r>
        <w:rPr>
          <w:rFonts w:ascii="Times New Roman" w:eastAsia="宋体" w:hAnsi="Times New Roman" w:cs="Times New Roman" w:hint="eastAsia"/>
          <w:sz w:val="24"/>
          <w:szCs w:val="24"/>
          <w:rPrChange w:id="6132" w:author="..." w:date="2018-06-12T16:49:00Z">
            <w:rPr>
              <w:rFonts w:hint="eastAsia"/>
            </w:rPr>
          </w:rPrChange>
        </w:rPr>
        <w:t>的</w:t>
      </w:r>
      <w:r>
        <w:rPr>
          <w:rFonts w:ascii="Times New Roman" w:eastAsia="宋体" w:hAnsi="Times New Roman" w:cs="Times New Roman"/>
          <w:sz w:val="24"/>
          <w:szCs w:val="24"/>
          <w:rPrChange w:id="6133" w:author="..." w:date="2018-06-12T16:49:00Z">
            <w:rPr/>
          </w:rPrChange>
        </w:rPr>
        <w:t>activity_first_layout.xml</w:t>
      </w:r>
      <w:r>
        <w:rPr>
          <w:rFonts w:ascii="Times New Roman" w:eastAsia="宋体" w:hAnsi="Times New Roman" w:cs="Times New Roman" w:hint="eastAsia"/>
          <w:sz w:val="24"/>
          <w:szCs w:val="24"/>
          <w:rPrChange w:id="6134" w:author="..." w:date="2018-06-12T16:49:00Z">
            <w:rPr>
              <w:rFonts w:hint="eastAsia"/>
            </w:rPr>
          </w:rPrChange>
        </w:rPr>
        <w:t>添加：</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35" w:author="Windows 用户" w:date="2018-06-12T19:45:00Z">
            <w:rPr/>
          </w:rPrChange>
        </w:rPr>
        <w:pPrChange w:id="6136" w:author="Windows 用户" w:date="2018-06-12T19:45:00Z">
          <w:pPr>
            <w:shd w:val="clear" w:color="auto" w:fill="E7E6E6" w:themeFill="background2"/>
          </w:pPr>
        </w:pPrChange>
      </w:pPr>
      <w:r w:rsidRPr="004E5FA9">
        <w:rPr>
          <w:rFonts w:ascii="Times New Roman" w:eastAsia="宋体" w:hAnsi="Times New Roman"/>
          <w:rPrChange w:id="6137" w:author="Windows 用户" w:date="2018-06-12T19:45:00Z">
            <w:rPr/>
          </w:rPrChange>
        </w:rPr>
        <w:t>&lt;Button</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38" w:author="Windows 用户" w:date="2018-06-12T19:45:00Z">
            <w:rPr/>
          </w:rPrChange>
        </w:rPr>
        <w:pPrChange w:id="6139" w:author="Windows 用户" w:date="2018-06-12T19:45:00Z">
          <w:pPr>
            <w:shd w:val="clear" w:color="auto" w:fill="E7E6E6" w:themeFill="background2"/>
          </w:pPr>
        </w:pPrChange>
      </w:pPr>
      <w:r w:rsidRPr="004E5FA9">
        <w:rPr>
          <w:rFonts w:ascii="Times New Roman" w:eastAsia="宋体" w:hAnsi="Times New Roman"/>
          <w:rPrChange w:id="6140" w:author="Windows 用户" w:date="2018-06-12T19:45:00Z">
            <w:rPr/>
          </w:rPrChange>
        </w:rPr>
        <w:t xml:space="preserve">    android:id="@+id/SecondActivity"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41" w:author="Windows 用户" w:date="2018-06-12T19:45:00Z">
            <w:rPr/>
          </w:rPrChange>
        </w:rPr>
        <w:pPrChange w:id="6142" w:author="Windows 用户" w:date="2018-06-12T19:45:00Z">
          <w:pPr>
            <w:shd w:val="clear" w:color="auto" w:fill="E7E6E6" w:themeFill="background2"/>
          </w:pPr>
        </w:pPrChange>
      </w:pPr>
      <w:r w:rsidRPr="004E5FA9">
        <w:rPr>
          <w:rFonts w:ascii="Times New Roman" w:eastAsia="宋体" w:hAnsi="Times New Roman"/>
          <w:rPrChange w:id="6143" w:author="Windows 用户" w:date="2018-06-12T19:45:00Z">
            <w:rPr/>
          </w:rPrChange>
        </w:rPr>
        <w:t xml:space="preserve">    android:layout_width="match_parent"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44" w:author="Windows 用户" w:date="2018-06-12T19:45:00Z">
            <w:rPr/>
          </w:rPrChange>
        </w:rPr>
        <w:pPrChange w:id="6145" w:author="Windows 用户" w:date="2018-06-12T19:45:00Z">
          <w:pPr>
            <w:shd w:val="clear" w:color="auto" w:fill="E7E6E6" w:themeFill="background2"/>
          </w:pPr>
        </w:pPrChange>
      </w:pPr>
      <w:r w:rsidRPr="004E5FA9">
        <w:rPr>
          <w:rFonts w:ascii="Times New Roman" w:eastAsia="宋体" w:hAnsi="Times New Roman"/>
          <w:rPrChange w:id="6146" w:author="Windows 用户" w:date="2018-06-12T19:45:00Z">
            <w:rPr/>
          </w:rPrChange>
        </w:rPr>
        <w:t xml:space="preserve">    android:layout_height="wrap_content"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47" w:author="Windows 用户" w:date="2018-06-12T19:45:00Z">
            <w:rPr/>
          </w:rPrChange>
        </w:rPr>
        <w:pPrChange w:id="6148" w:author="Windows 用户" w:date="2018-06-12T19:45:00Z">
          <w:pPr>
            <w:shd w:val="clear" w:color="auto" w:fill="E7E6E6" w:themeFill="background2"/>
          </w:pPr>
        </w:pPrChange>
      </w:pPr>
      <w:r w:rsidRPr="004E5FA9">
        <w:rPr>
          <w:rFonts w:ascii="Times New Roman" w:eastAsia="宋体" w:hAnsi="Times New Roman"/>
          <w:rPrChange w:id="6149" w:author="Windows 用户" w:date="2018-06-12T19:45:00Z">
            <w:rPr/>
          </w:rPrChange>
        </w:rPr>
        <w:t xml:space="preserve">    android:text="SecondActivity"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50" w:author="Windows 用户" w:date="2018-06-12T19:45:00Z">
            <w:rPr/>
          </w:rPrChange>
        </w:rPr>
        <w:pPrChange w:id="6151" w:author="Windows 用户" w:date="2018-06-12T19:45:00Z">
          <w:pPr>
            <w:shd w:val="clear" w:color="auto" w:fill="E7E6E6" w:themeFill="background2"/>
          </w:pPr>
        </w:pPrChange>
      </w:pPr>
      <w:r w:rsidRPr="004E5FA9">
        <w:rPr>
          <w:rFonts w:ascii="Times New Roman" w:eastAsia="宋体" w:hAnsi="Times New Roman"/>
          <w:rPrChange w:id="6152" w:author="Windows 用户" w:date="2018-06-12T19:45:00Z">
            <w:rPr/>
          </w:rPrChange>
        </w:rPr>
        <w:t xml:space="preserve">    android:textAllCaps="false"/&gt;</w:t>
      </w:r>
    </w:p>
    <w:p w:rsidR="00F76376" w:rsidRPr="004E5FA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53" w:author="Windows 用户" w:date="2018-06-12T19:45:00Z">
            <w:rPr/>
          </w:rPrChange>
        </w:rPr>
        <w:pPrChange w:id="6154" w:author="Windows 用户" w:date="2018-06-12T19:45:00Z">
          <w:pPr>
            <w:shd w:val="clear" w:color="auto" w:fill="E7E6E6" w:themeFill="background2"/>
          </w:pPr>
        </w:pPrChange>
      </w:pP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55" w:author="Windows 用户" w:date="2018-06-12T19:45:00Z">
            <w:rPr/>
          </w:rPrChange>
        </w:rPr>
        <w:pPrChange w:id="6156" w:author="Windows 用户" w:date="2018-06-12T19:45:00Z">
          <w:pPr>
            <w:shd w:val="clear" w:color="auto" w:fill="E7E6E6" w:themeFill="background2"/>
          </w:pPr>
        </w:pPrChange>
      </w:pPr>
      <w:r w:rsidRPr="004E5FA9">
        <w:rPr>
          <w:rFonts w:ascii="Times New Roman" w:eastAsia="宋体" w:hAnsi="Times New Roman"/>
          <w:rPrChange w:id="6157" w:author="Windows 用户" w:date="2018-06-12T19:45:00Z">
            <w:rPr/>
          </w:rPrChange>
        </w:rPr>
        <w:t>&lt;Button</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58" w:author="Windows 用户" w:date="2018-06-12T19:45:00Z">
            <w:rPr/>
          </w:rPrChange>
        </w:rPr>
        <w:pPrChange w:id="6159" w:author="Windows 用户" w:date="2018-06-12T19:45:00Z">
          <w:pPr>
            <w:shd w:val="clear" w:color="auto" w:fill="E7E6E6" w:themeFill="background2"/>
          </w:pPr>
        </w:pPrChange>
      </w:pPr>
      <w:r w:rsidRPr="004E5FA9">
        <w:rPr>
          <w:rFonts w:ascii="Times New Roman" w:eastAsia="宋体" w:hAnsi="Times New Roman"/>
          <w:rPrChange w:id="6160" w:author="Windows 用户" w:date="2018-06-12T19:45:00Z">
            <w:rPr/>
          </w:rPrChange>
        </w:rPr>
        <w:t xml:space="preserve">    android:id="@+id/ThirdActivity"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61" w:author="Windows 用户" w:date="2018-06-12T19:45:00Z">
            <w:rPr/>
          </w:rPrChange>
        </w:rPr>
        <w:pPrChange w:id="6162" w:author="Windows 用户" w:date="2018-06-12T19:45:00Z">
          <w:pPr>
            <w:shd w:val="clear" w:color="auto" w:fill="E7E6E6" w:themeFill="background2"/>
          </w:pPr>
        </w:pPrChange>
      </w:pPr>
      <w:r w:rsidRPr="004E5FA9">
        <w:rPr>
          <w:rFonts w:ascii="Times New Roman" w:eastAsia="宋体" w:hAnsi="Times New Roman"/>
          <w:rPrChange w:id="6163" w:author="Windows 用户" w:date="2018-06-12T19:45:00Z">
            <w:rPr/>
          </w:rPrChange>
        </w:rPr>
        <w:t xml:space="preserve">    android:layout_width="match_parent"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64" w:author="Windows 用户" w:date="2018-06-12T19:45:00Z">
            <w:rPr/>
          </w:rPrChange>
        </w:rPr>
        <w:pPrChange w:id="6165" w:author="Windows 用户" w:date="2018-06-12T19:45:00Z">
          <w:pPr>
            <w:shd w:val="clear" w:color="auto" w:fill="E7E6E6" w:themeFill="background2"/>
          </w:pPr>
        </w:pPrChange>
      </w:pPr>
      <w:r w:rsidRPr="004E5FA9">
        <w:rPr>
          <w:rFonts w:ascii="Times New Roman" w:eastAsia="宋体" w:hAnsi="Times New Roman"/>
          <w:rPrChange w:id="6166" w:author="Windows 用户" w:date="2018-06-12T19:45:00Z">
            <w:rPr/>
          </w:rPrChange>
        </w:rPr>
        <w:t xml:space="preserve">    android:layout_height="wrap_content"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67" w:author="Windows 用户" w:date="2018-06-12T19:45:00Z">
            <w:rPr/>
          </w:rPrChange>
        </w:rPr>
        <w:pPrChange w:id="6168" w:author="Windows 用户" w:date="2018-06-12T19:45:00Z">
          <w:pPr>
            <w:shd w:val="clear" w:color="auto" w:fill="E7E6E6" w:themeFill="background2"/>
          </w:pPr>
        </w:pPrChange>
      </w:pPr>
      <w:r w:rsidRPr="004E5FA9">
        <w:rPr>
          <w:rFonts w:ascii="Times New Roman" w:eastAsia="宋体" w:hAnsi="Times New Roman"/>
          <w:rPrChange w:id="6169" w:author="Windows 用户" w:date="2018-06-12T19:45:00Z">
            <w:rPr/>
          </w:rPrChange>
        </w:rPr>
        <w:t xml:space="preserve">    android:text="ThirdActivity"</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6170" w:author="Windows 用户" w:date="2018-06-12T19:45:00Z">
          <w:pPr>
            <w:shd w:val="clear" w:color="auto" w:fill="E7E6E6" w:themeFill="background2"/>
            <w:ind w:firstLine="420"/>
          </w:pPr>
        </w:pPrChange>
      </w:pPr>
      <w:r w:rsidRPr="004E5FA9">
        <w:rPr>
          <w:rFonts w:ascii="Times New Roman" w:eastAsia="宋体" w:hAnsi="Times New Roman"/>
          <w:rPrChange w:id="6171" w:author="Windows 用户" w:date="2018-06-12T19:45:00Z">
            <w:rPr/>
          </w:rPrChange>
        </w:rPr>
        <w:t>android:textAllCaps="false"/&gt;</w:t>
      </w:r>
    </w:p>
    <w:p w:rsidR="00F76376" w:rsidRDefault="00F76376">
      <w:pPr>
        <w:rPr>
          <w:del w:id="6172" w:author="..." w:date="2018-06-12T12:13:00Z"/>
        </w:rPr>
      </w:pPr>
    </w:p>
    <w:p w:rsidR="00F76376" w:rsidRDefault="00F76376">
      <w:pPr>
        <w:rPr>
          <w:del w:id="6173" w:author="..." w:date="2018-06-12T12:13:00Z"/>
        </w:rPr>
      </w:pPr>
    </w:p>
    <w:p w:rsidR="00F76376" w:rsidRPr="00F76376" w:rsidRDefault="00793F6E">
      <w:pPr>
        <w:spacing w:line="400" w:lineRule="exact"/>
        <w:ind w:firstLineChars="200" w:firstLine="480"/>
        <w:rPr>
          <w:rFonts w:ascii="Times New Roman" w:eastAsia="宋体" w:hAnsi="Times New Roman" w:cs="Times New Roman"/>
          <w:sz w:val="24"/>
          <w:szCs w:val="24"/>
          <w:rPrChange w:id="6174" w:author="..." w:date="2018-06-12T12:13:00Z">
            <w:rPr/>
          </w:rPrChange>
        </w:rPr>
        <w:pPrChange w:id="6175" w:author="..." w:date="2018-06-12T12:13:00Z">
          <w:pPr/>
        </w:pPrChange>
      </w:pPr>
      <w:r>
        <w:rPr>
          <w:rFonts w:ascii="Times New Roman" w:eastAsia="宋体" w:hAnsi="Times New Roman" w:cs="Times New Roman" w:hint="eastAsia"/>
          <w:sz w:val="24"/>
          <w:szCs w:val="24"/>
          <w:rPrChange w:id="6176" w:author="..." w:date="2018-06-12T16:50:00Z">
            <w:rPr>
              <w:rFonts w:hint="eastAsia"/>
            </w:rPr>
          </w:rPrChange>
        </w:rPr>
        <w:t>在项目</w:t>
      </w:r>
      <w:r>
        <w:rPr>
          <w:rFonts w:ascii="Times New Roman" w:eastAsia="宋体" w:hAnsi="Times New Roman" w:cs="Times New Roman"/>
          <w:sz w:val="24"/>
          <w:szCs w:val="24"/>
          <w:rPrChange w:id="6177" w:author="..." w:date="2018-06-12T16:50:00Z">
            <w:rPr/>
          </w:rPrChange>
        </w:rPr>
        <w:t>app2</w:t>
      </w:r>
      <w:r>
        <w:rPr>
          <w:rFonts w:ascii="Times New Roman" w:eastAsia="宋体" w:hAnsi="Times New Roman" w:cs="Times New Roman" w:hint="eastAsia"/>
          <w:sz w:val="24"/>
          <w:szCs w:val="24"/>
          <w:rPrChange w:id="6178" w:author="..." w:date="2018-06-12T16:50:00Z">
            <w:rPr>
              <w:rFonts w:hint="eastAsia"/>
            </w:rPr>
          </w:rPrChange>
        </w:rPr>
        <w:t>的</w:t>
      </w:r>
      <w:r>
        <w:rPr>
          <w:rFonts w:ascii="Times New Roman" w:eastAsia="宋体" w:hAnsi="Times New Roman" w:cs="Times New Roman"/>
          <w:sz w:val="24"/>
          <w:szCs w:val="24"/>
          <w:rPrChange w:id="6179" w:author="..." w:date="2018-06-12T16:50:00Z">
            <w:rPr/>
          </w:rPrChange>
        </w:rPr>
        <w:t>FirstActivity</w:t>
      </w:r>
      <w:r>
        <w:rPr>
          <w:rFonts w:ascii="Times New Roman" w:eastAsia="宋体" w:hAnsi="Times New Roman" w:cs="Times New Roman" w:hint="eastAsia"/>
          <w:sz w:val="24"/>
          <w:szCs w:val="24"/>
          <w:rPrChange w:id="6180" w:author="..." w:date="2018-06-12T16:50:00Z">
            <w:rPr>
              <w:rFonts w:hint="eastAsia"/>
            </w:rPr>
          </w:rPrChange>
        </w:rPr>
        <w:t>中</w:t>
      </w:r>
      <w:r>
        <w:rPr>
          <w:rFonts w:ascii="Times New Roman" w:eastAsia="宋体" w:hAnsi="Times New Roman" w:cs="Times New Roman"/>
          <w:sz w:val="24"/>
          <w:szCs w:val="24"/>
          <w:rPrChange w:id="6181" w:author="..." w:date="2018-06-12T16:50:00Z">
            <w:rPr/>
          </w:rPrChange>
        </w:rPr>
        <w:t>onCreate</w:t>
      </w:r>
      <w:r>
        <w:rPr>
          <w:rFonts w:ascii="Times New Roman" w:eastAsia="宋体" w:hAnsi="Times New Roman" w:cs="Times New Roman" w:hint="eastAsia"/>
          <w:sz w:val="24"/>
          <w:szCs w:val="24"/>
          <w:rPrChange w:id="6182" w:author="..." w:date="2018-06-12T16:50:00Z">
            <w:rPr>
              <w:rFonts w:hint="eastAsia"/>
            </w:rPr>
          </w:rPrChange>
        </w:rPr>
        <w:t>函数添加</w:t>
      </w:r>
      <w:r>
        <w:rPr>
          <w:rFonts w:ascii="Times New Roman" w:eastAsia="宋体" w:hAnsi="Times New Roman" w:cs="Times New Roman"/>
          <w:sz w:val="24"/>
          <w:szCs w:val="24"/>
          <w:rPrChange w:id="6183" w:author="..." w:date="2018-06-12T16:50:00Z">
            <w:rPr/>
          </w:rPrChange>
        </w:rPr>
        <w:t>button</w:t>
      </w:r>
      <w:r>
        <w:rPr>
          <w:rFonts w:ascii="Times New Roman" w:eastAsia="宋体" w:hAnsi="Times New Roman" w:cs="Times New Roman" w:hint="eastAsia"/>
          <w:sz w:val="24"/>
          <w:szCs w:val="24"/>
          <w:rPrChange w:id="6184" w:author="..." w:date="2018-06-12T16:50:00Z">
            <w:rPr>
              <w:rFonts w:hint="eastAsia"/>
            </w:rPr>
          </w:rPrChange>
        </w:rPr>
        <w:t>的监听器：</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85" w:author="Windows 用户" w:date="2018-06-12T19:45:00Z">
            <w:rPr/>
          </w:rPrChange>
        </w:rPr>
        <w:pPrChange w:id="6186" w:author="Windows 用户" w:date="2018-06-12T19:45:00Z">
          <w:pPr>
            <w:shd w:val="clear" w:color="auto" w:fill="E7E6E6" w:themeFill="background2"/>
          </w:pPr>
        </w:pPrChange>
      </w:pPr>
      <w:r w:rsidRPr="004E5FA9">
        <w:rPr>
          <w:rFonts w:ascii="Times New Roman" w:eastAsia="宋体" w:hAnsi="Times New Roman"/>
          <w:rPrChange w:id="6187" w:author="Windows 用户" w:date="2018-06-12T19:45:00Z">
            <w:rPr/>
          </w:rPrChange>
        </w:rPr>
        <w:t>Button button_second_activity = (Button)findViewById(R.id.SecondActivity);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88" w:author="Windows 用户" w:date="2018-06-12T19:45:00Z">
            <w:rPr/>
          </w:rPrChange>
        </w:rPr>
        <w:pPrChange w:id="6189" w:author="Windows 用户" w:date="2018-06-12T19:45:00Z">
          <w:pPr>
            <w:shd w:val="clear" w:color="auto" w:fill="E7E6E6" w:themeFill="background2"/>
          </w:pPr>
        </w:pPrChange>
      </w:pPr>
      <w:r w:rsidRPr="004E5FA9">
        <w:rPr>
          <w:rFonts w:ascii="Times New Roman" w:eastAsia="宋体" w:hAnsi="Times New Roman"/>
          <w:rPrChange w:id="6190" w:author="Windows 用户" w:date="2018-06-12T19:45:00Z">
            <w:rPr/>
          </w:rPrChange>
        </w:rPr>
        <w:t>button_second_activity.setOnClickListener(new View.OnClickListener()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91" w:author="Windows 用户" w:date="2018-06-12T19:45:00Z">
            <w:rPr/>
          </w:rPrChange>
        </w:rPr>
        <w:pPrChange w:id="6192" w:author="Windows 用户" w:date="2018-06-12T19:45:00Z">
          <w:pPr>
            <w:shd w:val="clear" w:color="auto" w:fill="E7E6E6" w:themeFill="background2"/>
          </w:pPr>
        </w:pPrChange>
      </w:pPr>
      <w:r w:rsidRPr="004E5FA9">
        <w:rPr>
          <w:rFonts w:ascii="Times New Roman" w:eastAsia="宋体" w:hAnsi="Times New Roman"/>
          <w:rPrChange w:id="6193" w:author="Windows 用户" w:date="2018-06-12T19:45:00Z">
            <w:rPr/>
          </w:rPrChange>
        </w:rPr>
        <w:t xml:space="preserve">    @Override</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94" w:author="Windows 用户" w:date="2018-06-12T19:45:00Z">
            <w:rPr/>
          </w:rPrChange>
        </w:rPr>
        <w:pPrChange w:id="6195" w:author="Windows 用户" w:date="2018-06-12T19:45:00Z">
          <w:pPr>
            <w:shd w:val="clear" w:color="auto" w:fill="E7E6E6" w:themeFill="background2"/>
          </w:pPr>
        </w:pPrChange>
      </w:pPr>
      <w:r w:rsidRPr="004E5FA9">
        <w:rPr>
          <w:rFonts w:ascii="Times New Roman" w:eastAsia="宋体" w:hAnsi="Times New Roman"/>
          <w:rPrChange w:id="6196" w:author="Windows 用户" w:date="2018-06-12T19:45:00Z">
            <w:rPr/>
          </w:rPrChange>
        </w:rPr>
        <w:t xml:space="preserve">    public void onClick(View v)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197" w:author="Windows 用户" w:date="2018-06-12T19:45:00Z">
            <w:rPr/>
          </w:rPrChange>
        </w:rPr>
        <w:pPrChange w:id="6198" w:author="Windows 用户" w:date="2018-06-12T19:45:00Z">
          <w:pPr>
            <w:shd w:val="clear" w:color="auto" w:fill="E7E6E6" w:themeFill="background2"/>
          </w:pPr>
        </w:pPrChange>
      </w:pPr>
      <w:r w:rsidRPr="004E5FA9">
        <w:rPr>
          <w:rFonts w:ascii="Times New Roman" w:eastAsia="宋体" w:hAnsi="Times New Roman"/>
          <w:rPrChange w:id="6199" w:author="Windows 用户" w:date="2018-06-12T19:45:00Z">
            <w:rPr/>
          </w:rPrChange>
        </w:rPr>
        <w:t xml:space="preserve">        Intent intent = new Intent(FirstActivity.this, SecondActivity.class);</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00" w:author="Windows 用户" w:date="2018-06-12T19:45:00Z">
            <w:rPr/>
          </w:rPrChange>
        </w:rPr>
        <w:pPrChange w:id="6201" w:author="Windows 用户" w:date="2018-06-12T19:45:00Z">
          <w:pPr>
            <w:shd w:val="clear" w:color="auto" w:fill="E7E6E6" w:themeFill="background2"/>
          </w:pPr>
        </w:pPrChange>
      </w:pPr>
      <w:r w:rsidRPr="004E5FA9">
        <w:rPr>
          <w:rFonts w:ascii="Times New Roman" w:eastAsia="宋体" w:hAnsi="Times New Roman"/>
          <w:rPrChange w:id="6202" w:author="Windows 用户" w:date="2018-06-12T19:45:00Z">
            <w:rPr/>
          </w:rPrChange>
        </w:rPr>
        <w:t xml:space="preserve">        startActivity(intent);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03" w:author="Windows 用户" w:date="2018-06-12T19:45:00Z">
            <w:rPr/>
          </w:rPrChange>
        </w:rPr>
        <w:pPrChange w:id="6204" w:author="Windows 用户" w:date="2018-06-12T19:45:00Z">
          <w:pPr>
            <w:shd w:val="clear" w:color="auto" w:fill="E7E6E6" w:themeFill="background2"/>
          </w:pPr>
        </w:pPrChange>
      </w:pPr>
      <w:r w:rsidRPr="004E5FA9">
        <w:rPr>
          <w:rFonts w:ascii="Times New Roman" w:eastAsia="宋体" w:hAnsi="Times New Roman"/>
          <w:rPrChange w:id="6205" w:author="Windows 用户" w:date="2018-06-12T19:45:00Z">
            <w:rPr/>
          </w:rPrChange>
        </w:rPr>
        <w:t xml:space="preserve">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06" w:author="Windows 用户" w:date="2018-06-12T19:46:00Z">
            <w:rPr/>
          </w:rPrChange>
        </w:rPr>
        <w:pPrChange w:id="6207" w:author="Windows 用户" w:date="2018-06-12T19:45:00Z">
          <w:pPr>
            <w:shd w:val="clear" w:color="auto" w:fill="E7E6E6" w:themeFill="background2"/>
          </w:pPr>
        </w:pPrChange>
      </w:pPr>
      <w:r w:rsidRPr="004E5FA9">
        <w:rPr>
          <w:rFonts w:ascii="Times New Roman" w:eastAsia="宋体" w:hAnsi="Times New Roman"/>
          <w:rPrChange w:id="6208" w:author="Windows 用户" w:date="2018-06-12T19:45:00Z">
            <w:rPr/>
          </w:rPrChange>
        </w:rPr>
        <w:t>});</w:t>
      </w:r>
    </w:p>
    <w:p w:rsidR="00F76376" w:rsidRPr="004E5FA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09" w:author="Windows 用户" w:date="2018-06-12T19:46:00Z">
            <w:rPr/>
          </w:rPrChange>
        </w:rPr>
        <w:pPrChange w:id="6210" w:author="Windows 用户" w:date="2018-06-12T19:46:00Z">
          <w:pPr>
            <w:shd w:val="clear" w:color="auto" w:fill="E7E6E6" w:themeFill="background2"/>
          </w:pPr>
        </w:pPrChange>
      </w:pP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11" w:author="Windows 用户" w:date="2018-06-12T19:46:00Z">
            <w:rPr/>
          </w:rPrChange>
        </w:rPr>
        <w:pPrChange w:id="6212" w:author="Windows 用户" w:date="2018-06-12T19:46:00Z">
          <w:pPr>
            <w:shd w:val="clear" w:color="auto" w:fill="E7E6E6" w:themeFill="background2"/>
          </w:pPr>
        </w:pPrChange>
      </w:pPr>
      <w:r w:rsidRPr="004E5FA9">
        <w:rPr>
          <w:rFonts w:ascii="Times New Roman" w:eastAsia="宋体" w:hAnsi="Times New Roman"/>
          <w:rPrChange w:id="6213" w:author="Windows 用户" w:date="2018-06-12T19:46:00Z">
            <w:rPr/>
          </w:rPrChange>
        </w:rPr>
        <w:t>Button button_third_activity = (Button)findViewById(R.id.ThirdActivity);</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14" w:author="Windows 用户" w:date="2018-06-12T19:46:00Z">
            <w:rPr/>
          </w:rPrChange>
        </w:rPr>
        <w:pPrChange w:id="6215" w:author="Windows 用户" w:date="2018-06-12T19:46:00Z">
          <w:pPr>
            <w:shd w:val="clear" w:color="auto" w:fill="E7E6E6" w:themeFill="background2"/>
          </w:pPr>
        </w:pPrChange>
      </w:pPr>
      <w:r w:rsidRPr="004E5FA9">
        <w:rPr>
          <w:rFonts w:ascii="Times New Roman" w:eastAsia="宋体" w:hAnsi="Times New Roman"/>
          <w:rPrChange w:id="6216" w:author="Windows 用户" w:date="2018-06-12T19:46:00Z">
            <w:rPr/>
          </w:rPrChange>
        </w:rPr>
        <w:lastRenderedPageBreak/>
        <w:t>button_third_activity.setOnClickListener(new View.OnClickListener()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17" w:author="Windows 用户" w:date="2018-06-12T19:46:00Z">
            <w:rPr/>
          </w:rPrChange>
        </w:rPr>
        <w:pPrChange w:id="6218" w:author="Windows 用户" w:date="2018-06-12T19:46:00Z">
          <w:pPr>
            <w:shd w:val="clear" w:color="auto" w:fill="E7E6E6" w:themeFill="background2"/>
          </w:pPr>
        </w:pPrChange>
      </w:pPr>
      <w:r w:rsidRPr="004E5FA9">
        <w:rPr>
          <w:rFonts w:ascii="Times New Roman" w:eastAsia="宋体" w:hAnsi="Times New Roman"/>
          <w:rPrChange w:id="6219" w:author="Windows 用户" w:date="2018-06-12T19:46:00Z">
            <w:rPr/>
          </w:rPrChange>
        </w:rPr>
        <w:t xml:space="preserve">    @Override</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20" w:author="Windows 用户" w:date="2018-06-12T19:46:00Z">
            <w:rPr/>
          </w:rPrChange>
        </w:rPr>
        <w:pPrChange w:id="6221" w:author="Windows 用户" w:date="2018-06-12T19:46:00Z">
          <w:pPr>
            <w:shd w:val="clear" w:color="auto" w:fill="E7E6E6" w:themeFill="background2"/>
          </w:pPr>
        </w:pPrChange>
      </w:pPr>
      <w:r w:rsidRPr="004E5FA9">
        <w:rPr>
          <w:rFonts w:ascii="Times New Roman" w:eastAsia="宋体" w:hAnsi="Times New Roman"/>
          <w:rPrChange w:id="6222" w:author="Windows 用户" w:date="2018-06-12T19:46:00Z">
            <w:rPr/>
          </w:rPrChange>
        </w:rPr>
        <w:t xml:space="preserve">    public void onClick(View v)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23" w:author="Windows 用户" w:date="2018-06-12T19:46:00Z">
            <w:rPr/>
          </w:rPrChange>
        </w:rPr>
        <w:pPrChange w:id="6224" w:author="Windows 用户" w:date="2018-06-12T19:46:00Z">
          <w:pPr>
            <w:shd w:val="clear" w:color="auto" w:fill="E7E6E6" w:themeFill="background2"/>
          </w:pPr>
        </w:pPrChange>
      </w:pPr>
      <w:r w:rsidRPr="004E5FA9">
        <w:rPr>
          <w:rFonts w:ascii="Times New Roman" w:eastAsia="宋体" w:hAnsi="Times New Roman"/>
          <w:rPrChange w:id="6225" w:author="Windows 用户" w:date="2018-06-12T19:46:00Z">
            <w:rPr/>
          </w:rPrChange>
        </w:rPr>
        <w:t xml:space="preserve">        Intent intent = new Intent(FirstActivity.this, ThirdActivity.class);</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26" w:author="Windows 用户" w:date="2018-06-12T19:46:00Z">
            <w:rPr/>
          </w:rPrChange>
        </w:rPr>
        <w:pPrChange w:id="6227" w:author="Windows 用户" w:date="2018-06-12T19:46:00Z">
          <w:pPr>
            <w:shd w:val="clear" w:color="auto" w:fill="E7E6E6" w:themeFill="background2"/>
          </w:pPr>
        </w:pPrChange>
      </w:pPr>
      <w:r w:rsidRPr="004E5FA9">
        <w:rPr>
          <w:rFonts w:ascii="Times New Roman" w:eastAsia="宋体" w:hAnsi="Times New Roman"/>
          <w:rPrChange w:id="6228" w:author="Windows 用户" w:date="2018-06-12T19:46:00Z">
            <w:rPr/>
          </w:rPrChange>
        </w:rPr>
        <w:t xml:space="preserve">        startActivity(intent);</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29" w:author="Windows 用户" w:date="2018-06-12T19:46:00Z">
            <w:rPr/>
          </w:rPrChange>
        </w:rPr>
        <w:pPrChange w:id="6230" w:author="Windows 用户" w:date="2018-06-12T19:46:00Z">
          <w:pPr>
            <w:shd w:val="clear" w:color="auto" w:fill="E7E6E6" w:themeFill="background2"/>
          </w:pPr>
        </w:pPrChange>
      </w:pPr>
      <w:r w:rsidRPr="004E5FA9">
        <w:rPr>
          <w:rFonts w:ascii="Times New Roman" w:eastAsia="宋体" w:hAnsi="Times New Roman"/>
          <w:rPrChange w:id="6231" w:author="Windows 用户" w:date="2018-06-12T19:46:00Z">
            <w:rPr/>
          </w:rPrChange>
        </w:rPr>
        <w:t xml:space="preserve">    }</w:t>
      </w:r>
    </w:p>
    <w:p w:rsidR="00F76376" w:rsidRPr="004E5FA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6232" w:author="Windows 用户" w:date="2018-06-12T19:46:00Z">
            <w:rPr/>
          </w:rPrChange>
        </w:rPr>
        <w:pPrChange w:id="6233" w:author="Windows 用户" w:date="2018-06-12T19:46:00Z">
          <w:pPr>
            <w:shd w:val="clear" w:color="auto" w:fill="E7E6E6" w:themeFill="background2"/>
          </w:pPr>
        </w:pPrChange>
      </w:pPr>
      <w:r w:rsidRPr="004E5FA9">
        <w:rPr>
          <w:rFonts w:ascii="Times New Roman" w:eastAsia="宋体" w:hAnsi="Times New Roman"/>
          <w:rPrChange w:id="6234" w:author="Windows 用户" w:date="2018-06-12T19:46:00Z">
            <w:rPr/>
          </w:rPrChange>
        </w:rPr>
        <w:t>});</w:t>
      </w:r>
    </w:p>
    <w:p w:rsidR="00F76376" w:rsidRPr="004642E2" w:rsidRDefault="00F76376">
      <w:pPr>
        <w:rPr>
          <w:del w:id="6235" w:author="..." w:date="2018-06-12T12:16:00Z"/>
          <w:rFonts w:ascii="Times New Roman" w:eastAsia="宋体" w:hAnsi="Times New Roman" w:cs="Times New Roman"/>
          <w:sz w:val="24"/>
          <w:szCs w:val="24"/>
          <w:rPrChange w:id="6236" w:author="Windows 用户" w:date="2018-06-12T19:49:00Z">
            <w:rPr>
              <w:del w:id="6237" w:author="..." w:date="2018-06-12T12:16:00Z"/>
            </w:rPr>
          </w:rPrChange>
        </w:rPr>
      </w:pPr>
    </w:p>
    <w:p w:rsidR="00F76376" w:rsidRPr="004642E2" w:rsidRDefault="00793F6E">
      <w:pPr>
        <w:rPr>
          <w:del w:id="6238" w:author="..." w:date="2018-06-12T12:16:00Z"/>
          <w:rFonts w:ascii="Times New Roman" w:eastAsia="宋体" w:hAnsi="Times New Roman" w:cs="Times New Roman"/>
          <w:sz w:val="24"/>
          <w:szCs w:val="24"/>
          <w:rPrChange w:id="6239" w:author="Windows 用户" w:date="2018-06-12T19:49:00Z">
            <w:rPr>
              <w:del w:id="6240" w:author="..." w:date="2018-06-12T12:16:00Z"/>
            </w:rPr>
          </w:rPrChange>
        </w:rPr>
      </w:pPr>
      <w:del w:id="6241" w:author="..." w:date="2018-06-12T12:16:00Z">
        <w:r w:rsidRPr="004642E2">
          <w:rPr>
            <w:rFonts w:ascii="Times New Roman" w:eastAsia="宋体" w:hAnsi="Times New Roman" w:cs="Times New Roman" w:hint="eastAsia"/>
            <w:sz w:val="24"/>
            <w:szCs w:val="24"/>
            <w:rPrChange w:id="6242" w:author="Windows 用户" w:date="2018-06-12T19:49:00Z">
              <w:rPr>
                <w:rFonts w:hint="eastAsia"/>
              </w:rPr>
            </w:rPrChange>
          </w:rPr>
          <w:delText>项目</w:delText>
        </w:r>
        <w:r w:rsidRPr="004642E2">
          <w:rPr>
            <w:rFonts w:ascii="Times New Roman" w:eastAsia="宋体" w:hAnsi="Times New Roman" w:cs="Times New Roman"/>
            <w:sz w:val="24"/>
            <w:szCs w:val="24"/>
            <w:rPrChange w:id="6243" w:author="Windows 用户" w:date="2018-06-12T19:49:00Z">
              <w:rPr/>
            </w:rPrChange>
          </w:rPr>
          <w:delText>app1</w:delText>
        </w:r>
        <w:r w:rsidRPr="004642E2">
          <w:rPr>
            <w:rFonts w:ascii="Times New Roman" w:eastAsia="宋体" w:hAnsi="Times New Roman" w:cs="Times New Roman" w:hint="eastAsia"/>
            <w:sz w:val="24"/>
            <w:szCs w:val="24"/>
            <w:rPrChange w:id="6244" w:author="Windows 用户" w:date="2018-06-12T19:49:00Z">
              <w:rPr>
                <w:rFonts w:hint="eastAsia"/>
              </w:rPr>
            </w:rPrChange>
          </w:rPr>
          <w:delText>：</w:delText>
        </w:r>
      </w:del>
    </w:p>
    <w:p w:rsidR="00F76376" w:rsidRPr="004642E2" w:rsidRDefault="00793F6E">
      <w:pPr>
        <w:rPr>
          <w:del w:id="6245" w:author="..." w:date="2018-06-12T12:16:00Z"/>
          <w:rFonts w:ascii="Times New Roman" w:eastAsia="宋体" w:hAnsi="Times New Roman" w:cs="Times New Roman"/>
          <w:sz w:val="24"/>
          <w:szCs w:val="24"/>
          <w:rPrChange w:id="6246" w:author="Windows 用户" w:date="2018-06-12T19:49:00Z">
            <w:rPr>
              <w:del w:id="6247" w:author="..." w:date="2018-06-12T12:16:00Z"/>
            </w:rPr>
          </w:rPrChange>
        </w:rPr>
      </w:pPr>
      <w:del w:id="6248" w:author="..." w:date="2018-06-12T12:16:00Z">
        <w:r w:rsidRPr="004642E2">
          <w:rPr>
            <w:rFonts w:ascii="Times New Roman" w:eastAsia="宋体" w:hAnsi="Times New Roman" w:cs="Times New Roman"/>
            <w:noProof/>
            <w:sz w:val="24"/>
            <w:szCs w:val="24"/>
            <w:rPrChange w:id="6249" w:author="Windows 用户" w:date="2018-06-12T19:49:00Z">
              <w:rPr>
                <w:noProof/>
              </w:rPr>
            </w:rPrChange>
          </w:rPr>
          <w:drawing>
            <wp:inline distT="0" distB="0" distL="0" distR="0" wp14:anchorId="4E3850BC" wp14:editId="617E1FA6">
              <wp:extent cx="2447290" cy="1409065"/>
              <wp:effectExtent l="0" t="0" r="1016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9"/>
                      <a:stretch>
                        <a:fillRect/>
                      </a:stretch>
                    </pic:blipFill>
                    <pic:spPr>
                      <a:xfrm>
                        <a:off x="0" y="0"/>
                        <a:ext cx="2447619" cy="1409524"/>
                      </a:xfrm>
                      <a:prstGeom prst="rect">
                        <a:avLst/>
                      </a:prstGeom>
                    </pic:spPr>
                  </pic:pic>
                </a:graphicData>
              </a:graphic>
            </wp:inline>
          </w:drawing>
        </w:r>
      </w:del>
    </w:p>
    <w:p w:rsidR="00F76376" w:rsidRPr="004642E2" w:rsidRDefault="00793F6E">
      <w:pPr>
        <w:rPr>
          <w:del w:id="6250" w:author="..." w:date="2018-06-12T12:16:00Z"/>
          <w:rFonts w:ascii="Times New Roman" w:eastAsia="宋体" w:hAnsi="Times New Roman" w:cs="Times New Roman"/>
          <w:sz w:val="24"/>
          <w:szCs w:val="24"/>
          <w:rPrChange w:id="6251" w:author="Windows 用户" w:date="2018-06-12T19:49:00Z">
            <w:rPr>
              <w:del w:id="6252" w:author="..." w:date="2018-06-12T12:16:00Z"/>
            </w:rPr>
          </w:rPrChange>
        </w:rPr>
      </w:pPr>
      <w:del w:id="6253" w:author="..." w:date="2018-06-12T12:16:00Z">
        <w:r w:rsidRPr="004642E2">
          <w:rPr>
            <w:rFonts w:ascii="Times New Roman" w:eastAsia="宋体" w:hAnsi="Times New Roman" w:cs="Times New Roman" w:hint="eastAsia"/>
            <w:sz w:val="24"/>
            <w:szCs w:val="24"/>
            <w:rPrChange w:id="6254" w:author="Windows 用户" w:date="2018-06-12T19:49:00Z">
              <w:rPr>
                <w:rFonts w:hint="eastAsia"/>
              </w:rPr>
            </w:rPrChange>
          </w:rPr>
          <w:delText>项目</w:delText>
        </w:r>
        <w:r w:rsidRPr="004642E2">
          <w:rPr>
            <w:rFonts w:ascii="Times New Roman" w:eastAsia="宋体" w:hAnsi="Times New Roman" w:cs="Times New Roman"/>
            <w:sz w:val="24"/>
            <w:szCs w:val="24"/>
            <w:rPrChange w:id="6255" w:author="Windows 用户" w:date="2018-06-12T19:49:00Z">
              <w:rPr/>
            </w:rPrChange>
          </w:rPr>
          <w:delText>app2</w:delText>
        </w:r>
        <w:r w:rsidRPr="004642E2">
          <w:rPr>
            <w:rFonts w:ascii="Times New Roman" w:eastAsia="宋体" w:hAnsi="Times New Roman" w:cs="Times New Roman" w:hint="eastAsia"/>
            <w:sz w:val="24"/>
            <w:szCs w:val="24"/>
            <w:rPrChange w:id="6256" w:author="Windows 用户" w:date="2018-06-12T19:49:00Z">
              <w:rPr>
                <w:rFonts w:hint="eastAsia"/>
              </w:rPr>
            </w:rPrChange>
          </w:rPr>
          <w:delText>：</w:delText>
        </w:r>
      </w:del>
    </w:p>
    <w:p w:rsidR="00F76376" w:rsidRPr="004642E2" w:rsidRDefault="00793F6E">
      <w:pPr>
        <w:rPr>
          <w:del w:id="6257" w:author="..." w:date="2018-06-12T12:16:00Z"/>
          <w:rFonts w:ascii="Times New Roman" w:eastAsia="宋体" w:hAnsi="Times New Roman" w:cs="Times New Roman"/>
          <w:sz w:val="24"/>
          <w:szCs w:val="24"/>
          <w:rPrChange w:id="6258" w:author="Windows 用户" w:date="2018-06-12T19:49:00Z">
            <w:rPr>
              <w:del w:id="6259" w:author="..." w:date="2018-06-12T12:16:00Z"/>
            </w:rPr>
          </w:rPrChange>
        </w:rPr>
      </w:pPr>
      <w:del w:id="6260" w:author="..." w:date="2018-06-12T12:16:00Z">
        <w:r w:rsidRPr="004642E2">
          <w:rPr>
            <w:rFonts w:ascii="Times New Roman" w:eastAsia="宋体" w:hAnsi="Times New Roman" w:cs="Times New Roman"/>
            <w:noProof/>
            <w:sz w:val="24"/>
            <w:szCs w:val="24"/>
            <w:rPrChange w:id="6261" w:author="Windows 用户" w:date="2018-06-12T19:49:00Z">
              <w:rPr>
                <w:noProof/>
              </w:rPr>
            </w:rPrChange>
          </w:rPr>
          <w:drawing>
            <wp:inline distT="0" distB="0" distL="0" distR="0" wp14:anchorId="3E911DF6" wp14:editId="60374D78">
              <wp:extent cx="2504440" cy="1085215"/>
              <wp:effectExtent l="0" t="0" r="1016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0"/>
                      <a:stretch>
                        <a:fillRect/>
                      </a:stretch>
                    </pic:blipFill>
                    <pic:spPr>
                      <a:xfrm>
                        <a:off x="0" y="0"/>
                        <a:ext cx="2504762" cy="1085714"/>
                      </a:xfrm>
                      <a:prstGeom prst="rect">
                        <a:avLst/>
                      </a:prstGeom>
                    </pic:spPr>
                  </pic:pic>
                </a:graphicData>
              </a:graphic>
            </wp:inline>
          </w:drawing>
        </w:r>
      </w:del>
    </w:p>
    <w:p w:rsidR="00F76376" w:rsidRPr="00F76376" w:rsidRDefault="00793F6E">
      <w:pPr>
        <w:spacing w:line="400" w:lineRule="exact"/>
        <w:ind w:firstLineChars="200" w:firstLine="480"/>
        <w:jc w:val="left"/>
        <w:rPr>
          <w:del w:id="6262" w:author="..." w:date="2018-06-12T17:51:00Z"/>
          <w:rFonts w:ascii="Times New Roman" w:eastAsia="宋体" w:hAnsi="Times New Roman" w:cs="Times New Roman"/>
          <w:sz w:val="24"/>
          <w:szCs w:val="24"/>
          <w:rPrChange w:id="6263" w:author="..." w:date="2018-06-12T16:50:00Z">
            <w:rPr>
              <w:del w:id="6264" w:author="..." w:date="2018-06-12T17:51:00Z"/>
            </w:rPr>
          </w:rPrChange>
        </w:rPr>
        <w:pPrChange w:id="6265" w:author="..." w:date="2018-06-12T17:52:00Z">
          <w:pPr>
            <w:ind w:firstLine="420"/>
          </w:pPr>
        </w:pPrChange>
      </w:pPr>
      <w:r>
        <w:rPr>
          <w:rFonts w:ascii="Times New Roman" w:eastAsia="宋体" w:hAnsi="Times New Roman" w:cs="Times New Roman" w:hint="eastAsia"/>
          <w:sz w:val="24"/>
          <w:szCs w:val="24"/>
          <w:rPrChange w:id="6266" w:author="..." w:date="2018-06-12T16:50:00Z">
            <w:rPr>
              <w:rFonts w:hint="eastAsia"/>
            </w:rPr>
          </w:rPrChange>
        </w:rPr>
        <w:t>现在使用</w:t>
      </w:r>
      <w:del w:id="6267" w:author="..." w:date="2018-06-12T17:52:00Z">
        <w:r>
          <w:rPr>
            <w:rFonts w:ascii="Times New Roman" w:eastAsia="宋体" w:hAnsi="Times New Roman" w:cs="Times New Roman" w:hint="eastAsia"/>
            <w:sz w:val="24"/>
            <w:szCs w:val="24"/>
            <w:rPrChange w:id="6268" w:author="..." w:date="2018-06-12T16:50:00Z">
              <w:rPr>
                <w:rFonts w:hint="eastAsia"/>
              </w:rPr>
            </w:rPrChange>
          </w:rPr>
          <w:delText>了</w:delText>
        </w:r>
      </w:del>
      <w:ins w:id="6269" w:author="..." w:date="2018-06-12T12:19:00Z">
        <w:r>
          <w:rPr>
            <w:rFonts w:ascii="Times New Roman" w:eastAsia="宋体" w:hAnsi="Times New Roman" w:cs="Times New Roman"/>
            <w:sz w:val="24"/>
            <w:szCs w:val="24"/>
            <w:rPrChange w:id="6270" w:author="..." w:date="2018-06-12T13:31:00Z">
              <w:rPr/>
            </w:rPrChange>
          </w:rPr>
          <w:t>APP</w:t>
        </w:r>
      </w:ins>
      <w:del w:id="6271" w:author="..." w:date="2018-06-12T12:19:00Z">
        <w:r>
          <w:rPr>
            <w:rFonts w:ascii="Times New Roman" w:eastAsia="宋体" w:hAnsi="Times New Roman" w:cs="Times New Roman"/>
            <w:sz w:val="24"/>
            <w:szCs w:val="24"/>
            <w:rPrChange w:id="6272" w:author="..." w:date="2018-06-12T16:50:00Z">
              <w:rPr/>
            </w:rPrChange>
          </w:rPr>
          <w:delText>app</w:delText>
        </w:r>
      </w:del>
      <w:r>
        <w:rPr>
          <w:rFonts w:ascii="Times New Roman" w:eastAsia="宋体" w:hAnsi="Times New Roman" w:cs="Times New Roman"/>
          <w:sz w:val="24"/>
          <w:szCs w:val="24"/>
          <w:rPrChange w:id="6273" w:author="..." w:date="2018-06-12T16:50:00Z">
            <w:rPr/>
          </w:rPrChange>
        </w:rPr>
        <w:t>1</w:t>
      </w:r>
      <w:r>
        <w:rPr>
          <w:rFonts w:ascii="Times New Roman" w:eastAsia="宋体" w:hAnsi="Times New Roman" w:cs="Times New Roman" w:hint="eastAsia"/>
          <w:sz w:val="24"/>
          <w:szCs w:val="24"/>
          <w:rPrChange w:id="6274" w:author="..." w:date="2018-06-12T16:50:00Z">
            <w:rPr>
              <w:rFonts w:hint="eastAsia"/>
            </w:rPr>
          </w:rPrChange>
        </w:rPr>
        <w:t>启动</w:t>
      </w:r>
      <w:ins w:id="6275" w:author="..." w:date="2018-06-12T12:19:00Z">
        <w:r>
          <w:rPr>
            <w:rFonts w:ascii="Times New Roman" w:eastAsia="宋体" w:hAnsi="Times New Roman" w:cs="Times New Roman"/>
            <w:sz w:val="24"/>
            <w:szCs w:val="24"/>
            <w:rPrChange w:id="6276" w:author="..." w:date="2018-06-12T13:31:00Z">
              <w:rPr/>
            </w:rPrChange>
          </w:rPr>
          <w:t>APP</w:t>
        </w:r>
      </w:ins>
      <w:del w:id="6277" w:author="..." w:date="2018-06-12T12:19:00Z">
        <w:r>
          <w:rPr>
            <w:rFonts w:ascii="Times New Roman" w:eastAsia="宋体" w:hAnsi="Times New Roman" w:cs="Times New Roman"/>
            <w:sz w:val="24"/>
            <w:szCs w:val="24"/>
            <w:rPrChange w:id="6278" w:author="..." w:date="2018-06-12T16:50:00Z">
              <w:rPr/>
            </w:rPrChange>
          </w:rPr>
          <w:delText>app</w:delText>
        </w:r>
      </w:del>
      <w:r>
        <w:rPr>
          <w:rFonts w:ascii="Times New Roman" w:eastAsia="宋体" w:hAnsi="Times New Roman" w:cs="Times New Roman"/>
          <w:sz w:val="24"/>
          <w:szCs w:val="24"/>
          <w:rPrChange w:id="6279" w:author="..." w:date="2018-06-12T16:50:00Z">
            <w:rPr/>
          </w:rPrChange>
        </w:rPr>
        <w:t>2</w:t>
      </w:r>
      <w:r>
        <w:rPr>
          <w:rFonts w:ascii="Times New Roman" w:eastAsia="宋体" w:hAnsi="Times New Roman" w:cs="Times New Roman" w:hint="eastAsia"/>
          <w:sz w:val="24"/>
          <w:szCs w:val="24"/>
          <w:rPrChange w:id="6280" w:author="..." w:date="2018-06-12T16:50:00Z">
            <w:rPr>
              <w:rFonts w:hint="eastAsia"/>
            </w:rPr>
          </w:rPrChange>
        </w:rPr>
        <w:t>中的</w:t>
      </w:r>
      <w:r>
        <w:rPr>
          <w:rFonts w:ascii="Times New Roman" w:eastAsia="宋体" w:hAnsi="Times New Roman" w:cs="Times New Roman"/>
          <w:sz w:val="24"/>
          <w:szCs w:val="24"/>
          <w:rPrChange w:id="6281" w:author="..." w:date="2018-06-12T16:50:00Z">
            <w:rPr/>
          </w:rPrChange>
        </w:rPr>
        <w:t>activity</w:t>
      </w:r>
      <w:r>
        <w:rPr>
          <w:rFonts w:ascii="Times New Roman" w:eastAsia="宋体" w:hAnsi="Times New Roman" w:cs="Times New Roman" w:hint="eastAsia"/>
          <w:sz w:val="24"/>
          <w:szCs w:val="24"/>
          <w:rPrChange w:id="6282" w:author="..." w:date="2018-06-12T16:50:00Z">
            <w:rPr>
              <w:rFonts w:hint="eastAsia"/>
            </w:rPr>
          </w:rPrChange>
        </w:rPr>
        <w:t>，运行</w:t>
      </w:r>
      <w:ins w:id="6283" w:author="..." w:date="2018-06-12T12:19:00Z">
        <w:r>
          <w:rPr>
            <w:rFonts w:ascii="Times New Roman" w:eastAsia="宋体" w:hAnsi="Times New Roman" w:cs="Times New Roman"/>
            <w:sz w:val="24"/>
            <w:szCs w:val="24"/>
            <w:rPrChange w:id="6284" w:author="..." w:date="2018-06-12T13:31:00Z">
              <w:rPr/>
            </w:rPrChange>
          </w:rPr>
          <w:t>A</w:t>
        </w:r>
      </w:ins>
      <w:ins w:id="6285" w:author="..." w:date="2018-06-12T12:20:00Z">
        <w:r>
          <w:rPr>
            <w:rFonts w:ascii="Times New Roman" w:eastAsia="宋体" w:hAnsi="Times New Roman" w:cs="Times New Roman"/>
            <w:sz w:val="24"/>
            <w:szCs w:val="24"/>
            <w:rPrChange w:id="6286" w:author="..." w:date="2018-06-12T13:31:00Z">
              <w:rPr/>
            </w:rPrChange>
          </w:rPr>
          <w:t>PP</w:t>
        </w:r>
      </w:ins>
      <w:del w:id="6287" w:author="..." w:date="2018-06-12T12:19:00Z">
        <w:r>
          <w:rPr>
            <w:rFonts w:ascii="Times New Roman" w:eastAsia="宋体" w:hAnsi="Times New Roman" w:cs="Times New Roman"/>
            <w:sz w:val="24"/>
            <w:szCs w:val="24"/>
            <w:rPrChange w:id="6288" w:author="..." w:date="2018-06-12T16:50:00Z">
              <w:rPr/>
            </w:rPrChange>
          </w:rPr>
          <w:delText>app</w:delText>
        </w:r>
      </w:del>
      <w:r>
        <w:rPr>
          <w:rFonts w:ascii="Times New Roman" w:eastAsia="宋体" w:hAnsi="Times New Roman" w:cs="Times New Roman"/>
          <w:sz w:val="24"/>
          <w:szCs w:val="24"/>
          <w:rPrChange w:id="6289" w:author="..." w:date="2018-06-12T16:50:00Z">
            <w:rPr/>
          </w:rPrChange>
        </w:rPr>
        <w:t>1</w:t>
      </w:r>
      <w:r>
        <w:rPr>
          <w:rFonts w:ascii="Times New Roman" w:eastAsia="宋体" w:hAnsi="Times New Roman" w:cs="Times New Roman" w:hint="eastAsia"/>
          <w:sz w:val="24"/>
          <w:szCs w:val="24"/>
          <w:rPrChange w:id="6290" w:author="..." w:date="2018-06-12T16:50:00Z">
            <w:rPr>
              <w:rFonts w:hint="eastAsia"/>
            </w:rPr>
          </w:rPrChange>
        </w:rPr>
        <w:t>，点击</w:t>
      </w:r>
      <w:r>
        <w:rPr>
          <w:rFonts w:ascii="Times New Roman" w:eastAsia="宋体" w:hAnsi="Times New Roman" w:cs="Times New Roman"/>
          <w:sz w:val="24"/>
          <w:szCs w:val="24"/>
          <w:rPrChange w:id="6291" w:author="..." w:date="2018-06-12T16:50:00Z">
            <w:rPr/>
          </w:rPrChange>
        </w:rPr>
        <w:t>button</w:t>
      </w:r>
      <w:del w:id="6292" w:author="..." w:date="2018-06-12T17:53:00Z">
        <w:r>
          <w:rPr>
            <w:rFonts w:ascii="Times New Roman" w:eastAsia="宋体" w:hAnsi="Times New Roman" w:cs="Times New Roman" w:hint="eastAsia"/>
            <w:sz w:val="24"/>
            <w:szCs w:val="24"/>
            <w:rPrChange w:id="6293" w:author="..." w:date="2018-06-12T16:50:00Z">
              <w:rPr>
                <w:rFonts w:hint="eastAsia"/>
              </w:rPr>
            </w:rPrChange>
          </w:rPr>
          <w:delText>：</w:delText>
        </w:r>
      </w:del>
      <w:r>
        <w:rPr>
          <w:rFonts w:ascii="Times New Roman" w:eastAsia="宋体" w:hAnsi="Times New Roman" w:cs="Times New Roman" w:hint="eastAsia"/>
          <w:sz w:val="24"/>
          <w:szCs w:val="24"/>
          <w:rPrChange w:id="6294" w:author="..." w:date="2018-06-12T16:50:00Z">
            <w:rPr>
              <w:rFonts w:hint="eastAsia"/>
            </w:rPr>
          </w:rPrChange>
        </w:rPr>
        <w:t>“</w:t>
      </w:r>
      <w:r>
        <w:rPr>
          <w:rFonts w:ascii="Times New Roman" w:eastAsia="宋体" w:hAnsi="Times New Roman" w:cs="Times New Roman"/>
          <w:sz w:val="24"/>
          <w:szCs w:val="24"/>
          <w:rPrChange w:id="6295" w:author="..." w:date="2018-06-12T16:50:00Z">
            <w:rPr/>
          </w:rPrChange>
        </w:rPr>
        <w:t>App2:Seco</w:t>
      </w:r>
      <w:ins w:id="6296" w:author="..." w:date="2018-06-12T17:52: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6297" w:author="..." w:date="2018-06-12T16:50:00Z">
            <w:rPr/>
          </w:rPrChange>
        </w:rPr>
        <w:t>ndActivity”</w:t>
      </w:r>
      <w:ins w:id="6298" w:author="..." w:date="2018-06-12T17:53:00Z">
        <w:r>
          <w:rPr>
            <w:rFonts w:ascii="Times New Roman" w:eastAsia="宋体" w:hAnsi="Times New Roman" w:cs="Times New Roman" w:hint="eastAsia"/>
            <w:sz w:val="24"/>
            <w:szCs w:val="24"/>
          </w:rPr>
          <w:t>：</w:t>
        </w:r>
      </w:ins>
      <w:del w:id="6299" w:author="..." w:date="2018-06-12T17:51:00Z">
        <w:r>
          <w:rPr>
            <w:rFonts w:ascii="Times New Roman" w:eastAsia="宋体" w:hAnsi="Times New Roman" w:cs="Times New Roman" w:hint="eastAsia"/>
            <w:sz w:val="24"/>
            <w:szCs w:val="24"/>
            <w:rPrChange w:id="6300" w:author="..." w:date="2018-06-12T16:50:00Z">
              <w:rPr>
                <w:rFonts w:hint="eastAsia"/>
              </w:rPr>
            </w:rPrChange>
          </w:rPr>
          <w:delText>：</w:delText>
        </w:r>
      </w:del>
    </w:p>
    <w:p w:rsidR="00F76376" w:rsidRPr="00F76376" w:rsidRDefault="00793F6E">
      <w:pPr>
        <w:spacing w:line="400" w:lineRule="exact"/>
        <w:ind w:firstLineChars="200" w:firstLine="480"/>
        <w:rPr>
          <w:del w:id="6301" w:author="..." w:date="2018-06-12T17:51:00Z"/>
          <w:rFonts w:ascii="Times New Roman" w:eastAsia="宋体" w:hAnsi="Times New Roman" w:cs="Times New Roman"/>
          <w:sz w:val="24"/>
          <w:szCs w:val="24"/>
          <w:rPrChange w:id="6302" w:author="..." w:date="2018-06-12T16:50:00Z">
            <w:rPr>
              <w:del w:id="6303" w:author="..." w:date="2018-06-12T17:51:00Z"/>
            </w:rPr>
          </w:rPrChange>
        </w:rPr>
        <w:pPrChange w:id="6304" w:author="..." w:date="2018-06-12T13:31:00Z">
          <w:pPr/>
        </w:pPrChange>
      </w:pPr>
      <w:del w:id="6305" w:author="..." w:date="2018-06-12T17:51:00Z">
        <w:r>
          <w:rPr>
            <w:rFonts w:ascii="Times New Roman" w:eastAsia="宋体" w:hAnsi="Times New Roman" w:cs="Times New Roman"/>
            <w:noProof/>
            <w:sz w:val="24"/>
            <w:szCs w:val="24"/>
            <w:rPrChange w:id="6306" w:author="..." w:date="2018-06-12T16:50:00Z">
              <w:rPr>
                <w:noProof/>
              </w:rPr>
            </w:rPrChange>
          </w:rPr>
          <w:drawing>
            <wp:inline distT="0" distB="0" distL="0" distR="0" wp14:anchorId="0F5BE676" wp14:editId="53A4FC68">
              <wp:extent cx="2323465" cy="856615"/>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1"/>
                      <a:stretch>
                        <a:fillRect/>
                      </a:stretch>
                    </pic:blipFill>
                    <pic:spPr>
                      <a:xfrm>
                        <a:off x="0" y="0"/>
                        <a:ext cx="2323809" cy="857143"/>
                      </a:xfrm>
                      <a:prstGeom prst="rect">
                        <a:avLst/>
                      </a:prstGeom>
                    </pic:spPr>
                  </pic:pic>
                </a:graphicData>
              </a:graphic>
            </wp:inline>
          </w:drawing>
        </w:r>
      </w:del>
    </w:p>
    <w:p w:rsidR="00F76376" w:rsidRPr="00F76376" w:rsidRDefault="00793F6E">
      <w:pPr>
        <w:spacing w:line="400" w:lineRule="exact"/>
        <w:ind w:firstLineChars="200" w:firstLine="480"/>
        <w:rPr>
          <w:rFonts w:ascii="Times New Roman" w:eastAsia="宋体" w:hAnsi="Times New Roman" w:cs="Times New Roman"/>
          <w:sz w:val="24"/>
          <w:szCs w:val="24"/>
          <w:rPrChange w:id="6307" w:author="..." w:date="2018-06-12T16:50:00Z">
            <w:rPr/>
          </w:rPrChange>
        </w:rPr>
        <w:pPrChange w:id="6308" w:author="..." w:date="2018-06-12T13:31:00Z">
          <w:pPr>
            <w:ind w:firstLine="420"/>
          </w:pPr>
        </w:pPrChange>
      </w:pPr>
      <w:r>
        <w:rPr>
          <w:rFonts w:ascii="Times New Roman" w:eastAsia="宋体" w:hAnsi="Times New Roman" w:cs="Times New Roman" w:hint="eastAsia"/>
          <w:sz w:val="24"/>
          <w:szCs w:val="24"/>
          <w:rPrChange w:id="6309" w:author="..." w:date="2018-06-12T16:50:00Z">
            <w:rPr>
              <w:rFonts w:hint="eastAsia"/>
            </w:rPr>
          </w:rPrChange>
        </w:rPr>
        <w:t>启动失败，</w:t>
      </w:r>
      <w:r>
        <w:rPr>
          <w:rFonts w:ascii="Times New Roman" w:eastAsia="宋体" w:hAnsi="Times New Roman" w:cs="Times New Roman"/>
          <w:sz w:val="24"/>
          <w:szCs w:val="24"/>
          <w:rPrChange w:id="6310" w:author="..." w:date="2018-06-12T16:50:00Z">
            <w:rPr/>
          </w:rPrChange>
        </w:rPr>
        <w:t>A</w:t>
      </w:r>
      <w:ins w:id="6311" w:author="..." w:date="2018-06-12T12:20:00Z">
        <w:r>
          <w:rPr>
            <w:rFonts w:ascii="Times New Roman" w:eastAsia="宋体" w:hAnsi="Times New Roman" w:cs="Times New Roman"/>
            <w:sz w:val="24"/>
            <w:szCs w:val="24"/>
            <w:rPrChange w:id="6312" w:author="..." w:date="2018-06-12T13:31:00Z">
              <w:rPr/>
            </w:rPrChange>
          </w:rPr>
          <w:t>PP</w:t>
        </w:r>
      </w:ins>
      <w:del w:id="6313" w:author="..." w:date="2018-06-12T12:20:00Z">
        <w:r>
          <w:rPr>
            <w:rFonts w:ascii="Times New Roman" w:eastAsia="宋体" w:hAnsi="Times New Roman" w:cs="Times New Roman"/>
            <w:sz w:val="24"/>
            <w:szCs w:val="24"/>
            <w:rPrChange w:id="6314" w:author="..." w:date="2018-06-12T16:50:00Z">
              <w:rPr/>
            </w:rPrChange>
          </w:rPr>
          <w:delText>pp</w:delText>
        </w:r>
      </w:del>
      <w:r>
        <w:rPr>
          <w:rFonts w:ascii="Times New Roman" w:eastAsia="宋体" w:hAnsi="Times New Roman" w:cs="Times New Roman"/>
          <w:sz w:val="24"/>
          <w:szCs w:val="24"/>
          <w:rPrChange w:id="6315" w:author="..." w:date="2018-06-12T16:50:00Z">
            <w:rPr/>
          </w:rPrChange>
        </w:rPr>
        <w:t>1</w:t>
      </w:r>
      <w:r>
        <w:rPr>
          <w:rFonts w:ascii="Times New Roman" w:eastAsia="宋体" w:hAnsi="Times New Roman" w:cs="Times New Roman" w:hint="eastAsia"/>
          <w:sz w:val="24"/>
          <w:szCs w:val="24"/>
          <w:rPrChange w:id="6316" w:author="..." w:date="2018-06-12T16:50:00Z">
            <w:rPr>
              <w:rFonts w:hint="eastAsia"/>
            </w:rPr>
          </w:rPrChange>
        </w:rPr>
        <w:t>崩溃。</w:t>
      </w:r>
      <w:ins w:id="6317" w:author="..." w:date="2018-06-12T12:17:00Z">
        <w:r>
          <w:rPr>
            <w:rFonts w:ascii="Times New Roman" w:eastAsia="宋体" w:hAnsi="Times New Roman" w:cs="Times New Roman" w:hint="eastAsia"/>
            <w:sz w:val="24"/>
            <w:szCs w:val="24"/>
            <w:rPrChange w:id="6318" w:author="..." w:date="2018-06-12T13:31:00Z">
              <w:rPr>
                <w:rFonts w:hint="eastAsia"/>
              </w:rPr>
            </w:rPrChange>
          </w:rPr>
          <w:t>提示“</w:t>
        </w:r>
        <w:r>
          <w:rPr>
            <w:rFonts w:ascii="Times New Roman" w:eastAsia="宋体" w:hAnsi="Times New Roman" w:cs="Times New Roman"/>
            <w:sz w:val="24"/>
            <w:szCs w:val="24"/>
            <w:rPrChange w:id="6319" w:author="..." w:date="2018-06-12T13:31:00Z">
              <w:rPr/>
            </w:rPrChange>
          </w:rPr>
          <w:t>APP1 has stopped</w:t>
        </w:r>
        <w:r>
          <w:rPr>
            <w:rFonts w:ascii="Times New Roman" w:eastAsia="宋体" w:hAnsi="Times New Roman" w:cs="Times New Roman" w:hint="eastAsia"/>
            <w:sz w:val="24"/>
            <w:szCs w:val="24"/>
            <w:rPrChange w:id="6320" w:author="..." w:date="2018-06-12T13:31:00Z">
              <w:rPr>
                <w:rFonts w:hint="eastAsia"/>
              </w:rPr>
            </w:rPrChange>
          </w:rPr>
          <w:t>”</w:t>
        </w:r>
      </w:ins>
      <w:del w:id="6321" w:author="..." w:date="2018-06-12T12:17:00Z">
        <w:r>
          <w:rPr>
            <w:rFonts w:ascii="Times New Roman" w:eastAsia="宋体" w:hAnsi="Times New Roman" w:cs="Times New Roman" w:hint="eastAsia"/>
            <w:sz w:val="24"/>
            <w:szCs w:val="24"/>
            <w:rPrChange w:id="6322" w:author="..." w:date="2018-06-12T16:50:00Z">
              <w:rPr>
                <w:rFonts w:hint="eastAsia"/>
              </w:rPr>
            </w:rPrChange>
          </w:rPr>
          <w:delText>因为现在</w:delText>
        </w:r>
        <w:r>
          <w:rPr>
            <w:rFonts w:ascii="Times New Roman" w:eastAsia="宋体" w:hAnsi="Times New Roman" w:cs="Times New Roman"/>
            <w:sz w:val="24"/>
            <w:szCs w:val="24"/>
            <w:rPrChange w:id="6323" w:author="..." w:date="2018-06-12T16:50:00Z">
              <w:rPr/>
            </w:rPrChange>
          </w:rPr>
          <w:delText>secondactivity</w:delText>
        </w:r>
        <w:r>
          <w:rPr>
            <w:rFonts w:ascii="Times New Roman" w:eastAsia="宋体" w:hAnsi="Times New Roman" w:cs="Times New Roman" w:hint="eastAsia"/>
            <w:sz w:val="24"/>
            <w:szCs w:val="24"/>
            <w:rPrChange w:id="6324" w:author="..." w:date="2018-06-12T16:50:00Z">
              <w:rPr>
                <w:rFonts w:hint="eastAsia"/>
              </w:rPr>
            </w:rPrChange>
          </w:rPr>
          <w:delText>对外不可见</w:delText>
        </w:r>
      </w:del>
      <w:r>
        <w:rPr>
          <w:rFonts w:ascii="Times New Roman" w:eastAsia="宋体" w:hAnsi="Times New Roman" w:cs="Times New Roman" w:hint="eastAsia"/>
          <w:sz w:val="24"/>
          <w:szCs w:val="24"/>
          <w:rPrChange w:id="6325" w:author="..." w:date="2018-06-12T16:50:00Z">
            <w:rPr>
              <w:rFonts w:hint="eastAsia"/>
            </w:rPr>
          </w:rPrChange>
        </w:rPr>
        <w:t>。</w:t>
      </w:r>
    </w:p>
    <w:p w:rsidR="00F76376" w:rsidRPr="00F76376" w:rsidRDefault="00F76376">
      <w:pPr>
        <w:spacing w:line="400" w:lineRule="exact"/>
        <w:ind w:firstLineChars="200" w:firstLine="480"/>
        <w:rPr>
          <w:del w:id="6326" w:author="..." w:date="2018-06-12T12:17:00Z"/>
          <w:rFonts w:ascii="Times New Roman" w:eastAsia="宋体" w:hAnsi="Times New Roman" w:cs="Times New Roman"/>
          <w:sz w:val="24"/>
          <w:szCs w:val="24"/>
          <w:rPrChange w:id="6327" w:author="..." w:date="2018-06-12T16:50:00Z">
            <w:rPr>
              <w:del w:id="6328" w:author="..." w:date="2018-06-12T12:17:00Z"/>
            </w:rPr>
          </w:rPrChange>
        </w:rPr>
        <w:pPrChange w:id="6329" w:author="..." w:date="2018-06-12T13:31:00Z">
          <w:pPr/>
        </w:pPrChange>
      </w:pPr>
    </w:p>
    <w:p w:rsidR="00F76376" w:rsidRPr="00F76376" w:rsidRDefault="00793F6E">
      <w:pPr>
        <w:spacing w:line="400" w:lineRule="exact"/>
        <w:ind w:firstLineChars="200" w:firstLine="480"/>
        <w:rPr>
          <w:ins w:id="6330" w:author="..." w:date="2018-06-12T12:17:00Z"/>
          <w:rFonts w:ascii="Times New Roman" w:eastAsia="宋体" w:hAnsi="Times New Roman" w:cs="Times New Roman"/>
          <w:sz w:val="24"/>
          <w:szCs w:val="24"/>
          <w:rPrChange w:id="6331" w:author="..." w:date="2018-06-12T16:50:00Z">
            <w:rPr>
              <w:ins w:id="6332" w:author="..." w:date="2018-06-12T12:17:00Z"/>
            </w:rPr>
          </w:rPrChange>
        </w:rPr>
        <w:pPrChange w:id="6333" w:author="..." w:date="2018-06-12T13:31:00Z">
          <w:pPr>
            <w:ind w:firstLine="420"/>
          </w:pPr>
        </w:pPrChange>
      </w:pPr>
      <w:r>
        <w:rPr>
          <w:rFonts w:ascii="Times New Roman" w:eastAsia="宋体" w:hAnsi="Times New Roman" w:cs="Times New Roman" w:hint="eastAsia"/>
          <w:sz w:val="24"/>
          <w:szCs w:val="24"/>
          <w:rPrChange w:id="6334" w:author="..." w:date="2018-06-12T16:50:00Z">
            <w:rPr>
              <w:rFonts w:hint="eastAsia"/>
            </w:rPr>
          </w:rPrChange>
        </w:rPr>
        <w:t>此时在项目</w:t>
      </w:r>
      <w:r>
        <w:rPr>
          <w:rFonts w:ascii="Times New Roman" w:eastAsia="宋体" w:hAnsi="Times New Roman" w:cs="Times New Roman"/>
          <w:sz w:val="24"/>
          <w:szCs w:val="24"/>
          <w:rPrChange w:id="6335" w:author="..." w:date="2018-06-12T16:50:00Z">
            <w:rPr/>
          </w:rPrChange>
        </w:rPr>
        <w:t>A</w:t>
      </w:r>
      <w:ins w:id="6336" w:author="..." w:date="2018-06-12T12:20:00Z">
        <w:r>
          <w:rPr>
            <w:rFonts w:ascii="Times New Roman" w:eastAsia="宋体" w:hAnsi="Times New Roman" w:cs="Times New Roman"/>
            <w:sz w:val="24"/>
            <w:szCs w:val="24"/>
            <w:rPrChange w:id="6337" w:author="..." w:date="2018-06-12T13:31:00Z">
              <w:rPr/>
            </w:rPrChange>
          </w:rPr>
          <w:t>PP</w:t>
        </w:r>
      </w:ins>
      <w:del w:id="6338" w:author="..." w:date="2018-06-12T12:20:00Z">
        <w:r>
          <w:rPr>
            <w:rFonts w:ascii="Times New Roman" w:eastAsia="宋体" w:hAnsi="Times New Roman" w:cs="Times New Roman"/>
            <w:sz w:val="24"/>
            <w:szCs w:val="24"/>
            <w:rPrChange w:id="6339" w:author="..." w:date="2018-06-12T16:50:00Z">
              <w:rPr/>
            </w:rPrChange>
          </w:rPr>
          <w:delText>pp</w:delText>
        </w:r>
      </w:del>
      <w:r>
        <w:rPr>
          <w:rFonts w:ascii="Times New Roman" w:eastAsia="宋体" w:hAnsi="Times New Roman" w:cs="Times New Roman"/>
          <w:sz w:val="24"/>
          <w:szCs w:val="24"/>
          <w:rPrChange w:id="6340" w:author="..." w:date="2018-06-12T16:50:00Z">
            <w:rPr/>
          </w:rPrChange>
        </w:rPr>
        <w:t>2</w:t>
      </w:r>
      <w:r>
        <w:rPr>
          <w:rFonts w:ascii="Times New Roman" w:eastAsia="宋体" w:hAnsi="Times New Roman" w:cs="Times New Roman" w:hint="eastAsia"/>
          <w:sz w:val="24"/>
          <w:szCs w:val="24"/>
          <w:rPrChange w:id="6341" w:author="..." w:date="2018-06-12T16:50:00Z">
            <w:rPr>
              <w:rFonts w:hint="eastAsia"/>
            </w:rPr>
          </w:rPrChange>
        </w:rPr>
        <w:t>的</w:t>
      </w:r>
      <w:r>
        <w:rPr>
          <w:rFonts w:ascii="Times New Roman" w:eastAsia="宋体" w:hAnsi="Times New Roman" w:cs="Times New Roman"/>
          <w:sz w:val="24"/>
          <w:szCs w:val="24"/>
          <w:rPrChange w:id="6342" w:author="..." w:date="2018-06-12T16:50:00Z">
            <w:rPr/>
          </w:rPrChange>
        </w:rPr>
        <w:t>SecondActivity</w:t>
      </w:r>
      <w:r>
        <w:rPr>
          <w:rFonts w:ascii="Times New Roman" w:eastAsia="宋体" w:hAnsi="Times New Roman" w:cs="Times New Roman" w:hint="eastAsia"/>
          <w:sz w:val="24"/>
          <w:szCs w:val="24"/>
          <w:rPrChange w:id="6343" w:author="..." w:date="2018-06-12T16:50:00Z">
            <w:rPr>
              <w:rFonts w:hint="eastAsia"/>
            </w:rPr>
          </w:rPrChange>
        </w:rPr>
        <w:t>添加“</w:t>
      </w:r>
      <w:r>
        <w:rPr>
          <w:rFonts w:ascii="Times New Roman" w:eastAsia="宋体" w:hAnsi="Times New Roman" w:cs="Times New Roman"/>
          <w:sz w:val="24"/>
          <w:szCs w:val="24"/>
          <w:rPrChange w:id="6344" w:author="..." w:date="2018-06-12T16:50:00Z">
            <w:rPr/>
          </w:rPrChange>
        </w:rPr>
        <w:t>exported=true</w:t>
      </w:r>
      <w:r>
        <w:rPr>
          <w:rFonts w:ascii="Times New Roman" w:eastAsia="宋体" w:hAnsi="Times New Roman" w:cs="Times New Roman" w:hint="eastAsia"/>
          <w:sz w:val="24"/>
          <w:szCs w:val="24"/>
          <w:rPrChange w:id="6345" w:author="..." w:date="2018-06-12T16:50:00Z">
            <w:rPr>
              <w:rFonts w:hint="eastAsia"/>
            </w:rPr>
          </w:rPrChange>
        </w:rPr>
        <w:t>”，再次使用</w:t>
      </w:r>
      <w:r>
        <w:rPr>
          <w:rFonts w:ascii="Times New Roman" w:eastAsia="宋体" w:hAnsi="Times New Roman" w:cs="Times New Roman"/>
          <w:sz w:val="24"/>
          <w:szCs w:val="24"/>
          <w:rPrChange w:id="6346" w:author="..." w:date="2018-06-12T16:50:00Z">
            <w:rPr/>
          </w:rPrChange>
        </w:rPr>
        <w:t>App1</w:t>
      </w:r>
      <w:r>
        <w:rPr>
          <w:rFonts w:ascii="Times New Roman" w:eastAsia="宋体" w:hAnsi="Times New Roman" w:cs="Times New Roman" w:hint="eastAsia"/>
          <w:sz w:val="24"/>
          <w:szCs w:val="24"/>
          <w:rPrChange w:id="6347" w:author="..." w:date="2018-06-12T16:50:00Z">
            <w:rPr>
              <w:rFonts w:hint="eastAsia"/>
            </w:rPr>
          </w:rPrChange>
        </w:rPr>
        <w:t>启动</w:t>
      </w:r>
      <w:r>
        <w:rPr>
          <w:rFonts w:ascii="Times New Roman" w:eastAsia="宋体" w:hAnsi="Times New Roman" w:cs="Times New Roman"/>
          <w:sz w:val="24"/>
          <w:szCs w:val="24"/>
          <w:rPrChange w:id="6348" w:author="..." w:date="2018-06-12T16:50:00Z">
            <w:rPr/>
          </w:rPrChange>
        </w:rPr>
        <w:t>App2</w:t>
      </w:r>
      <w:r>
        <w:rPr>
          <w:rFonts w:ascii="Times New Roman" w:eastAsia="宋体" w:hAnsi="Times New Roman" w:cs="Times New Roman" w:hint="eastAsia"/>
          <w:sz w:val="24"/>
          <w:szCs w:val="24"/>
          <w:rPrChange w:id="6349" w:author="..." w:date="2018-06-12T16:50:00Z">
            <w:rPr>
              <w:rFonts w:hint="eastAsia"/>
            </w:rPr>
          </w:rPrChange>
        </w:rPr>
        <w:t>的</w:t>
      </w:r>
      <w:r>
        <w:rPr>
          <w:rFonts w:ascii="Times New Roman" w:eastAsia="宋体" w:hAnsi="Times New Roman" w:cs="Times New Roman"/>
          <w:sz w:val="24"/>
          <w:szCs w:val="24"/>
          <w:rPrChange w:id="6350" w:author="..." w:date="2018-06-12T16:50:00Z">
            <w:rPr/>
          </w:rPrChange>
        </w:rPr>
        <w:t>activity</w:t>
      </w:r>
      <w:r>
        <w:rPr>
          <w:rFonts w:ascii="Times New Roman" w:eastAsia="宋体" w:hAnsi="Times New Roman" w:cs="Times New Roman" w:hint="eastAsia"/>
          <w:sz w:val="24"/>
          <w:szCs w:val="24"/>
          <w:rPrChange w:id="6351" w:author="..." w:date="2018-06-12T16:50:00Z">
            <w:rPr>
              <w:rFonts w:hint="eastAsia"/>
            </w:rPr>
          </w:rPrChange>
        </w:rPr>
        <w:t>，可以启动成功。</w:t>
      </w:r>
    </w:p>
    <w:p w:rsidR="00F76376" w:rsidRDefault="00793F6E">
      <w:pPr>
        <w:spacing w:line="400" w:lineRule="exact"/>
        <w:ind w:firstLineChars="200" w:firstLine="480"/>
        <w:rPr>
          <w:ins w:id="6352" w:author="Windows 用户" w:date="2018-06-12T19:50:00Z"/>
          <w:rFonts w:ascii="Times New Roman" w:eastAsia="宋体" w:hAnsi="Times New Roman" w:cs="Times New Roman"/>
          <w:sz w:val="24"/>
          <w:szCs w:val="24"/>
        </w:rPr>
      </w:pPr>
      <w:ins w:id="6353" w:author="..." w:date="2018-06-12T12:17:00Z">
        <w:r>
          <w:rPr>
            <w:rFonts w:ascii="Times New Roman" w:eastAsia="宋体" w:hAnsi="Times New Roman" w:cs="Times New Roman" w:hint="eastAsia"/>
            <w:sz w:val="24"/>
            <w:szCs w:val="24"/>
          </w:rPr>
          <w:t>从该测试用例中，可以总结如下规则：</w:t>
        </w:r>
      </w:ins>
    </w:p>
    <w:p w:rsidR="004642E2" w:rsidRDefault="004642E2">
      <w:pPr>
        <w:pBdr>
          <w:top w:val="single" w:sz="4" w:space="1" w:color="auto"/>
          <w:left w:val="single" w:sz="4" w:space="4" w:color="auto"/>
          <w:bottom w:val="single" w:sz="4" w:space="1" w:color="auto"/>
          <w:right w:val="single" w:sz="4" w:space="4" w:color="auto"/>
        </w:pBdr>
        <w:spacing w:line="240" w:lineRule="exact"/>
        <w:ind w:firstLineChars="200" w:firstLine="420"/>
        <w:jc w:val="left"/>
        <w:rPr>
          <w:ins w:id="6354" w:author="..." w:date="2018-06-12T12:17:00Z"/>
          <w:rFonts w:ascii="Times New Roman" w:eastAsia="宋体" w:hAnsi="Times New Roman" w:cs="Times New Roman"/>
          <w:sz w:val="24"/>
          <w:szCs w:val="24"/>
        </w:rPr>
        <w:pPrChange w:id="6355" w:author="Windows 用户" w:date="2018-06-12T19:50:00Z">
          <w:pPr>
            <w:spacing w:line="400" w:lineRule="exact"/>
            <w:ind w:firstLineChars="200" w:firstLine="480"/>
          </w:pPr>
        </w:pPrChange>
      </w:pPr>
      <w:ins w:id="6356" w:author="Windows 用户" w:date="2018-06-12T19:50:00Z">
        <w:r w:rsidRPr="004642E2">
          <w:rPr>
            <w:rFonts w:ascii="Times New Roman" w:eastAsia="宋体" w:hAnsi="Times New Roman" w:cs="Times New Roman" w:hint="eastAsia"/>
            <w:szCs w:val="21"/>
            <w:rPrChange w:id="6357" w:author="Windows 用户" w:date="2018-06-12T19:50:00Z">
              <w:rPr>
                <w:rFonts w:ascii="Times New Roman" w:eastAsia="宋体" w:hAnsi="Times New Roman" w:cs="Times New Roman" w:hint="eastAsia"/>
                <w:sz w:val="24"/>
                <w:szCs w:val="24"/>
              </w:rPr>
            </w:rPrChange>
          </w:rPr>
          <w:t>规则</w:t>
        </w:r>
        <w:r w:rsidRPr="004642E2">
          <w:rPr>
            <w:rFonts w:ascii="Times New Roman" w:eastAsia="宋体" w:hAnsi="Times New Roman" w:cs="Times New Roman"/>
            <w:szCs w:val="21"/>
            <w:rPrChange w:id="6358" w:author="Windows 用户" w:date="2018-06-12T19:50:00Z">
              <w:rPr>
                <w:rFonts w:ascii="Times New Roman" w:eastAsia="宋体" w:hAnsi="Times New Roman" w:cs="Times New Roman"/>
                <w:sz w:val="24"/>
                <w:szCs w:val="24"/>
              </w:rPr>
            </w:rPrChange>
          </w:rPr>
          <w:t>1</w:t>
        </w:r>
        <w:r w:rsidRPr="004642E2">
          <w:rPr>
            <w:rFonts w:ascii="Times New Roman" w:eastAsia="宋体" w:hAnsi="Times New Roman" w:cs="Times New Roman" w:hint="eastAsia"/>
            <w:szCs w:val="21"/>
            <w:rPrChange w:id="6359" w:author="Windows 用户" w:date="2018-06-12T19:50:00Z">
              <w:rPr>
                <w:rFonts w:ascii="Times New Roman" w:eastAsia="宋体" w:hAnsi="Times New Roman" w:cs="Times New Roman" w:hint="eastAsia"/>
                <w:sz w:val="24"/>
                <w:szCs w:val="24"/>
              </w:rPr>
            </w:rPrChange>
          </w:rPr>
          <w:t>：</w:t>
        </w:r>
        <w:r w:rsidRPr="004642E2">
          <w:rPr>
            <w:rFonts w:ascii="Times New Roman" w:eastAsia="宋体" w:hAnsi="Times New Roman" w:cs="Times New Roman"/>
            <w:szCs w:val="21"/>
            <w:rPrChange w:id="6360" w:author="Windows 用户" w:date="2018-06-12T19:50:00Z">
              <w:rPr>
                <w:rFonts w:ascii="Times New Roman" w:eastAsia="宋体" w:hAnsi="Times New Roman" w:cs="Times New Roman"/>
                <w:sz w:val="24"/>
                <w:szCs w:val="24"/>
              </w:rPr>
            </w:rPrChange>
          </w:rPr>
          <w:t>exported</w:t>
        </w:r>
        <w:r w:rsidRPr="004642E2">
          <w:rPr>
            <w:rFonts w:ascii="Times New Roman" w:eastAsia="宋体" w:hAnsi="Times New Roman" w:cs="Times New Roman" w:hint="eastAsia"/>
            <w:szCs w:val="21"/>
            <w:rPrChange w:id="6361" w:author="Windows 用户" w:date="2018-06-12T19:50:00Z">
              <w:rPr>
                <w:rFonts w:ascii="Times New Roman" w:eastAsia="宋体" w:hAnsi="Times New Roman" w:cs="Times New Roman" w:hint="eastAsia"/>
                <w:sz w:val="24"/>
                <w:szCs w:val="24"/>
              </w:rPr>
            </w:rPrChange>
          </w:rPr>
          <w:t>默认是</w:t>
        </w:r>
        <w:r w:rsidRPr="004642E2">
          <w:rPr>
            <w:rFonts w:ascii="Times New Roman" w:eastAsia="宋体" w:hAnsi="Times New Roman" w:cs="Times New Roman"/>
            <w:szCs w:val="21"/>
            <w:rPrChange w:id="6362" w:author="Windows 用户" w:date="2018-06-12T19:50:00Z">
              <w:rPr>
                <w:rFonts w:ascii="Times New Roman" w:eastAsia="宋体" w:hAnsi="Times New Roman" w:cs="Times New Roman"/>
                <w:sz w:val="24"/>
                <w:szCs w:val="24"/>
              </w:rPr>
            </w:rPrChange>
          </w:rPr>
          <w:t>false</w:t>
        </w:r>
        <w:r w:rsidRPr="004642E2">
          <w:rPr>
            <w:rFonts w:ascii="Times New Roman" w:eastAsia="宋体" w:hAnsi="Times New Roman" w:cs="Times New Roman" w:hint="eastAsia"/>
            <w:szCs w:val="21"/>
            <w:rPrChange w:id="6363" w:author="Windows 用户" w:date="2018-06-12T19:50:00Z">
              <w:rPr>
                <w:rFonts w:ascii="Times New Roman" w:eastAsia="宋体" w:hAnsi="Times New Roman" w:cs="Times New Roman" w:hint="eastAsia"/>
                <w:sz w:val="24"/>
                <w:szCs w:val="24"/>
              </w:rPr>
            </w:rPrChange>
          </w:rPr>
          <w:t>，即该组件不可以被外部访问。</w:t>
        </w:r>
      </w:ins>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76376" w:rsidDel="004642E2">
        <w:trPr>
          <w:jc w:val="center"/>
          <w:ins w:id="6364" w:author="..." w:date="2018-06-12T12:17:00Z"/>
          <w:del w:id="6365" w:author="Windows 用户" w:date="2018-06-12T19:49:00Z"/>
        </w:trPr>
        <w:tc>
          <w:tcPr>
            <w:tcW w:w="8522" w:type="dxa"/>
          </w:tcPr>
          <w:p w:rsidR="00F76376" w:rsidDel="004642E2" w:rsidRDefault="00793F6E">
            <w:pPr>
              <w:spacing w:line="400" w:lineRule="exact"/>
              <w:ind w:firstLineChars="200" w:firstLine="480"/>
              <w:rPr>
                <w:ins w:id="6366" w:author="..." w:date="2018-06-12T12:17:00Z"/>
                <w:del w:id="6367" w:author="Windows 用户" w:date="2018-06-12T19:49:00Z"/>
                <w:rFonts w:eastAsia="宋体"/>
              </w:rPr>
            </w:pPr>
            <w:ins w:id="6368" w:author="..." w:date="2018-06-12T12:17:00Z">
              <w:del w:id="6369" w:author="Windows 用户" w:date="2018-06-12T19:49:00Z">
                <w:r w:rsidDel="004642E2">
                  <w:rPr>
                    <w:rFonts w:ascii="Times New Roman" w:eastAsia="宋体" w:hAnsi="Times New Roman" w:cs="Times New Roman" w:hint="eastAsia"/>
                    <w:sz w:val="24"/>
                    <w:szCs w:val="24"/>
                  </w:rPr>
                  <w:delText>规则</w:delText>
                </w:r>
                <w:r w:rsidDel="004642E2">
                  <w:rPr>
                    <w:rFonts w:ascii="Times New Roman" w:eastAsia="宋体" w:hAnsi="Times New Roman" w:cs="Times New Roman" w:hint="eastAsia"/>
                    <w:sz w:val="24"/>
                    <w:szCs w:val="24"/>
                  </w:rPr>
                  <w:delText>1</w:delText>
                </w:r>
                <w:r w:rsidDel="004642E2">
                  <w:rPr>
                    <w:rFonts w:ascii="Times New Roman" w:eastAsia="宋体" w:hAnsi="Times New Roman" w:cs="Times New Roman" w:hint="eastAsia"/>
                    <w:sz w:val="24"/>
                    <w:szCs w:val="24"/>
                  </w:rPr>
                  <w:delText>：</w:delText>
                </w:r>
              </w:del>
            </w:ins>
            <w:ins w:id="6370" w:author="..." w:date="2018-06-12T12:18:00Z">
              <w:del w:id="6371" w:author="Windows 用户" w:date="2018-06-12T19:49:00Z">
                <w:r w:rsidDel="004642E2">
                  <w:rPr>
                    <w:rFonts w:ascii="Times New Roman" w:eastAsia="宋体" w:hAnsi="Times New Roman" w:cs="Times New Roman" w:hint="eastAsia"/>
                    <w:sz w:val="24"/>
                    <w:szCs w:val="24"/>
                  </w:rPr>
                  <w:delText>exported</w:delText>
                </w:r>
                <w:r w:rsidDel="004642E2">
                  <w:rPr>
                    <w:rFonts w:ascii="Times New Roman" w:eastAsia="宋体" w:hAnsi="Times New Roman" w:cs="Times New Roman" w:hint="eastAsia"/>
                    <w:sz w:val="24"/>
                    <w:szCs w:val="24"/>
                  </w:rPr>
                  <w:delText>默认是</w:delText>
                </w:r>
                <w:r w:rsidDel="004642E2">
                  <w:rPr>
                    <w:rFonts w:ascii="Times New Roman" w:eastAsia="宋体" w:hAnsi="Times New Roman" w:cs="Times New Roman" w:hint="eastAsia"/>
                    <w:sz w:val="24"/>
                    <w:szCs w:val="24"/>
                  </w:rPr>
                  <w:delText>false</w:delText>
                </w:r>
                <w:r w:rsidDel="004642E2">
                  <w:rPr>
                    <w:rFonts w:ascii="Times New Roman" w:eastAsia="宋体" w:hAnsi="Times New Roman" w:cs="Times New Roman" w:hint="eastAsia"/>
                    <w:sz w:val="24"/>
                    <w:szCs w:val="24"/>
                  </w:rPr>
                  <w:delText>，即该组件不可以被外部访问。</w:delText>
                </w:r>
              </w:del>
            </w:ins>
          </w:p>
        </w:tc>
      </w:tr>
    </w:tbl>
    <w:p w:rsidR="00F76376" w:rsidRPr="00856973" w:rsidRDefault="00793F6E">
      <w:pPr>
        <w:spacing w:beforeLines="100" w:before="313" w:afterLines="50" w:after="156" w:line="360" w:lineRule="auto"/>
        <w:jc w:val="center"/>
        <w:outlineLvl w:val="1"/>
        <w:rPr>
          <w:del w:id="6372" w:author="..." w:date="2018-06-12T12:20:00Z"/>
          <w:rFonts w:ascii="Times New Roman" w:eastAsia="宋体" w:hAnsi="Times New Roman" w:cs="Times New Roman"/>
          <w:b/>
          <w:bCs/>
          <w:color w:val="000000"/>
          <w:sz w:val="28"/>
          <w:szCs w:val="28"/>
          <w:rPrChange w:id="6373" w:author="Windows 用户" w:date="2018-06-12T19:07:00Z">
            <w:rPr>
              <w:del w:id="6374" w:author="..." w:date="2018-06-12T12:20:00Z"/>
            </w:rPr>
          </w:rPrChange>
        </w:rPr>
        <w:pPrChange w:id="6375" w:author="Windows 用户" w:date="2018-06-12T19:07:00Z">
          <w:pPr>
            <w:ind w:firstLine="420"/>
          </w:pPr>
        </w:pPrChange>
      </w:pPr>
      <w:del w:id="6376" w:author="..." w:date="2018-06-12T12:20:00Z">
        <w:r w:rsidRPr="00856973">
          <w:rPr>
            <w:rFonts w:ascii="Times New Roman" w:eastAsia="宋体" w:hAnsi="Times New Roman" w:cs="Times New Roman" w:hint="eastAsia"/>
            <w:b/>
            <w:bCs/>
            <w:color w:val="000000"/>
            <w:sz w:val="28"/>
            <w:szCs w:val="28"/>
            <w:rPrChange w:id="6377" w:author="Windows 用户" w:date="2018-06-12T19:07:00Z">
              <w:rPr>
                <w:rFonts w:hint="eastAsia"/>
              </w:rPr>
            </w:rPrChange>
          </w:rPr>
          <w:delText>说明</w:delText>
        </w:r>
        <w:r w:rsidRPr="00856973">
          <w:rPr>
            <w:rFonts w:ascii="Times New Roman" w:eastAsia="宋体" w:hAnsi="Times New Roman" w:cs="Times New Roman"/>
            <w:b/>
            <w:bCs/>
            <w:color w:val="000000"/>
            <w:sz w:val="28"/>
            <w:szCs w:val="28"/>
            <w:rPrChange w:id="6378" w:author="Windows 用户" w:date="2018-06-12T19:07:00Z">
              <w:rPr/>
            </w:rPrChange>
          </w:rPr>
          <w:delText>exported</w:delText>
        </w:r>
        <w:r w:rsidRPr="00856973">
          <w:rPr>
            <w:rFonts w:ascii="Times New Roman" w:eastAsia="宋体" w:hAnsi="Times New Roman" w:cs="Times New Roman" w:hint="eastAsia"/>
            <w:b/>
            <w:bCs/>
            <w:color w:val="000000"/>
            <w:sz w:val="28"/>
            <w:szCs w:val="28"/>
            <w:rPrChange w:id="6379" w:author="Windows 用户" w:date="2018-06-12T19:07:00Z">
              <w:rPr>
                <w:rFonts w:hint="eastAsia"/>
              </w:rPr>
            </w:rPrChange>
          </w:rPr>
          <w:delText>默认是</w:delText>
        </w:r>
        <w:r w:rsidRPr="00856973">
          <w:rPr>
            <w:rFonts w:ascii="Times New Roman" w:eastAsia="宋体" w:hAnsi="Times New Roman" w:cs="Times New Roman"/>
            <w:b/>
            <w:bCs/>
            <w:color w:val="000000"/>
            <w:sz w:val="28"/>
            <w:szCs w:val="28"/>
            <w:rPrChange w:id="6380" w:author="Windows 用户" w:date="2018-06-12T19:07:00Z">
              <w:rPr/>
            </w:rPrChange>
          </w:rPr>
          <w:delText>false</w:delText>
        </w:r>
        <w:r w:rsidRPr="00856973">
          <w:rPr>
            <w:rFonts w:ascii="Times New Roman" w:eastAsia="宋体" w:hAnsi="Times New Roman" w:cs="Times New Roman" w:hint="eastAsia"/>
            <w:b/>
            <w:bCs/>
            <w:color w:val="000000"/>
            <w:sz w:val="28"/>
            <w:szCs w:val="28"/>
            <w:rPrChange w:id="6381" w:author="Windows 用户" w:date="2018-06-12T19:07:00Z">
              <w:rPr>
                <w:rFonts w:hint="eastAsia"/>
              </w:rPr>
            </w:rPrChange>
          </w:rPr>
          <w:delText>，即该组件不可以被外部访问。</w:delText>
        </w:r>
      </w:del>
    </w:p>
    <w:p w:rsidR="00F76376" w:rsidRPr="00856973"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6382" w:author="Windows 用户" w:date="2018-06-12T19:07:00Z">
            <w:rPr/>
          </w:rPrChange>
        </w:rPr>
        <w:pPrChange w:id="6383" w:author="Windows 用户" w:date="2018-06-12T19:07:00Z">
          <w:pPr>
            <w:pStyle w:val="2"/>
          </w:pPr>
        </w:pPrChange>
      </w:pPr>
      <w:bookmarkStart w:id="6384" w:name="_Toc516593067"/>
      <w:r w:rsidRPr="00856973">
        <w:rPr>
          <w:rFonts w:ascii="Times New Roman" w:eastAsia="宋体" w:hAnsi="Times New Roman" w:cs="Times New Roman"/>
          <w:b/>
          <w:bCs/>
          <w:color w:val="000000"/>
          <w:sz w:val="28"/>
          <w:szCs w:val="28"/>
          <w:rPrChange w:id="6385" w:author="Windows 用户" w:date="2018-06-12T19:07:00Z">
            <w:rPr/>
          </w:rPrChange>
        </w:rPr>
        <w:t>4.5 multiprocess</w:t>
      </w:r>
      <w:r w:rsidRPr="00856973">
        <w:rPr>
          <w:rFonts w:ascii="Times New Roman" w:eastAsia="宋体" w:hAnsi="Times New Roman" w:cs="Times New Roman" w:hint="eastAsia"/>
          <w:b/>
          <w:bCs/>
          <w:color w:val="000000"/>
          <w:sz w:val="28"/>
          <w:szCs w:val="28"/>
          <w:rPrChange w:id="6386" w:author="Windows 用户" w:date="2018-06-12T19:07:00Z">
            <w:rPr>
              <w:rFonts w:hint="eastAsia"/>
            </w:rPr>
          </w:rPrChange>
        </w:rPr>
        <w:t>属性与组件实例化分析</w:t>
      </w:r>
      <w:bookmarkEnd w:id="6384"/>
    </w:p>
    <w:p w:rsidR="00F76376" w:rsidRDefault="00793F6E">
      <w:pPr>
        <w:spacing w:line="400" w:lineRule="exact"/>
        <w:ind w:firstLineChars="200" w:firstLine="480"/>
        <w:pPrChange w:id="6387" w:author="..." w:date="2018-06-12T13:44:00Z">
          <w:pPr>
            <w:ind w:firstLineChars="200" w:firstLine="420"/>
          </w:pPr>
        </w:pPrChange>
      </w:pPr>
      <w:r>
        <w:rPr>
          <w:rFonts w:ascii="Times New Roman" w:eastAsia="宋体" w:hAnsi="Times New Roman" w:cs="Times New Roman" w:hint="eastAsia"/>
          <w:sz w:val="24"/>
          <w:szCs w:val="24"/>
          <w:rPrChange w:id="6388" w:author="..." w:date="2018-06-12T16:50:00Z">
            <w:rPr>
              <w:rFonts w:hint="eastAsia"/>
            </w:rPr>
          </w:rPrChange>
        </w:rPr>
        <w:t>只有</w:t>
      </w:r>
      <w:r>
        <w:rPr>
          <w:rFonts w:ascii="Times New Roman" w:eastAsia="宋体" w:hAnsi="Times New Roman" w:cs="Times New Roman"/>
          <w:sz w:val="24"/>
          <w:szCs w:val="24"/>
          <w:rPrChange w:id="6389" w:author="..." w:date="2018-06-12T16:50:00Z">
            <w:rPr/>
          </w:rPrChange>
        </w:rPr>
        <w:t>provider</w:t>
      </w:r>
      <w:r>
        <w:rPr>
          <w:rFonts w:ascii="Times New Roman" w:eastAsia="宋体" w:hAnsi="Times New Roman" w:cs="Times New Roman" w:hint="eastAsia"/>
          <w:sz w:val="24"/>
          <w:szCs w:val="24"/>
          <w:rPrChange w:id="6390" w:author="..." w:date="2018-06-12T16:50:00Z">
            <w:rPr>
              <w:rFonts w:hint="eastAsia"/>
            </w:rPr>
          </w:rPrChange>
        </w:rPr>
        <w:t>和</w:t>
      </w:r>
      <w:r>
        <w:rPr>
          <w:rFonts w:ascii="Times New Roman" w:eastAsia="宋体" w:hAnsi="Times New Roman" w:cs="Times New Roman"/>
          <w:sz w:val="24"/>
          <w:szCs w:val="24"/>
          <w:rPrChange w:id="6391" w:author="..." w:date="2018-06-12T16:50:00Z">
            <w:rPr/>
          </w:rPrChange>
        </w:rPr>
        <w:t>activity</w:t>
      </w:r>
      <w:r>
        <w:rPr>
          <w:rFonts w:ascii="Times New Roman" w:eastAsia="宋体" w:hAnsi="Times New Roman" w:cs="Times New Roman" w:hint="eastAsia"/>
          <w:sz w:val="24"/>
          <w:szCs w:val="24"/>
          <w:rPrChange w:id="6392" w:author="..." w:date="2018-06-12T16:50:00Z">
            <w:rPr>
              <w:rFonts w:hint="eastAsia"/>
            </w:rPr>
          </w:rPrChange>
        </w:rPr>
        <w:t>定义了</w:t>
      </w:r>
      <w:r>
        <w:rPr>
          <w:rFonts w:ascii="Times New Roman" w:eastAsia="宋体" w:hAnsi="Times New Roman" w:cs="Times New Roman"/>
          <w:sz w:val="24"/>
          <w:szCs w:val="24"/>
          <w:rPrChange w:id="6393" w:author="..." w:date="2018-06-12T16:50:00Z">
            <w:rPr/>
          </w:rPrChange>
        </w:rPr>
        <w:t>android:multiprocess</w:t>
      </w:r>
      <w:r>
        <w:rPr>
          <w:rFonts w:ascii="Times New Roman" w:eastAsia="宋体" w:hAnsi="Times New Roman" w:cs="Times New Roman" w:hint="eastAsia"/>
          <w:sz w:val="24"/>
          <w:szCs w:val="24"/>
          <w:rPrChange w:id="6394" w:author="..." w:date="2018-06-12T16:50:00Z">
            <w:rPr>
              <w:rFonts w:hint="eastAsia"/>
            </w:rPr>
          </w:rPrChange>
        </w:rPr>
        <w:t>。</w:t>
      </w:r>
      <w:r>
        <w:rPr>
          <w:rFonts w:ascii="Times New Roman" w:eastAsia="宋体" w:hAnsi="Times New Roman" w:cs="Times New Roman"/>
          <w:sz w:val="24"/>
          <w:szCs w:val="24"/>
          <w:rPrChange w:id="6395" w:author="..." w:date="2018-06-12T16:50:00Z">
            <w:rPr/>
          </w:rPrChange>
        </w:rPr>
        <w:t>Activity</w:t>
      </w:r>
      <w:r>
        <w:rPr>
          <w:rFonts w:ascii="Times New Roman" w:eastAsia="宋体" w:hAnsi="Times New Roman" w:cs="Times New Roman" w:hint="eastAsia"/>
          <w:sz w:val="24"/>
          <w:szCs w:val="24"/>
          <w:rPrChange w:id="6396" w:author="..." w:date="2018-06-12T16:50:00Z">
            <w:rPr>
              <w:rFonts w:hint="eastAsia"/>
            </w:rPr>
          </w:rPrChange>
        </w:rPr>
        <w:t>的</w:t>
      </w:r>
      <w:r>
        <w:rPr>
          <w:rFonts w:ascii="Times New Roman" w:eastAsia="宋体" w:hAnsi="Times New Roman" w:cs="Times New Roman"/>
          <w:sz w:val="24"/>
          <w:szCs w:val="24"/>
          <w:rPrChange w:id="6397" w:author="..." w:date="2018-06-12T16:50:00Z">
            <w:rPr/>
          </w:rPrChange>
        </w:rPr>
        <w:t>multiprocess</w:t>
      </w:r>
      <w:r>
        <w:rPr>
          <w:rFonts w:ascii="Times New Roman" w:eastAsia="宋体" w:hAnsi="Times New Roman" w:cs="Times New Roman" w:hint="eastAsia"/>
          <w:sz w:val="24"/>
          <w:szCs w:val="24"/>
          <w:rPrChange w:id="6398" w:author="..." w:date="2018-06-12T16:50:00Z">
            <w:rPr>
              <w:rFonts w:hint="eastAsia"/>
            </w:rPr>
          </w:rPrChange>
        </w:rPr>
        <w:t>属性表明</w:t>
      </w:r>
      <w:r>
        <w:rPr>
          <w:rFonts w:ascii="Times New Roman" w:eastAsia="宋体" w:hAnsi="Times New Roman" w:cs="Times New Roman"/>
          <w:sz w:val="24"/>
          <w:szCs w:val="24"/>
          <w:rPrChange w:id="6399" w:author="..." w:date="2018-06-12T16:50:00Z">
            <w:rPr/>
          </w:rPrChange>
        </w:rPr>
        <w:t>activity</w:t>
      </w:r>
      <w:r>
        <w:rPr>
          <w:rFonts w:ascii="Times New Roman" w:eastAsia="宋体" w:hAnsi="Times New Roman" w:cs="Times New Roman" w:hint="eastAsia"/>
          <w:sz w:val="24"/>
          <w:szCs w:val="24"/>
          <w:rPrChange w:id="6400" w:author="..." w:date="2018-06-12T16:50:00Z">
            <w:rPr>
              <w:rFonts w:hint="eastAsia"/>
            </w:rPr>
          </w:rPrChange>
        </w:rPr>
        <w:t>能否在启动它的进程中被实例化。当</w:t>
      </w:r>
      <w:r>
        <w:rPr>
          <w:rFonts w:ascii="Times New Roman" w:eastAsia="宋体" w:hAnsi="Times New Roman" w:cs="Times New Roman"/>
          <w:sz w:val="24"/>
          <w:szCs w:val="24"/>
          <w:rPrChange w:id="6401" w:author="..." w:date="2018-06-12T16:50:00Z">
            <w:rPr/>
          </w:rPrChange>
        </w:rPr>
        <w:t>multiprocess=false</w:t>
      </w:r>
      <w:r>
        <w:rPr>
          <w:rFonts w:ascii="Times New Roman" w:eastAsia="宋体" w:hAnsi="Times New Roman" w:cs="Times New Roman" w:hint="eastAsia"/>
          <w:sz w:val="24"/>
          <w:szCs w:val="24"/>
          <w:rPrChange w:id="6402" w:author="..." w:date="2018-06-12T16:50:00Z">
            <w:rPr>
              <w:rFonts w:hint="eastAsia"/>
            </w:rPr>
          </w:rPrChange>
        </w:rPr>
        <w:t>时，该</w:t>
      </w:r>
      <w:r>
        <w:rPr>
          <w:rFonts w:ascii="Times New Roman" w:eastAsia="宋体" w:hAnsi="Times New Roman" w:cs="Times New Roman"/>
          <w:sz w:val="24"/>
          <w:szCs w:val="24"/>
          <w:rPrChange w:id="6403" w:author="..." w:date="2018-06-12T16:50:00Z">
            <w:rPr/>
          </w:rPrChange>
        </w:rPr>
        <w:t>Activity</w:t>
      </w:r>
      <w:r>
        <w:rPr>
          <w:rFonts w:ascii="Times New Roman" w:eastAsia="宋体" w:hAnsi="Times New Roman" w:cs="Times New Roman" w:hint="eastAsia"/>
          <w:sz w:val="24"/>
          <w:szCs w:val="24"/>
          <w:rPrChange w:id="6404" w:author="..." w:date="2018-06-12T16:50:00Z">
            <w:rPr>
              <w:rFonts w:hint="eastAsia"/>
            </w:rPr>
          </w:rPrChange>
        </w:rPr>
        <w:t>的实例只能在指定的进程中实例化；当</w:t>
      </w:r>
      <w:r>
        <w:rPr>
          <w:rFonts w:ascii="Times New Roman" w:eastAsia="宋体" w:hAnsi="Times New Roman" w:cs="Times New Roman"/>
          <w:sz w:val="24"/>
          <w:szCs w:val="24"/>
          <w:rPrChange w:id="6405" w:author="..." w:date="2018-06-12T16:50:00Z">
            <w:rPr/>
          </w:rPrChange>
        </w:rPr>
        <w:t>multiprocess=true</w:t>
      </w:r>
      <w:r>
        <w:rPr>
          <w:rFonts w:ascii="Times New Roman" w:eastAsia="宋体" w:hAnsi="Times New Roman" w:cs="Times New Roman" w:hint="eastAsia"/>
          <w:sz w:val="24"/>
          <w:szCs w:val="24"/>
          <w:rPrChange w:id="6406" w:author="..." w:date="2018-06-12T16:50:00Z">
            <w:rPr>
              <w:rFonts w:hint="eastAsia"/>
            </w:rPr>
          </w:rPrChange>
        </w:rPr>
        <w:t>时，哪个组件启动它，它就在那个组件所在的进程中实例化。显然</w:t>
      </w:r>
      <w:r>
        <w:rPr>
          <w:rFonts w:ascii="Times New Roman" w:eastAsia="宋体" w:hAnsi="Times New Roman" w:cs="Times New Roman"/>
          <w:sz w:val="24"/>
          <w:szCs w:val="24"/>
          <w:rPrChange w:id="6407" w:author="..." w:date="2018-06-12T16:50:00Z">
            <w:rPr/>
          </w:rPrChange>
        </w:rPr>
        <w:t>multiprocess</w:t>
      </w:r>
      <w:r>
        <w:rPr>
          <w:rFonts w:ascii="Times New Roman" w:eastAsia="宋体" w:hAnsi="Times New Roman" w:cs="Times New Roman" w:hint="eastAsia"/>
          <w:sz w:val="24"/>
          <w:szCs w:val="24"/>
          <w:rPrChange w:id="6408" w:author="..." w:date="2018-06-12T16:50:00Z">
            <w:rPr>
              <w:rFonts w:hint="eastAsia"/>
            </w:rPr>
          </w:rPrChange>
        </w:rPr>
        <w:t>的语义与</w:t>
      </w:r>
      <w:r>
        <w:rPr>
          <w:rFonts w:ascii="Times New Roman" w:eastAsia="宋体" w:hAnsi="Times New Roman" w:cs="Times New Roman"/>
          <w:sz w:val="24"/>
          <w:szCs w:val="24"/>
          <w:rPrChange w:id="6409" w:author="..." w:date="2018-06-12T16:50:00Z">
            <w:rPr/>
          </w:rPrChange>
        </w:rPr>
        <w:t>process</w:t>
      </w:r>
      <w:r>
        <w:rPr>
          <w:rFonts w:ascii="Times New Roman" w:eastAsia="宋体" w:hAnsi="Times New Roman" w:cs="Times New Roman" w:hint="eastAsia"/>
          <w:sz w:val="24"/>
          <w:szCs w:val="24"/>
          <w:rPrChange w:id="6410" w:author="..." w:date="2018-06-12T16:50:00Z">
            <w:rPr>
              <w:rFonts w:hint="eastAsia"/>
            </w:rPr>
          </w:rPrChange>
        </w:rPr>
        <w:t>属性以及</w:t>
      </w:r>
      <w:r>
        <w:rPr>
          <w:rFonts w:ascii="Times New Roman" w:eastAsia="宋体" w:hAnsi="Times New Roman" w:cs="Times New Roman"/>
          <w:sz w:val="24"/>
          <w:szCs w:val="24"/>
          <w:rPrChange w:id="6411" w:author="..." w:date="2018-06-12T16:50:00Z">
            <w:rPr/>
          </w:rPrChange>
        </w:rPr>
        <w:t>launchmode</w:t>
      </w:r>
      <w:r>
        <w:rPr>
          <w:rFonts w:ascii="Times New Roman" w:eastAsia="宋体" w:hAnsi="Times New Roman" w:cs="Times New Roman" w:hint="eastAsia"/>
          <w:sz w:val="24"/>
          <w:szCs w:val="24"/>
          <w:rPrChange w:id="6412" w:author="..." w:date="2018-06-12T16:50:00Z">
            <w:rPr>
              <w:rFonts w:hint="eastAsia"/>
            </w:rPr>
          </w:rPrChange>
        </w:rPr>
        <w:t>属性有密切关系。这小节测试</w:t>
      </w:r>
      <w:r>
        <w:rPr>
          <w:rFonts w:ascii="Times New Roman" w:eastAsia="宋体" w:hAnsi="Times New Roman" w:cs="Times New Roman"/>
          <w:sz w:val="24"/>
          <w:szCs w:val="24"/>
          <w:rPrChange w:id="6413" w:author="..." w:date="2018-06-12T16:50:00Z">
            <w:rPr/>
          </w:rPrChange>
        </w:rPr>
        <w:t>multiprocess</w:t>
      </w:r>
      <w:r>
        <w:rPr>
          <w:rFonts w:ascii="Times New Roman" w:eastAsia="宋体" w:hAnsi="Times New Roman" w:cs="Times New Roman" w:hint="eastAsia"/>
          <w:sz w:val="24"/>
          <w:szCs w:val="24"/>
          <w:rPrChange w:id="6414" w:author="..." w:date="2018-06-12T16:50:00Z">
            <w:rPr>
              <w:rFonts w:hint="eastAsia"/>
            </w:rPr>
          </w:rPrChange>
        </w:rPr>
        <w:t>的语义，以及</w:t>
      </w:r>
      <w:r>
        <w:rPr>
          <w:rFonts w:ascii="Times New Roman" w:eastAsia="宋体" w:hAnsi="Times New Roman" w:cs="Times New Roman"/>
          <w:sz w:val="24"/>
          <w:szCs w:val="24"/>
          <w:rPrChange w:id="6415" w:author="..." w:date="2018-06-12T16:50:00Z">
            <w:rPr/>
          </w:rPrChange>
        </w:rPr>
        <w:t>multiprocess</w:t>
      </w:r>
      <w:r>
        <w:rPr>
          <w:rFonts w:ascii="Times New Roman" w:eastAsia="宋体" w:hAnsi="Times New Roman" w:cs="Times New Roman" w:hint="eastAsia"/>
          <w:sz w:val="24"/>
          <w:szCs w:val="24"/>
          <w:rPrChange w:id="6416" w:author="..." w:date="2018-06-12T16:50:00Z">
            <w:rPr>
              <w:rFonts w:hint="eastAsia"/>
            </w:rPr>
          </w:rPrChange>
        </w:rPr>
        <w:t>与</w:t>
      </w:r>
      <w:r>
        <w:rPr>
          <w:rFonts w:ascii="Times New Roman" w:eastAsia="宋体" w:hAnsi="Times New Roman" w:cs="Times New Roman"/>
          <w:sz w:val="24"/>
          <w:szCs w:val="24"/>
          <w:rPrChange w:id="6417" w:author="..." w:date="2018-06-12T16:50:00Z">
            <w:rPr/>
          </w:rPrChange>
        </w:rPr>
        <w:t>process</w:t>
      </w:r>
      <w:r>
        <w:rPr>
          <w:rFonts w:ascii="Times New Roman" w:eastAsia="宋体" w:hAnsi="Times New Roman" w:cs="Times New Roman" w:hint="eastAsia"/>
          <w:sz w:val="24"/>
          <w:szCs w:val="24"/>
          <w:rPrChange w:id="6418" w:author="..." w:date="2018-06-12T16:50:00Z">
            <w:rPr>
              <w:rFonts w:hint="eastAsia"/>
            </w:rPr>
          </w:rPrChange>
        </w:rPr>
        <w:t>属性设定值之间的关系，也就是当二者冲突时，哪一个属性的优先级更高。</w:t>
      </w:r>
    </w:p>
    <w:p w:rsidR="00F76376" w:rsidRPr="008C3C47" w:rsidRDefault="00F76376">
      <w:pPr>
        <w:autoSpaceDE w:val="0"/>
        <w:autoSpaceDN w:val="0"/>
        <w:adjustRightInd w:val="0"/>
        <w:spacing w:beforeLines="50" w:before="156" w:afterLines="50" w:after="156" w:line="400" w:lineRule="exact"/>
        <w:jc w:val="left"/>
        <w:outlineLvl w:val="2"/>
        <w:rPr>
          <w:del w:id="6419" w:author="..." w:date="2018-06-12T12:25:00Z"/>
          <w:rFonts w:ascii="Times New Roman" w:eastAsia="宋体" w:hAnsi="Times New Roman" w:cs="Times New Roman"/>
          <w:b/>
          <w:sz w:val="24"/>
          <w:szCs w:val="24"/>
          <w:shd w:val="clear" w:color="auto" w:fill="FFFFFF"/>
          <w:rPrChange w:id="6420" w:author="Windows 用户" w:date="2018-06-12T19:09:00Z">
            <w:rPr>
              <w:del w:id="6421" w:author="..." w:date="2018-06-12T12:25:00Z"/>
            </w:rPr>
          </w:rPrChange>
        </w:rPr>
        <w:pPrChange w:id="6422" w:author="Windows 用户" w:date="2018-06-12T19:09:00Z">
          <w:pPr/>
        </w:pPrChange>
      </w:pPr>
    </w:p>
    <w:p w:rsidR="00F76376" w:rsidRPr="008C3C47" w:rsidRDefault="00793F6E">
      <w:pPr>
        <w:autoSpaceDE w:val="0"/>
        <w:autoSpaceDN w:val="0"/>
        <w:adjustRightInd w:val="0"/>
        <w:spacing w:beforeLines="50" w:before="156" w:afterLines="50" w:after="156" w:line="400" w:lineRule="exact"/>
        <w:jc w:val="left"/>
        <w:outlineLvl w:val="2"/>
        <w:rPr>
          <w:del w:id="6423" w:author="..." w:date="2018-06-12T12:25:00Z"/>
          <w:rFonts w:ascii="Times New Roman" w:eastAsia="宋体" w:hAnsi="Times New Roman" w:cs="Times New Roman"/>
          <w:b/>
          <w:sz w:val="24"/>
          <w:szCs w:val="24"/>
          <w:shd w:val="clear" w:color="auto" w:fill="FFFFFF"/>
          <w:rPrChange w:id="6424" w:author="Windows 用户" w:date="2018-06-12T19:09:00Z">
            <w:rPr>
              <w:del w:id="6425" w:author="..." w:date="2018-06-12T12:25:00Z"/>
            </w:rPr>
          </w:rPrChange>
        </w:rPr>
        <w:pPrChange w:id="6426" w:author="Windows 用户" w:date="2018-06-12T19:09:00Z">
          <w:pPr/>
        </w:pPrChange>
      </w:pPr>
      <w:del w:id="6427" w:author="..." w:date="2018-06-12T12:25:00Z">
        <w:r w:rsidRPr="008C3C47">
          <w:rPr>
            <w:rFonts w:ascii="Times New Roman" w:eastAsia="宋体" w:hAnsi="Times New Roman" w:cs="Times New Roman" w:hint="eastAsia"/>
            <w:b/>
            <w:sz w:val="24"/>
            <w:szCs w:val="24"/>
            <w:shd w:val="clear" w:color="auto" w:fill="FFFFFF"/>
            <w:rPrChange w:id="6428" w:author="Windows 用户" w:date="2018-06-12T19:09:00Z">
              <w:rPr>
                <w:rFonts w:hint="eastAsia"/>
              </w:rPr>
            </w:rPrChange>
          </w:rPr>
          <w:delText>前提条件：</w:delText>
        </w:r>
        <w:r w:rsidRPr="008C3C47">
          <w:rPr>
            <w:rFonts w:ascii="Times New Roman" w:eastAsia="宋体" w:hAnsi="Times New Roman" w:cs="Times New Roman"/>
            <w:b/>
            <w:sz w:val="24"/>
            <w:szCs w:val="24"/>
            <w:shd w:val="clear" w:color="auto" w:fill="FFFFFF"/>
            <w:rPrChange w:id="6429" w:author="Windows 用户" w:date="2018-06-12T19:09:00Z">
              <w:rPr/>
            </w:rPrChange>
          </w:rPr>
          <w:delText>activity</w:delText>
        </w:r>
        <w:r w:rsidRPr="008C3C47">
          <w:rPr>
            <w:rFonts w:ascii="Times New Roman" w:eastAsia="宋体" w:hAnsi="Times New Roman" w:cs="Times New Roman" w:hint="eastAsia"/>
            <w:b/>
            <w:sz w:val="24"/>
            <w:szCs w:val="24"/>
            <w:shd w:val="clear" w:color="auto" w:fill="FFFFFF"/>
            <w:rPrChange w:id="6430" w:author="Windows 用户" w:date="2018-06-12T19:09:00Z">
              <w:rPr>
                <w:rFonts w:hint="eastAsia"/>
              </w:rPr>
            </w:rPrChange>
          </w:rPr>
          <w:delText>的</w:delText>
        </w:r>
        <w:r w:rsidRPr="008C3C47">
          <w:rPr>
            <w:rFonts w:ascii="Times New Roman" w:eastAsia="宋体" w:hAnsi="Times New Roman" w:cs="Times New Roman"/>
            <w:b/>
            <w:sz w:val="24"/>
            <w:szCs w:val="24"/>
            <w:shd w:val="clear" w:color="auto" w:fill="FFFFFF"/>
            <w:rPrChange w:id="6431" w:author="Windows 用户" w:date="2018-06-12T19:09:00Z">
              <w:rPr/>
            </w:rPrChange>
          </w:rPr>
          <w:delText>launchmode</w:delText>
        </w:r>
        <w:r w:rsidRPr="008C3C47">
          <w:rPr>
            <w:rFonts w:ascii="Times New Roman" w:eastAsia="宋体" w:hAnsi="Times New Roman" w:cs="Times New Roman" w:hint="eastAsia"/>
            <w:b/>
            <w:sz w:val="24"/>
            <w:szCs w:val="24"/>
            <w:shd w:val="clear" w:color="auto" w:fill="FFFFFF"/>
            <w:rPrChange w:id="6432" w:author="Windows 用户" w:date="2018-06-12T19:09:00Z">
              <w:rPr>
                <w:rFonts w:hint="eastAsia"/>
              </w:rPr>
            </w:rPrChange>
          </w:rPr>
          <w:delText>为默认值，即</w:delText>
        </w:r>
        <w:r w:rsidRPr="008C3C47">
          <w:rPr>
            <w:rFonts w:ascii="Times New Roman" w:eastAsia="宋体" w:hAnsi="Times New Roman" w:cs="Times New Roman"/>
            <w:b/>
            <w:sz w:val="24"/>
            <w:szCs w:val="24"/>
            <w:shd w:val="clear" w:color="auto" w:fill="FFFFFF"/>
            <w:rPrChange w:id="6433" w:author="Windows 用户" w:date="2018-06-12T19:09:00Z">
              <w:rPr/>
            </w:rPrChange>
          </w:rPr>
          <w:delText>standard</w:delText>
        </w:r>
      </w:del>
    </w:p>
    <w:p w:rsidR="00F76376" w:rsidRPr="008C3C47"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6434" w:author="Windows 用户" w:date="2018-06-12T19:09:00Z">
            <w:rPr/>
          </w:rPrChange>
        </w:rPr>
        <w:pPrChange w:id="6435" w:author="Windows 用户" w:date="2018-06-12T19:09:00Z">
          <w:pPr>
            <w:pStyle w:val="3"/>
          </w:pPr>
        </w:pPrChange>
      </w:pPr>
      <w:bookmarkStart w:id="6436" w:name="_Toc516593068"/>
      <w:r w:rsidRPr="008C3C47">
        <w:rPr>
          <w:rFonts w:ascii="Times New Roman" w:eastAsia="宋体" w:hAnsi="Times New Roman" w:cs="Times New Roman"/>
          <w:b/>
          <w:sz w:val="24"/>
          <w:szCs w:val="24"/>
          <w:shd w:val="clear" w:color="auto" w:fill="FFFFFF"/>
          <w:rPrChange w:id="6437" w:author="Windows 用户" w:date="2018-06-12T19:09:00Z">
            <w:rPr/>
          </w:rPrChange>
        </w:rPr>
        <w:t xml:space="preserve">4.5.1 </w:t>
      </w:r>
      <w:r w:rsidRPr="008C3C47">
        <w:rPr>
          <w:rFonts w:ascii="Times New Roman" w:eastAsia="宋体" w:hAnsi="Times New Roman" w:cs="Times New Roman" w:hint="eastAsia"/>
          <w:b/>
          <w:sz w:val="24"/>
          <w:szCs w:val="24"/>
          <w:shd w:val="clear" w:color="auto" w:fill="FFFFFF"/>
          <w:rPrChange w:id="6438" w:author="Windows 用户" w:date="2018-06-12T19:09:00Z">
            <w:rPr>
              <w:rFonts w:hint="eastAsia"/>
            </w:rPr>
          </w:rPrChange>
        </w:rPr>
        <w:t>启动和被启动的</w:t>
      </w:r>
      <w:r w:rsidRPr="008C3C47">
        <w:rPr>
          <w:rFonts w:ascii="Times New Roman" w:eastAsia="宋体" w:hAnsi="Times New Roman" w:cs="Times New Roman"/>
          <w:b/>
          <w:sz w:val="24"/>
          <w:szCs w:val="24"/>
          <w:shd w:val="clear" w:color="auto" w:fill="FFFFFF"/>
          <w:rPrChange w:id="6439" w:author="Windows 用户" w:date="2018-06-12T19:09:00Z">
            <w:rPr/>
          </w:rPrChange>
        </w:rPr>
        <w:t>activit</w:t>
      </w:r>
      <w:ins w:id="6440" w:author="yiyanggui" w:date="2018-06-12T18:53:00Z">
        <w:r w:rsidR="00751076" w:rsidRPr="008C3C47">
          <w:rPr>
            <w:rFonts w:ascii="Times New Roman" w:eastAsia="宋体" w:hAnsi="Times New Roman" w:cs="Times New Roman"/>
            <w:b/>
            <w:sz w:val="24"/>
            <w:szCs w:val="24"/>
            <w:shd w:val="clear" w:color="auto" w:fill="FFFFFF"/>
            <w:rPrChange w:id="6441" w:author="Windows 用户" w:date="2018-06-12T19:09:00Z">
              <w:rPr>
                <w:rFonts w:ascii="Times New Roman" w:eastAsia="宋体" w:hAnsi="Times New Roman" w:cs="Times New Roman"/>
                <w:sz w:val="24"/>
                <w:szCs w:val="24"/>
              </w:rPr>
            </w:rPrChange>
          </w:rPr>
          <w:t>y</w:t>
        </w:r>
      </w:ins>
      <w:del w:id="6442" w:author="yiyanggui" w:date="2018-06-12T18:53:00Z">
        <w:r w:rsidRPr="008C3C47" w:rsidDel="00751076">
          <w:rPr>
            <w:rFonts w:ascii="Times New Roman" w:eastAsia="宋体" w:hAnsi="Times New Roman" w:cs="Times New Roman" w:hint="eastAsia"/>
            <w:b/>
            <w:sz w:val="24"/>
            <w:szCs w:val="24"/>
            <w:shd w:val="clear" w:color="auto" w:fill="FFFFFF"/>
            <w:rPrChange w:id="6443" w:author="Windows 用户" w:date="2018-06-12T19:09:00Z">
              <w:rPr>
                <w:rFonts w:hint="eastAsia"/>
              </w:rPr>
            </w:rPrChange>
          </w:rPr>
          <w:delText>义</w:delText>
        </w:r>
      </w:del>
      <w:r w:rsidRPr="008C3C47">
        <w:rPr>
          <w:rFonts w:ascii="Times New Roman" w:eastAsia="宋体" w:hAnsi="Times New Roman" w:cs="Times New Roman" w:hint="eastAsia"/>
          <w:b/>
          <w:sz w:val="24"/>
          <w:szCs w:val="24"/>
          <w:shd w:val="clear" w:color="auto" w:fill="FFFFFF"/>
          <w:rPrChange w:id="6444" w:author="Windows 用户" w:date="2018-06-12T19:09:00Z">
            <w:rPr>
              <w:rFonts w:hint="eastAsia"/>
            </w:rPr>
          </w:rPrChange>
        </w:rPr>
        <w:t>在同一</w:t>
      </w:r>
      <w:r w:rsidRPr="008C3C47">
        <w:rPr>
          <w:rFonts w:ascii="Times New Roman" w:eastAsia="宋体" w:hAnsi="Times New Roman" w:cs="Times New Roman"/>
          <w:b/>
          <w:sz w:val="24"/>
          <w:szCs w:val="24"/>
          <w:shd w:val="clear" w:color="auto" w:fill="FFFFFF"/>
          <w:rPrChange w:id="6445" w:author="Windows 用户" w:date="2018-06-12T19:09:00Z">
            <w:rPr/>
          </w:rPrChange>
        </w:rPr>
        <w:t>App</w:t>
      </w:r>
      <w:r w:rsidRPr="008C3C47">
        <w:rPr>
          <w:rFonts w:ascii="Times New Roman" w:eastAsia="宋体" w:hAnsi="Times New Roman" w:cs="Times New Roman" w:hint="eastAsia"/>
          <w:b/>
          <w:sz w:val="24"/>
          <w:szCs w:val="24"/>
          <w:shd w:val="clear" w:color="auto" w:fill="FFFFFF"/>
          <w:rPrChange w:id="6446" w:author="Windows 用户" w:date="2018-06-12T19:09:00Z">
            <w:rPr>
              <w:rFonts w:hint="eastAsia"/>
            </w:rPr>
          </w:rPrChange>
        </w:rPr>
        <w:t>中</w:t>
      </w:r>
      <w:bookmarkEnd w:id="6436"/>
    </w:p>
    <w:p w:rsidR="00F76376" w:rsidRDefault="00793F6E">
      <w:pPr>
        <w:spacing w:line="400" w:lineRule="exact"/>
        <w:ind w:firstLineChars="200" w:firstLine="480"/>
        <w:rPr>
          <w:del w:id="6447" w:author="..." w:date="2018-06-12T13:45:00Z"/>
        </w:rPr>
        <w:pPrChange w:id="6448" w:author="Windows 用户" w:date="2018-06-12T19:53:00Z">
          <w:pPr>
            <w:pStyle w:val="aa"/>
            <w:ind w:left="363"/>
          </w:pPr>
        </w:pPrChange>
      </w:pPr>
      <w:r>
        <w:rPr>
          <w:rFonts w:ascii="Times New Roman" w:eastAsia="宋体" w:hAnsi="Times New Roman" w:cs="Times New Roman" w:hint="eastAsia"/>
          <w:sz w:val="24"/>
          <w:szCs w:val="24"/>
          <w:rPrChange w:id="6449" w:author="..." w:date="2018-06-12T16:50:00Z">
            <w:rPr>
              <w:rFonts w:hint="eastAsia"/>
            </w:rPr>
          </w:rPrChange>
        </w:rPr>
        <w:t>现在有项目</w:t>
      </w:r>
      <w:r>
        <w:rPr>
          <w:rFonts w:ascii="Times New Roman" w:eastAsia="宋体" w:hAnsi="Times New Roman" w:cs="Times New Roman"/>
          <w:sz w:val="24"/>
          <w:szCs w:val="24"/>
          <w:rPrChange w:id="6450" w:author="..." w:date="2018-06-12T16:50:00Z">
            <w:rPr/>
          </w:rPrChange>
        </w:rPr>
        <w:t>App2</w:t>
      </w:r>
      <w:r>
        <w:rPr>
          <w:rFonts w:ascii="Times New Roman" w:eastAsia="宋体" w:hAnsi="Times New Roman" w:cs="Times New Roman" w:hint="eastAsia"/>
          <w:sz w:val="24"/>
          <w:szCs w:val="24"/>
          <w:rPrChange w:id="6451" w:author="..." w:date="2018-06-12T16:50:00Z">
            <w:rPr>
              <w:rFonts w:hint="eastAsia"/>
            </w:rPr>
          </w:rPrChange>
        </w:rPr>
        <w:t>，它有</w:t>
      </w:r>
      <w:r>
        <w:rPr>
          <w:rFonts w:ascii="Times New Roman" w:eastAsia="宋体" w:hAnsi="Times New Roman" w:cs="Times New Roman"/>
          <w:sz w:val="24"/>
          <w:szCs w:val="24"/>
          <w:rPrChange w:id="6452" w:author="..." w:date="2018-06-12T16:50:00Z">
            <w:rPr/>
          </w:rPrChange>
        </w:rPr>
        <w:t>3</w:t>
      </w:r>
      <w:r>
        <w:rPr>
          <w:rFonts w:ascii="Times New Roman" w:eastAsia="宋体" w:hAnsi="Times New Roman" w:cs="Times New Roman" w:hint="eastAsia"/>
          <w:sz w:val="24"/>
          <w:szCs w:val="24"/>
          <w:rPrChange w:id="6453" w:author="..." w:date="2018-06-12T16:50:00Z">
            <w:rPr>
              <w:rFonts w:hint="eastAsia"/>
            </w:rPr>
          </w:rPrChange>
        </w:rPr>
        <w:t>个</w:t>
      </w:r>
      <w:r>
        <w:rPr>
          <w:rFonts w:ascii="Times New Roman" w:eastAsia="宋体" w:hAnsi="Times New Roman" w:cs="Times New Roman"/>
          <w:sz w:val="24"/>
          <w:szCs w:val="24"/>
          <w:rPrChange w:id="6454" w:author="..." w:date="2018-06-12T16:50:00Z">
            <w:rPr/>
          </w:rPrChange>
        </w:rPr>
        <w:t>activity</w:t>
      </w:r>
      <w:r>
        <w:rPr>
          <w:rFonts w:ascii="Times New Roman" w:eastAsia="宋体" w:hAnsi="Times New Roman" w:cs="Times New Roman" w:hint="eastAsia"/>
          <w:sz w:val="24"/>
          <w:szCs w:val="24"/>
          <w:rPrChange w:id="6455" w:author="..." w:date="2018-06-12T16:50:00Z">
            <w:rPr>
              <w:rFonts w:hint="eastAsia"/>
            </w:rPr>
          </w:rPrChange>
        </w:rPr>
        <w:t>：</w:t>
      </w:r>
      <w:r>
        <w:rPr>
          <w:rFonts w:ascii="Times New Roman" w:eastAsia="宋体" w:hAnsi="Times New Roman" w:cs="Times New Roman"/>
          <w:sz w:val="24"/>
          <w:szCs w:val="24"/>
          <w:rPrChange w:id="6456" w:author="..." w:date="2018-06-12T16:50:00Z">
            <w:rPr/>
          </w:rPrChange>
        </w:rPr>
        <w:t>FirstActivity</w:t>
      </w:r>
      <w:r>
        <w:rPr>
          <w:rFonts w:ascii="Times New Roman" w:eastAsia="宋体" w:hAnsi="Times New Roman" w:cs="Times New Roman" w:hint="eastAsia"/>
          <w:sz w:val="24"/>
          <w:szCs w:val="24"/>
          <w:rPrChange w:id="6457" w:author="..." w:date="2018-06-12T16:50:00Z">
            <w:rPr>
              <w:rFonts w:hint="eastAsia"/>
            </w:rPr>
          </w:rPrChange>
        </w:rPr>
        <w:t>、</w:t>
      </w:r>
      <w:r>
        <w:rPr>
          <w:rFonts w:ascii="Times New Roman" w:eastAsia="宋体" w:hAnsi="Times New Roman" w:cs="Times New Roman"/>
          <w:sz w:val="24"/>
          <w:szCs w:val="24"/>
          <w:rPrChange w:id="6458" w:author="..." w:date="2018-06-12T16:50:00Z">
            <w:rPr/>
          </w:rPrChange>
        </w:rPr>
        <w:t>SecondActivity</w:t>
      </w:r>
      <w:r>
        <w:rPr>
          <w:rFonts w:ascii="Times New Roman" w:eastAsia="宋体" w:hAnsi="Times New Roman" w:cs="Times New Roman" w:hint="eastAsia"/>
          <w:sz w:val="24"/>
          <w:szCs w:val="24"/>
          <w:rPrChange w:id="6459" w:author="..." w:date="2018-06-12T16:50:00Z">
            <w:rPr>
              <w:rFonts w:hint="eastAsia"/>
            </w:rPr>
          </w:rPrChange>
        </w:rPr>
        <w:t>、</w:t>
      </w:r>
      <w:r>
        <w:rPr>
          <w:rFonts w:ascii="Times New Roman" w:eastAsia="宋体" w:hAnsi="Times New Roman" w:cs="Times New Roman"/>
          <w:sz w:val="24"/>
          <w:szCs w:val="24"/>
          <w:rPrChange w:id="6460" w:author="..." w:date="2018-06-12T16:50:00Z">
            <w:rPr/>
          </w:rPrChange>
        </w:rPr>
        <w:t>ThirdActivity</w:t>
      </w:r>
      <w:r>
        <w:rPr>
          <w:rFonts w:ascii="Times New Roman" w:eastAsia="宋体" w:hAnsi="Times New Roman" w:cs="Times New Roman" w:hint="eastAsia"/>
          <w:sz w:val="24"/>
          <w:szCs w:val="24"/>
          <w:rPrChange w:id="6461" w:author="..." w:date="2018-06-12T16:50:00Z">
            <w:rPr>
              <w:rFonts w:hint="eastAsia"/>
            </w:rPr>
          </w:rPrChange>
        </w:rPr>
        <w:t>，其中</w:t>
      </w:r>
      <w:r>
        <w:rPr>
          <w:rFonts w:ascii="Times New Roman" w:eastAsia="宋体" w:hAnsi="Times New Roman" w:cs="Times New Roman"/>
          <w:sz w:val="24"/>
          <w:szCs w:val="24"/>
          <w:rPrChange w:id="6462" w:author="..." w:date="2018-06-12T16:50:00Z">
            <w:rPr/>
          </w:rPrChange>
        </w:rPr>
        <w:t>FirstActivity</w:t>
      </w:r>
      <w:r>
        <w:rPr>
          <w:rFonts w:ascii="Times New Roman" w:eastAsia="宋体" w:hAnsi="Times New Roman" w:cs="Times New Roman" w:hint="eastAsia"/>
          <w:sz w:val="24"/>
          <w:szCs w:val="24"/>
          <w:rPrChange w:id="6463" w:author="..." w:date="2018-06-12T16:50:00Z">
            <w:rPr>
              <w:rFonts w:hint="eastAsia"/>
            </w:rPr>
          </w:rPrChange>
        </w:rPr>
        <w:t>是</w:t>
      </w:r>
      <w:r>
        <w:rPr>
          <w:rFonts w:ascii="Times New Roman" w:eastAsia="宋体" w:hAnsi="Times New Roman" w:cs="Times New Roman"/>
          <w:sz w:val="24"/>
          <w:szCs w:val="24"/>
          <w:rPrChange w:id="6464" w:author="..." w:date="2018-06-12T16:50:00Z">
            <w:rPr/>
          </w:rPrChange>
        </w:rPr>
        <w:t>MainActivity</w:t>
      </w:r>
      <w:r>
        <w:rPr>
          <w:rFonts w:ascii="Times New Roman" w:eastAsia="宋体" w:hAnsi="Times New Roman" w:cs="Times New Roman" w:hint="eastAsia"/>
          <w:sz w:val="24"/>
          <w:szCs w:val="24"/>
          <w:rPrChange w:id="6465" w:author="..." w:date="2018-06-12T16:50:00Z">
            <w:rPr>
              <w:rFonts w:hint="eastAsia"/>
            </w:rPr>
          </w:rPrChange>
        </w:rPr>
        <w:t>。在每个</w:t>
      </w:r>
      <w:r>
        <w:rPr>
          <w:rFonts w:ascii="Times New Roman" w:eastAsia="宋体" w:hAnsi="Times New Roman" w:cs="Times New Roman"/>
          <w:sz w:val="24"/>
          <w:szCs w:val="24"/>
          <w:rPrChange w:id="6466" w:author="..." w:date="2018-06-12T16:50:00Z">
            <w:rPr/>
          </w:rPrChange>
        </w:rPr>
        <w:t>activity</w:t>
      </w:r>
      <w:r>
        <w:rPr>
          <w:rFonts w:ascii="Times New Roman" w:eastAsia="宋体" w:hAnsi="Times New Roman" w:cs="Times New Roman" w:hint="eastAsia"/>
          <w:sz w:val="24"/>
          <w:szCs w:val="24"/>
          <w:rPrChange w:id="6467" w:author="..." w:date="2018-06-12T16:50:00Z">
            <w:rPr>
              <w:rFonts w:hint="eastAsia"/>
            </w:rPr>
          </w:rPrChange>
        </w:rPr>
        <w:t>中都可以启动另外两个</w:t>
      </w:r>
      <w:r>
        <w:rPr>
          <w:rFonts w:ascii="Times New Roman" w:eastAsia="宋体" w:hAnsi="Times New Roman" w:cs="Times New Roman"/>
          <w:sz w:val="24"/>
          <w:szCs w:val="24"/>
          <w:rPrChange w:id="6468" w:author="..." w:date="2018-06-12T16:50:00Z">
            <w:rPr/>
          </w:rPrChange>
        </w:rPr>
        <w:t>activity</w:t>
      </w:r>
      <w:r>
        <w:rPr>
          <w:rFonts w:ascii="Times New Roman" w:eastAsia="宋体" w:hAnsi="Times New Roman" w:cs="Times New Roman" w:hint="eastAsia"/>
          <w:sz w:val="24"/>
          <w:szCs w:val="24"/>
          <w:rPrChange w:id="6469" w:author="..." w:date="2018-06-12T16:50:00Z">
            <w:rPr>
              <w:rFonts w:hint="eastAsia"/>
            </w:rPr>
          </w:rPrChange>
        </w:rPr>
        <w:t>。如下：</w:t>
      </w:r>
    </w:p>
    <w:p w:rsidR="00F76376" w:rsidRDefault="00793F6E">
      <w:pPr>
        <w:pStyle w:val="aa"/>
        <w:spacing w:line="400" w:lineRule="exact"/>
        <w:ind w:left="363"/>
        <w:rPr>
          <w:del w:id="6470" w:author="..." w:date="2018-06-12T13:45:00Z"/>
        </w:rPr>
        <w:pPrChange w:id="6471" w:author="..." w:date="2018-06-12T13:45:00Z">
          <w:pPr>
            <w:pStyle w:val="aa"/>
            <w:ind w:left="360" w:firstLineChars="0" w:firstLine="0"/>
          </w:pPr>
        </w:pPrChange>
      </w:pPr>
      <w:del w:id="6472" w:author="..." w:date="2018-06-12T13:45:00Z">
        <w:r>
          <w:rPr>
            <w:noProof/>
          </w:rPr>
          <w:drawing>
            <wp:inline distT="0" distB="0" distL="0" distR="0" wp14:anchorId="7B73FCD1" wp14:editId="2BB6D25E">
              <wp:extent cx="2475865" cy="1332865"/>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62"/>
                      <a:stretch>
                        <a:fillRect/>
                      </a:stretch>
                    </pic:blipFill>
                    <pic:spPr>
                      <a:xfrm>
                        <a:off x="0" y="0"/>
                        <a:ext cx="2476190" cy="1333333"/>
                      </a:xfrm>
                      <a:prstGeom prst="rect">
                        <a:avLst/>
                      </a:prstGeom>
                    </pic:spPr>
                  </pic:pic>
                </a:graphicData>
              </a:graphic>
            </wp:inline>
          </w:drawing>
        </w:r>
        <w:r>
          <w:rPr>
            <w:noProof/>
          </w:rPr>
          <w:drawing>
            <wp:inline distT="0" distB="0" distL="0" distR="0" wp14:anchorId="1FB11E1E" wp14:editId="68DD20B0">
              <wp:extent cx="2475865" cy="1332865"/>
              <wp:effectExtent l="0" t="0" r="635"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3"/>
                      <a:stretch>
                        <a:fillRect/>
                      </a:stretch>
                    </pic:blipFill>
                    <pic:spPr>
                      <a:xfrm>
                        <a:off x="0" y="0"/>
                        <a:ext cx="2476190" cy="1333333"/>
                      </a:xfrm>
                      <a:prstGeom prst="rect">
                        <a:avLst/>
                      </a:prstGeom>
                    </pic:spPr>
                  </pic:pic>
                </a:graphicData>
              </a:graphic>
            </wp:inline>
          </w:drawing>
        </w:r>
      </w:del>
    </w:p>
    <w:p w:rsidR="00F76376" w:rsidDel="009E249E" w:rsidRDefault="00793F6E">
      <w:pPr>
        <w:pStyle w:val="aa"/>
        <w:spacing w:line="400" w:lineRule="exact"/>
        <w:ind w:left="363"/>
        <w:rPr>
          <w:del w:id="6473" w:author="Windows 用户" w:date="2018-06-12T19:51:00Z"/>
        </w:rPr>
        <w:pPrChange w:id="6474" w:author="..." w:date="2018-06-12T13:45:00Z">
          <w:pPr>
            <w:pStyle w:val="aa"/>
            <w:ind w:left="360" w:firstLineChars="0" w:firstLine="0"/>
          </w:pPr>
        </w:pPrChange>
      </w:pPr>
      <w:del w:id="6475" w:author="..." w:date="2018-06-12T13:45:00Z">
        <w:r>
          <w:rPr>
            <w:noProof/>
          </w:rPr>
          <w:drawing>
            <wp:inline distT="0" distB="0" distL="0" distR="0" wp14:anchorId="063BFE32" wp14:editId="46937A1D">
              <wp:extent cx="2475865" cy="1304290"/>
              <wp:effectExtent l="0" t="0" r="635" b="1016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64"/>
                      <a:stretch>
                        <a:fillRect/>
                      </a:stretch>
                    </pic:blipFill>
                    <pic:spPr>
                      <a:xfrm>
                        <a:off x="0" y="0"/>
                        <a:ext cx="2476190" cy="1304762"/>
                      </a:xfrm>
                      <a:prstGeom prst="rect">
                        <a:avLst/>
                      </a:prstGeom>
                    </pic:spPr>
                  </pic:pic>
                </a:graphicData>
              </a:graphic>
            </wp:inline>
          </w:drawing>
        </w:r>
      </w:del>
    </w:p>
    <w:p w:rsidR="00F76376" w:rsidRPr="00565BF8" w:rsidDel="00F713DB" w:rsidRDefault="00793F6E">
      <w:pPr>
        <w:pStyle w:val="4"/>
        <w:spacing w:before="0" w:after="0" w:line="400" w:lineRule="exact"/>
        <w:ind w:leftChars="200" w:left="420" w:firstLine="250"/>
        <w:rPr>
          <w:del w:id="6476" w:author="Windows 用户" w:date="2018-06-12T19:11:00Z"/>
          <w:rFonts w:ascii="Times New Roman" w:eastAsia="楷体" w:hAnsi="Times New Roman"/>
          <w:sz w:val="24"/>
          <w:szCs w:val="24"/>
          <w:rPrChange w:id="6477" w:author="yiyanggui" w:date="2018-06-12T18:53:00Z">
            <w:rPr>
              <w:del w:id="6478" w:author="Windows 用户" w:date="2018-06-12T19:11:00Z"/>
            </w:rPr>
          </w:rPrChange>
        </w:rPr>
        <w:pPrChange w:id="6479" w:author="yiyanggui" w:date="2018-06-12T18:54:00Z">
          <w:pPr>
            <w:pStyle w:val="4"/>
          </w:pPr>
        </w:pPrChange>
      </w:pPr>
      <w:del w:id="6480" w:author="Windows 用户" w:date="2018-06-12T19:11:00Z">
        <w:r w:rsidRPr="00565BF8" w:rsidDel="00F713DB">
          <w:rPr>
            <w:rFonts w:ascii="Times New Roman" w:eastAsia="楷体" w:hAnsi="Times New Roman"/>
            <w:sz w:val="24"/>
            <w:szCs w:val="24"/>
            <w:rPrChange w:id="6481" w:author="yiyanggui" w:date="2018-06-12T18:53:00Z">
              <w:rPr/>
            </w:rPrChange>
          </w:rPr>
          <w:delText>4.5.1.1 activity.process</w:delText>
        </w:r>
        <w:r w:rsidRPr="00565BF8" w:rsidDel="00F713DB">
          <w:rPr>
            <w:rFonts w:ascii="Times New Roman" w:eastAsia="楷体" w:hAnsi="Times New Roman" w:hint="eastAsia"/>
            <w:sz w:val="24"/>
            <w:szCs w:val="24"/>
            <w:rPrChange w:id="6482" w:author="yiyanggui" w:date="2018-06-12T18:53:00Z">
              <w:rPr>
                <w:rFonts w:hint="eastAsia"/>
              </w:rPr>
            </w:rPrChange>
          </w:rPr>
          <w:delText>未设置</w:delText>
        </w:r>
      </w:del>
    </w:p>
    <w:p w:rsidR="00F76376" w:rsidRPr="00565BF8" w:rsidRDefault="00793F6E">
      <w:pPr>
        <w:pStyle w:val="4"/>
        <w:spacing w:before="0" w:after="0" w:line="400" w:lineRule="exact"/>
        <w:ind w:leftChars="200" w:left="420" w:firstLineChars="250" w:firstLine="703"/>
        <w:rPr>
          <w:del w:id="6483" w:author="..." w:date="2018-06-12T17:54:00Z"/>
          <w:rPrChange w:id="6484" w:author="yiyanggui" w:date="2018-06-12T18:53:00Z">
            <w:rPr>
              <w:del w:id="6485" w:author="..." w:date="2018-06-12T17:54:00Z"/>
            </w:rPr>
          </w:rPrChange>
        </w:rPr>
        <w:pPrChange w:id="6486" w:author="yiyanggui" w:date="2018-06-12T18:54:00Z">
          <w:pPr>
            <w:shd w:val="clear" w:color="auto" w:fill="E7E6E6" w:themeFill="background2"/>
            <w:ind w:firstLineChars="250" w:firstLine="525"/>
          </w:pPr>
        </w:pPrChange>
      </w:pPr>
      <w:del w:id="6487" w:author="..." w:date="2018-06-12T17:54:00Z">
        <w:r w:rsidRPr="00565BF8">
          <w:rPr>
            <w:rPrChange w:id="6488" w:author="yiyanggui" w:date="2018-06-12T18:53:00Z">
              <w:rPr/>
            </w:rPrChange>
          </w:rPr>
          <w:delText>activity android:name=".SecondActivity"</w:delText>
        </w:r>
      </w:del>
    </w:p>
    <w:p w:rsidR="00F76376" w:rsidRPr="00565BF8" w:rsidRDefault="00793F6E">
      <w:pPr>
        <w:pStyle w:val="4"/>
        <w:spacing w:before="0" w:after="0" w:line="400" w:lineRule="exact"/>
        <w:ind w:leftChars="200" w:left="420" w:firstLineChars="250" w:firstLine="703"/>
        <w:rPr>
          <w:del w:id="6489" w:author="..." w:date="2018-06-12T17:54:00Z"/>
          <w:rPrChange w:id="6490" w:author="yiyanggui" w:date="2018-06-12T18:53:00Z">
            <w:rPr>
              <w:del w:id="6491" w:author="..." w:date="2018-06-12T17:54:00Z"/>
            </w:rPr>
          </w:rPrChange>
        </w:rPr>
        <w:pPrChange w:id="6492" w:author="yiyanggui" w:date="2018-06-12T18:54:00Z">
          <w:pPr>
            <w:shd w:val="clear" w:color="auto" w:fill="E7E6E6" w:themeFill="background2"/>
            <w:ind w:firstLineChars="250" w:firstLine="525"/>
          </w:pPr>
        </w:pPrChange>
      </w:pPr>
      <w:del w:id="6493" w:author="..." w:date="2018-06-12T17:54:00Z">
        <w:r w:rsidRPr="00565BF8">
          <w:rPr>
            <w:rPrChange w:id="6494" w:author="yiyanggui" w:date="2018-06-12T18:53:00Z">
              <w:rPr/>
            </w:rPrChange>
          </w:rPr>
          <w:delText xml:space="preserve">    android:label="App2-SecondActivity"</w:delText>
        </w:r>
      </w:del>
    </w:p>
    <w:p w:rsidR="00F76376" w:rsidRPr="00565BF8" w:rsidRDefault="00793F6E">
      <w:pPr>
        <w:pStyle w:val="4"/>
        <w:spacing w:before="0" w:after="0" w:line="400" w:lineRule="exact"/>
        <w:ind w:leftChars="200" w:left="420" w:firstLineChars="250" w:firstLine="703"/>
        <w:rPr>
          <w:del w:id="6495" w:author="..." w:date="2018-06-12T17:54:00Z"/>
          <w:rPrChange w:id="6496" w:author="yiyanggui" w:date="2018-06-12T18:53:00Z">
            <w:rPr>
              <w:del w:id="6497" w:author="..." w:date="2018-06-12T17:54:00Z"/>
            </w:rPr>
          </w:rPrChange>
        </w:rPr>
        <w:pPrChange w:id="6498" w:author="yiyanggui" w:date="2018-06-12T18:54:00Z">
          <w:pPr>
            <w:shd w:val="clear" w:color="auto" w:fill="E7E6E6" w:themeFill="background2"/>
            <w:ind w:firstLineChars="250" w:firstLine="525"/>
          </w:pPr>
        </w:pPrChange>
      </w:pPr>
      <w:del w:id="6499" w:author="..." w:date="2018-06-12T17:54:00Z">
        <w:r w:rsidRPr="00565BF8">
          <w:rPr>
            <w:rPrChange w:id="6500" w:author="yiyanggui" w:date="2018-06-12T18:53:00Z">
              <w:rPr/>
            </w:rPrChange>
          </w:rPr>
          <w:delText xml:space="preserve">    android:multiprocess="false"&gt;</w:delText>
        </w:r>
      </w:del>
    </w:p>
    <w:p w:rsidR="00F76376" w:rsidRPr="00565BF8" w:rsidRDefault="00F76376">
      <w:pPr>
        <w:pStyle w:val="4"/>
        <w:spacing w:before="0" w:after="0" w:line="400" w:lineRule="exact"/>
        <w:ind w:leftChars="200" w:left="420" w:firstLineChars="250" w:firstLine="703"/>
        <w:rPr>
          <w:del w:id="6501" w:author="..." w:date="2018-06-12T17:54:00Z"/>
          <w:rPrChange w:id="6502" w:author="yiyanggui" w:date="2018-06-12T18:53:00Z">
            <w:rPr>
              <w:del w:id="6503" w:author="..." w:date="2018-06-12T17:54:00Z"/>
            </w:rPr>
          </w:rPrChange>
        </w:rPr>
        <w:pPrChange w:id="6504" w:author="yiyanggui" w:date="2018-06-12T18:54:00Z">
          <w:pPr>
            <w:shd w:val="clear" w:color="auto" w:fill="E7E6E6" w:themeFill="background2"/>
            <w:ind w:firstLineChars="250" w:firstLine="525"/>
          </w:pPr>
        </w:pPrChange>
      </w:pPr>
    </w:p>
    <w:p w:rsidR="00F76376" w:rsidRPr="00565BF8" w:rsidRDefault="00793F6E">
      <w:pPr>
        <w:pStyle w:val="4"/>
        <w:spacing w:before="0" w:after="0" w:line="400" w:lineRule="exact"/>
        <w:ind w:leftChars="200" w:left="420" w:firstLineChars="250" w:firstLine="703"/>
        <w:rPr>
          <w:del w:id="6505" w:author="..." w:date="2018-06-12T17:54:00Z"/>
          <w:rPrChange w:id="6506" w:author="yiyanggui" w:date="2018-06-12T18:53:00Z">
            <w:rPr>
              <w:del w:id="6507" w:author="..." w:date="2018-06-12T17:54:00Z"/>
            </w:rPr>
          </w:rPrChange>
        </w:rPr>
        <w:pPrChange w:id="6508" w:author="yiyanggui" w:date="2018-06-12T18:54:00Z">
          <w:pPr>
            <w:shd w:val="clear" w:color="auto" w:fill="E7E6E6" w:themeFill="background2"/>
            <w:ind w:firstLineChars="250" w:firstLine="525"/>
          </w:pPr>
        </w:pPrChange>
      </w:pPr>
      <w:del w:id="6509" w:author="..." w:date="2018-06-12T17:54:00Z">
        <w:r w:rsidRPr="00565BF8">
          <w:rPr>
            <w:rPrChange w:id="6510" w:author="yiyanggui" w:date="2018-06-12T18:53:00Z">
              <w:rPr/>
            </w:rPrChange>
          </w:rPr>
          <w:delText>&lt;/activity&gt;</w:delText>
        </w:r>
      </w:del>
    </w:p>
    <w:p w:rsidR="00F76376" w:rsidRPr="00565BF8" w:rsidRDefault="00F76376">
      <w:pPr>
        <w:pStyle w:val="4"/>
        <w:spacing w:before="0" w:after="0" w:line="400" w:lineRule="exact"/>
        <w:ind w:leftChars="200" w:left="420" w:firstLineChars="250" w:firstLine="703"/>
        <w:rPr>
          <w:del w:id="6511" w:author="..." w:date="2018-06-12T17:54:00Z"/>
          <w:rPrChange w:id="6512" w:author="yiyanggui" w:date="2018-06-12T18:53:00Z">
            <w:rPr>
              <w:del w:id="6513" w:author="..." w:date="2018-06-12T17:54:00Z"/>
            </w:rPr>
          </w:rPrChange>
        </w:rPr>
        <w:pPrChange w:id="6514" w:author="yiyanggui" w:date="2018-06-12T18:54:00Z">
          <w:pPr>
            <w:shd w:val="clear" w:color="auto" w:fill="E7E6E6" w:themeFill="background2"/>
            <w:ind w:firstLineChars="250" w:firstLine="525"/>
          </w:pPr>
        </w:pPrChange>
      </w:pPr>
    </w:p>
    <w:p w:rsidR="00F76376" w:rsidRPr="00565BF8" w:rsidRDefault="00793F6E">
      <w:pPr>
        <w:pStyle w:val="4"/>
        <w:spacing w:before="0" w:after="0" w:line="400" w:lineRule="exact"/>
        <w:ind w:leftChars="200" w:left="420" w:firstLineChars="250" w:firstLine="703"/>
        <w:rPr>
          <w:del w:id="6515" w:author="..." w:date="2018-06-12T17:54:00Z"/>
          <w:rPrChange w:id="6516" w:author="yiyanggui" w:date="2018-06-12T18:53:00Z">
            <w:rPr>
              <w:del w:id="6517" w:author="..." w:date="2018-06-12T17:54:00Z"/>
            </w:rPr>
          </w:rPrChange>
        </w:rPr>
        <w:pPrChange w:id="6518" w:author="yiyanggui" w:date="2018-06-12T18:54:00Z">
          <w:pPr>
            <w:shd w:val="clear" w:color="auto" w:fill="E7E6E6" w:themeFill="background2"/>
            <w:ind w:firstLineChars="250" w:firstLine="525"/>
          </w:pPr>
        </w:pPrChange>
      </w:pPr>
      <w:del w:id="6519" w:author="..." w:date="2018-06-12T17:54:00Z">
        <w:r w:rsidRPr="00565BF8">
          <w:rPr>
            <w:rPrChange w:id="6520" w:author="yiyanggui" w:date="2018-06-12T18:53:00Z">
              <w:rPr/>
            </w:rPrChange>
          </w:rPr>
          <w:delText>&lt;activity android:name=".ThirdActivity"</w:delText>
        </w:r>
      </w:del>
    </w:p>
    <w:p w:rsidR="00F76376" w:rsidRPr="00565BF8" w:rsidRDefault="00793F6E">
      <w:pPr>
        <w:pStyle w:val="4"/>
        <w:spacing w:before="0" w:after="0" w:line="400" w:lineRule="exact"/>
        <w:ind w:leftChars="200" w:left="420" w:firstLineChars="250" w:firstLine="703"/>
        <w:rPr>
          <w:del w:id="6521" w:author="..." w:date="2018-06-12T17:54:00Z"/>
          <w:rPrChange w:id="6522" w:author="yiyanggui" w:date="2018-06-12T18:53:00Z">
            <w:rPr>
              <w:del w:id="6523" w:author="..." w:date="2018-06-12T17:54:00Z"/>
            </w:rPr>
          </w:rPrChange>
        </w:rPr>
        <w:pPrChange w:id="6524" w:author="yiyanggui" w:date="2018-06-12T18:54:00Z">
          <w:pPr>
            <w:shd w:val="clear" w:color="auto" w:fill="E7E6E6" w:themeFill="background2"/>
            <w:ind w:firstLineChars="250" w:firstLine="525"/>
          </w:pPr>
        </w:pPrChange>
      </w:pPr>
      <w:del w:id="6525" w:author="..." w:date="2018-06-12T17:54:00Z">
        <w:r w:rsidRPr="00565BF8">
          <w:rPr>
            <w:rPrChange w:id="6526" w:author="yiyanggui" w:date="2018-06-12T18:53:00Z">
              <w:rPr/>
            </w:rPrChange>
          </w:rPr>
          <w:delText xml:space="preserve">    android:label="App2-ThirdActivity"</w:delText>
        </w:r>
      </w:del>
    </w:p>
    <w:p w:rsidR="00F76376" w:rsidRPr="00565BF8" w:rsidRDefault="00793F6E">
      <w:pPr>
        <w:pStyle w:val="4"/>
        <w:spacing w:before="0" w:after="0" w:line="400" w:lineRule="exact"/>
        <w:ind w:leftChars="200" w:left="420" w:firstLineChars="250" w:firstLine="703"/>
        <w:rPr>
          <w:del w:id="6527" w:author="..." w:date="2018-06-12T17:54:00Z"/>
          <w:rPrChange w:id="6528" w:author="yiyanggui" w:date="2018-06-12T18:53:00Z">
            <w:rPr>
              <w:del w:id="6529" w:author="..." w:date="2018-06-12T17:54:00Z"/>
            </w:rPr>
          </w:rPrChange>
        </w:rPr>
        <w:pPrChange w:id="6530" w:author="yiyanggui" w:date="2018-06-12T18:54:00Z">
          <w:pPr>
            <w:shd w:val="clear" w:color="auto" w:fill="E7E6E6" w:themeFill="background2"/>
            <w:ind w:firstLineChars="250" w:firstLine="525"/>
          </w:pPr>
        </w:pPrChange>
      </w:pPr>
      <w:del w:id="6531" w:author="..." w:date="2018-06-12T17:54:00Z">
        <w:r w:rsidRPr="00565BF8">
          <w:rPr>
            <w:rPrChange w:id="6532" w:author="yiyanggui" w:date="2018-06-12T18:53:00Z">
              <w:rPr/>
            </w:rPrChange>
          </w:rPr>
          <w:delText xml:space="preserve">    android:multiprocess="true"&gt;</w:delText>
        </w:r>
      </w:del>
    </w:p>
    <w:p w:rsidR="00F76376" w:rsidRPr="00565BF8" w:rsidRDefault="00F76376">
      <w:pPr>
        <w:pStyle w:val="4"/>
        <w:spacing w:before="0" w:after="0" w:line="400" w:lineRule="exact"/>
        <w:ind w:leftChars="200" w:left="420" w:firstLineChars="250" w:firstLine="703"/>
        <w:rPr>
          <w:del w:id="6533" w:author="..." w:date="2018-06-12T17:54:00Z"/>
          <w:rPrChange w:id="6534" w:author="yiyanggui" w:date="2018-06-12T18:53:00Z">
            <w:rPr>
              <w:del w:id="6535" w:author="..." w:date="2018-06-12T17:54:00Z"/>
            </w:rPr>
          </w:rPrChange>
        </w:rPr>
        <w:pPrChange w:id="6536" w:author="yiyanggui" w:date="2018-06-12T18:54:00Z">
          <w:pPr>
            <w:shd w:val="clear" w:color="auto" w:fill="E7E6E6" w:themeFill="background2"/>
            <w:ind w:firstLineChars="250" w:firstLine="525"/>
          </w:pPr>
        </w:pPrChange>
      </w:pPr>
    </w:p>
    <w:p w:rsidR="00F76376" w:rsidRPr="00565BF8" w:rsidDel="00E55D4F" w:rsidRDefault="00793F6E">
      <w:pPr>
        <w:pStyle w:val="4"/>
        <w:spacing w:before="0" w:after="0" w:line="400" w:lineRule="exact"/>
        <w:ind w:leftChars="200" w:left="420" w:firstLineChars="250" w:firstLine="703"/>
        <w:rPr>
          <w:del w:id="6537" w:author="yiyanggui" w:date="2018-06-12T18:54:00Z"/>
          <w:rPrChange w:id="6538" w:author="yiyanggui" w:date="2018-06-12T18:53:00Z">
            <w:rPr>
              <w:del w:id="6539" w:author="yiyanggui" w:date="2018-06-12T18:54:00Z"/>
            </w:rPr>
          </w:rPrChange>
        </w:rPr>
        <w:pPrChange w:id="6540" w:author="yiyanggui" w:date="2018-06-12T18:54:00Z">
          <w:pPr>
            <w:shd w:val="clear" w:color="auto" w:fill="E7E6E6" w:themeFill="background2"/>
            <w:ind w:firstLineChars="250" w:firstLine="525"/>
          </w:pPr>
        </w:pPrChange>
      </w:pPr>
      <w:del w:id="6541" w:author="..." w:date="2018-06-12T17:54:00Z">
        <w:r w:rsidRPr="00565BF8">
          <w:rPr>
            <w:rPrChange w:id="6542" w:author="yiyanggui" w:date="2018-06-12T18:53:00Z">
              <w:rPr/>
            </w:rPrChange>
          </w:rPr>
          <w:delText>&lt;/activity&gt;</w:delText>
        </w:r>
      </w:del>
    </w:p>
    <w:p w:rsidR="00F76376" w:rsidRPr="00565BF8" w:rsidRDefault="00F76376">
      <w:pPr>
        <w:ind w:left="525"/>
        <w:rPr>
          <w:del w:id="6543" w:author="..." w:date="2018-06-12T13:45:00Z"/>
        </w:rPr>
      </w:pPr>
    </w:p>
    <w:p w:rsidR="00F76376" w:rsidRPr="00565BF8" w:rsidDel="009E249E" w:rsidRDefault="00793F6E">
      <w:pPr>
        <w:spacing w:line="400" w:lineRule="exact"/>
        <w:rPr>
          <w:ins w:id="6544" w:author="..." w:date="2018-06-12T17:55:00Z"/>
          <w:del w:id="6545" w:author="Windows 用户" w:date="2018-06-12T19:51:00Z"/>
          <w:rFonts w:ascii="Times New Roman" w:eastAsia="宋体" w:hAnsi="Times New Roman" w:cs="Times New Roman"/>
          <w:sz w:val="24"/>
          <w:szCs w:val="24"/>
          <w:rPrChange w:id="6546" w:author="yiyanggui" w:date="2018-06-12T18:53:00Z">
            <w:rPr>
              <w:ins w:id="6547" w:author="..." w:date="2018-06-12T17:55:00Z"/>
              <w:del w:id="6548" w:author="Windows 用户" w:date="2018-06-12T19:51:00Z"/>
            </w:rPr>
          </w:rPrChange>
        </w:rPr>
        <w:pPrChange w:id="6549" w:author="yiyanggui" w:date="2018-06-12T18:54:00Z">
          <w:pPr>
            <w:pStyle w:val="aa"/>
            <w:ind w:firstLineChars="0" w:firstLine="0"/>
          </w:pPr>
        </w:pPrChange>
      </w:pPr>
      <w:moveFromRangeStart w:id="6550" w:author="yiyanggui" w:date="2018-06-12T18:54:00Z" w:name="move516593002"/>
      <w:moveFrom w:id="6551" w:author="yiyanggui" w:date="2018-06-12T18:54:00Z">
        <w:ins w:id="6552" w:author="..." w:date="2018-06-12T17:55:00Z">
          <w:r w:rsidRPr="00565BF8" w:rsidDel="00565BF8">
            <w:rPr>
              <w:rFonts w:ascii="Times New Roman" w:eastAsia="宋体" w:hAnsi="Times New Roman" w:cs="Times New Roman"/>
              <w:sz w:val="24"/>
              <w:szCs w:val="24"/>
              <w:rPrChange w:id="6553" w:author="yiyanggui" w:date="2018-06-12T18:53:00Z">
                <w:rPr/>
              </w:rPrChange>
            </w:rPr>
            <w:t>&lt;activity android:name=".SecondActivi</w:t>
          </w:r>
          <w:del w:id="6554" w:author="Windows 用户" w:date="2018-06-12T19:51:00Z">
            <w:r w:rsidRPr="00565BF8" w:rsidDel="009E249E">
              <w:rPr>
                <w:rFonts w:ascii="Times New Roman" w:eastAsia="宋体" w:hAnsi="Times New Roman" w:cs="Times New Roman"/>
                <w:sz w:val="24"/>
                <w:szCs w:val="24"/>
                <w:rPrChange w:id="6555" w:author="yiyanggui" w:date="2018-06-12T18:53:00Z">
                  <w:rPr/>
                </w:rPrChange>
              </w:rPr>
              <w:delText>ty"</w:delText>
            </w:r>
          </w:del>
        </w:ins>
      </w:moveFrom>
    </w:p>
    <w:p w:rsidR="00F76376" w:rsidRPr="00565BF8" w:rsidDel="009E249E" w:rsidRDefault="00793F6E">
      <w:pPr>
        <w:spacing w:line="400" w:lineRule="exact"/>
        <w:rPr>
          <w:ins w:id="6556" w:author="..." w:date="2018-06-12T17:55:00Z"/>
          <w:del w:id="6557" w:author="Windows 用户" w:date="2018-06-12T19:51:00Z"/>
          <w:rFonts w:ascii="Times New Roman" w:eastAsia="宋体" w:hAnsi="Times New Roman" w:cs="Times New Roman"/>
          <w:sz w:val="24"/>
          <w:szCs w:val="24"/>
          <w:rPrChange w:id="6558" w:author="yiyanggui" w:date="2018-06-12T18:53:00Z">
            <w:rPr>
              <w:ins w:id="6559" w:author="..." w:date="2018-06-12T17:55:00Z"/>
              <w:del w:id="6560" w:author="Windows 用户" w:date="2018-06-12T19:51:00Z"/>
            </w:rPr>
          </w:rPrChange>
        </w:rPr>
        <w:pPrChange w:id="6561" w:author="yiyanggui" w:date="2018-06-12T18:54:00Z">
          <w:pPr>
            <w:pStyle w:val="aa"/>
            <w:ind w:firstLineChars="0" w:firstLine="0"/>
          </w:pPr>
        </w:pPrChange>
      </w:pPr>
      <w:moveFrom w:id="6562" w:author="yiyanggui" w:date="2018-06-12T18:54:00Z">
        <w:ins w:id="6563" w:author="..." w:date="2018-06-12T17:55:00Z">
          <w:r w:rsidRPr="00565BF8" w:rsidDel="00565BF8">
            <w:rPr>
              <w:rFonts w:ascii="Times New Roman" w:eastAsia="宋体" w:hAnsi="Times New Roman" w:cs="Times New Roman"/>
              <w:sz w:val="24"/>
              <w:szCs w:val="24"/>
              <w:rPrChange w:id="6564" w:author="yiyanggui" w:date="2018-06-12T18:53:00Z">
                <w:rPr/>
              </w:rPrChange>
            </w:rPr>
            <w:t xml:space="preserve">    android:label="App2-SecondActivity"</w:t>
          </w:r>
        </w:ins>
      </w:moveFrom>
    </w:p>
    <w:p w:rsidR="00F76376" w:rsidRPr="00565BF8" w:rsidDel="009E249E" w:rsidRDefault="00793F6E">
      <w:pPr>
        <w:spacing w:line="400" w:lineRule="exact"/>
        <w:rPr>
          <w:ins w:id="6565" w:author="..." w:date="2018-06-12T17:55:00Z"/>
          <w:del w:id="6566" w:author="Windows 用户" w:date="2018-06-12T19:51:00Z"/>
          <w:rFonts w:ascii="Times New Roman" w:eastAsia="宋体" w:hAnsi="Times New Roman" w:cs="Times New Roman"/>
          <w:sz w:val="24"/>
          <w:szCs w:val="24"/>
          <w:rPrChange w:id="6567" w:author="yiyanggui" w:date="2018-06-12T18:53:00Z">
            <w:rPr>
              <w:ins w:id="6568" w:author="..." w:date="2018-06-12T17:55:00Z"/>
              <w:del w:id="6569" w:author="Windows 用户" w:date="2018-06-12T19:51:00Z"/>
            </w:rPr>
          </w:rPrChange>
        </w:rPr>
        <w:pPrChange w:id="6570" w:author="yiyanggui" w:date="2018-06-12T18:54:00Z">
          <w:pPr>
            <w:pStyle w:val="aa"/>
            <w:ind w:firstLineChars="0" w:firstLine="0"/>
          </w:pPr>
        </w:pPrChange>
      </w:pPr>
      <w:moveFrom w:id="6571" w:author="yiyanggui" w:date="2018-06-12T18:54:00Z">
        <w:ins w:id="6572" w:author="..." w:date="2018-06-12T17:55:00Z">
          <w:r w:rsidRPr="00565BF8" w:rsidDel="00565BF8">
            <w:rPr>
              <w:rFonts w:ascii="Times New Roman" w:eastAsia="宋体" w:hAnsi="Times New Roman" w:cs="Times New Roman"/>
              <w:sz w:val="24"/>
              <w:szCs w:val="24"/>
              <w:rPrChange w:id="6573" w:author="yiyanggui" w:date="2018-06-12T18:53:00Z">
                <w:rPr/>
              </w:rPrChange>
            </w:rPr>
            <w:t xml:space="preserve">    android:multiprocess="false"</w:t>
          </w:r>
          <w:del w:id="6574" w:author="Windows 用户" w:date="2018-06-12T19:51:00Z">
            <w:r w:rsidRPr="00565BF8" w:rsidDel="009E249E">
              <w:rPr>
                <w:rFonts w:ascii="Times New Roman" w:eastAsia="宋体" w:hAnsi="Times New Roman" w:cs="Times New Roman"/>
                <w:sz w:val="24"/>
                <w:szCs w:val="24"/>
                <w:rPrChange w:id="6575" w:author="yiyanggui" w:date="2018-06-12T18:53:00Z">
                  <w:rPr/>
                </w:rPrChange>
              </w:rPr>
              <w:delText>&gt;</w:delText>
            </w:r>
          </w:del>
        </w:ins>
      </w:moveFrom>
    </w:p>
    <w:p w:rsidR="00F76376" w:rsidRPr="00565BF8" w:rsidDel="009E249E" w:rsidRDefault="00793F6E">
      <w:pPr>
        <w:spacing w:line="400" w:lineRule="exact"/>
        <w:rPr>
          <w:ins w:id="6576" w:author="..." w:date="2018-06-12T17:55:00Z"/>
          <w:del w:id="6577" w:author="Windows 用户" w:date="2018-06-12T19:51:00Z"/>
          <w:rFonts w:ascii="Times New Roman" w:eastAsia="宋体" w:hAnsi="Times New Roman" w:cs="Times New Roman"/>
          <w:sz w:val="24"/>
          <w:szCs w:val="24"/>
          <w:rPrChange w:id="6578" w:author="yiyanggui" w:date="2018-06-12T18:53:00Z">
            <w:rPr>
              <w:ins w:id="6579" w:author="..." w:date="2018-06-12T17:55:00Z"/>
              <w:del w:id="6580" w:author="Windows 用户" w:date="2018-06-12T19:51:00Z"/>
            </w:rPr>
          </w:rPrChange>
        </w:rPr>
        <w:pPrChange w:id="6581" w:author="yiyanggui" w:date="2018-06-12T18:54:00Z">
          <w:pPr>
            <w:pStyle w:val="aa"/>
            <w:ind w:firstLineChars="0" w:firstLine="0"/>
          </w:pPr>
        </w:pPrChange>
      </w:pPr>
      <w:moveFrom w:id="6582" w:author="yiyanggui" w:date="2018-06-12T18:54:00Z">
        <w:ins w:id="6583" w:author="..." w:date="2018-06-12T17:55:00Z">
          <w:r w:rsidRPr="00565BF8" w:rsidDel="00565BF8">
            <w:rPr>
              <w:rFonts w:ascii="Times New Roman" w:eastAsia="宋体" w:hAnsi="Times New Roman" w:cs="Times New Roman"/>
              <w:sz w:val="24"/>
              <w:szCs w:val="24"/>
              <w:rPrChange w:id="6584" w:author="yiyanggui" w:date="2018-06-12T18:53:00Z">
                <w:rPr/>
              </w:rPrChange>
            </w:rPr>
            <w:t>&lt;/activity&gt;</w:t>
          </w:r>
        </w:ins>
      </w:moveFrom>
    </w:p>
    <w:p w:rsidR="00F76376" w:rsidRPr="00565BF8" w:rsidDel="009E249E" w:rsidRDefault="00F76376">
      <w:pPr>
        <w:spacing w:line="400" w:lineRule="exact"/>
        <w:rPr>
          <w:ins w:id="6585" w:author="..." w:date="2018-06-12T17:55:00Z"/>
          <w:del w:id="6586" w:author="Windows 用户" w:date="2018-06-12T19:51:00Z"/>
          <w:rFonts w:ascii="Times New Roman" w:eastAsia="宋体" w:hAnsi="Times New Roman" w:cs="Times New Roman"/>
          <w:sz w:val="24"/>
          <w:szCs w:val="24"/>
          <w:rPrChange w:id="6587" w:author="yiyanggui" w:date="2018-06-12T18:53:00Z">
            <w:rPr>
              <w:ins w:id="6588" w:author="..." w:date="2018-06-12T17:55:00Z"/>
              <w:del w:id="6589" w:author="Windows 用户" w:date="2018-06-12T19:51:00Z"/>
            </w:rPr>
          </w:rPrChange>
        </w:rPr>
        <w:pPrChange w:id="6590" w:author="yiyanggui" w:date="2018-06-12T18:54:00Z">
          <w:pPr>
            <w:pStyle w:val="aa"/>
            <w:ind w:firstLineChars="0" w:firstLine="0"/>
          </w:pPr>
        </w:pPrChange>
      </w:pPr>
    </w:p>
    <w:p w:rsidR="00F76376" w:rsidRPr="00565BF8" w:rsidDel="009E249E" w:rsidRDefault="00793F6E">
      <w:pPr>
        <w:spacing w:line="400" w:lineRule="exact"/>
        <w:rPr>
          <w:ins w:id="6591" w:author="..." w:date="2018-06-12T17:55:00Z"/>
          <w:del w:id="6592" w:author="Windows 用户" w:date="2018-06-12T19:51:00Z"/>
          <w:rFonts w:ascii="Times New Roman" w:eastAsia="宋体" w:hAnsi="Times New Roman" w:cs="Times New Roman"/>
          <w:sz w:val="24"/>
          <w:szCs w:val="24"/>
          <w:rPrChange w:id="6593" w:author="yiyanggui" w:date="2018-06-12T18:53:00Z">
            <w:rPr>
              <w:ins w:id="6594" w:author="..." w:date="2018-06-12T17:55:00Z"/>
              <w:del w:id="6595" w:author="Windows 用户" w:date="2018-06-12T19:51:00Z"/>
            </w:rPr>
          </w:rPrChange>
        </w:rPr>
        <w:pPrChange w:id="6596" w:author="yiyanggui" w:date="2018-06-12T18:54:00Z">
          <w:pPr>
            <w:pStyle w:val="aa"/>
            <w:ind w:firstLineChars="0" w:firstLine="0"/>
          </w:pPr>
        </w:pPrChange>
      </w:pPr>
      <w:moveFrom w:id="6597" w:author="yiyanggui" w:date="2018-06-12T18:54:00Z">
        <w:ins w:id="6598" w:author="..." w:date="2018-06-12T17:55:00Z">
          <w:r w:rsidRPr="00565BF8" w:rsidDel="00565BF8">
            <w:rPr>
              <w:rFonts w:ascii="Times New Roman" w:eastAsia="宋体" w:hAnsi="Times New Roman" w:cs="Times New Roman"/>
              <w:sz w:val="24"/>
              <w:szCs w:val="24"/>
              <w:rPrChange w:id="6599" w:author="yiyanggui" w:date="2018-06-12T18:53:00Z">
                <w:rPr/>
              </w:rPrChange>
            </w:rPr>
            <w:t>&lt;activity android:name=".ThirdActivity"</w:t>
          </w:r>
        </w:ins>
      </w:moveFrom>
    </w:p>
    <w:p w:rsidR="00F76376" w:rsidRPr="00565BF8" w:rsidDel="009E249E" w:rsidRDefault="00793F6E">
      <w:pPr>
        <w:spacing w:line="400" w:lineRule="exact"/>
        <w:rPr>
          <w:ins w:id="6600" w:author="..." w:date="2018-06-12T17:55:00Z"/>
          <w:del w:id="6601" w:author="Windows 用户" w:date="2018-06-12T19:50:00Z"/>
          <w:rFonts w:ascii="Times New Roman" w:eastAsia="宋体" w:hAnsi="Times New Roman" w:cs="Times New Roman"/>
          <w:sz w:val="24"/>
          <w:szCs w:val="24"/>
          <w:rPrChange w:id="6602" w:author="yiyanggui" w:date="2018-06-12T18:53:00Z">
            <w:rPr>
              <w:ins w:id="6603" w:author="..." w:date="2018-06-12T17:55:00Z"/>
              <w:del w:id="6604" w:author="Windows 用户" w:date="2018-06-12T19:50:00Z"/>
            </w:rPr>
          </w:rPrChange>
        </w:rPr>
        <w:pPrChange w:id="6605" w:author="yiyanggui" w:date="2018-06-12T18:54:00Z">
          <w:pPr>
            <w:pStyle w:val="aa"/>
            <w:ind w:firstLineChars="0" w:firstLine="0"/>
          </w:pPr>
        </w:pPrChange>
      </w:pPr>
      <w:moveFrom w:id="6606" w:author="yiyanggui" w:date="2018-06-12T18:54:00Z">
        <w:ins w:id="6607" w:author="..." w:date="2018-06-12T17:55:00Z">
          <w:r w:rsidRPr="00565BF8" w:rsidDel="00565BF8">
            <w:rPr>
              <w:rFonts w:ascii="Times New Roman" w:eastAsia="宋体" w:hAnsi="Times New Roman" w:cs="Times New Roman"/>
              <w:sz w:val="24"/>
              <w:szCs w:val="24"/>
              <w:rPrChange w:id="6608" w:author="yiyanggui" w:date="2018-06-12T18:53:00Z">
                <w:rPr/>
              </w:rPrChange>
            </w:rPr>
            <w:t xml:space="preserve">    android:label="App2-ThirdActivity</w:t>
          </w:r>
          <w:del w:id="6609" w:author="Windows 用户" w:date="2018-06-12T19:50:00Z">
            <w:r w:rsidRPr="00565BF8" w:rsidDel="009E249E">
              <w:rPr>
                <w:rFonts w:ascii="Times New Roman" w:eastAsia="宋体" w:hAnsi="Times New Roman" w:cs="Times New Roman"/>
                <w:sz w:val="24"/>
                <w:szCs w:val="24"/>
                <w:rPrChange w:id="6610" w:author="yiyanggui" w:date="2018-06-12T18:53:00Z">
                  <w:rPr/>
                </w:rPrChange>
              </w:rPr>
              <w:delText>"</w:delText>
            </w:r>
          </w:del>
        </w:ins>
      </w:moveFrom>
    </w:p>
    <w:p w:rsidR="00F76376" w:rsidRPr="00565BF8" w:rsidDel="00565BF8" w:rsidRDefault="00793F6E">
      <w:pPr>
        <w:pStyle w:val="aa"/>
        <w:spacing w:line="400" w:lineRule="exact"/>
        <w:ind w:left="363"/>
        <w:rPr>
          <w:ins w:id="6611" w:author="..." w:date="2018-06-12T17:55:00Z"/>
        </w:rPr>
        <w:pPrChange w:id="6612" w:author="Windows 用户" w:date="2018-06-12T19:51:00Z">
          <w:pPr>
            <w:pStyle w:val="aa"/>
            <w:ind w:firstLineChars="0" w:firstLine="0"/>
          </w:pPr>
        </w:pPrChange>
      </w:pPr>
      <w:moveFrom w:id="6613" w:author="yiyanggui" w:date="2018-06-12T18:54:00Z">
        <w:ins w:id="6614" w:author="..." w:date="2018-06-12T17:55:00Z">
          <w:r w:rsidRPr="00565BF8" w:rsidDel="00565BF8">
            <w:t xml:space="preserve">    android:multiprocess="true"&gt;</w:t>
          </w:r>
        </w:ins>
      </w:moveFrom>
    </w:p>
    <w:p w:rsidR="00F76376" w:rsidRPr="008F1580" w:rsidRDefault="00F713DB">
      <w:pPr>
        <w:pStyle w:val="4"/>
        <w:spacing w:before="0" w:after="0" w:line="400" w:lineRule="exact"/>
        <w:ind w:leftChars="200" w:left="420"/>
        <w:rPr>
          <w:ins w:id="6615" w:author="yiyanggui" w:date="2018-06-12T18:54:00Z"/>
          <w:rFonts w:ascii="Times New Roman" w:eastAsia="楷体" w:hAnsi="Times New Roman"/>
          <w:sz w:val="24"/>
          <w:rPrChange w:id="6616" w:author="Windows 用户" w:date="2018-06-12T19:11:00Z">
            <w:rPr>
              <w:ins w:id="6617" w:author="yiyanggui" w:date="2018-06-12T18:54:00Z"/>
            </w:rPr>
          </w:rPrChange>
        </w:rPr>
        <w:pPrChange w:id="6618" w:author="Windows 用户" w:date="2018-06-12T19:12:00Z">
          <w:pPr>
            <w:pStyle w:val="aa"/>
            <w:ind w:firstLineChars="0" w:firstLine="0"/>
          </w:pPr>
        </w:pPrChange>
      </w:pPr>
      <w:ins w:id="6619" w:author="Windows 用户" w:date="2018-06-12T19:11:00Z">
        <w:r w:rsidRPr="008F1580">
          <w:rPr>
            <w:rFonts w:ascii="Times New Roman" w:eastAsia="楷体" w:hAnsi="Times New Roman"/>
            <w:b w:val="0"/>
            <w:sz w:val="24"/>
            <w:szCs w:val="24"/>
            <w:rPrChange w:id="6620" w:author="Windows 用户" w:date="2018-06-12T19:11:00Z">
              <w:rPr>
                <w:rFonts w:ascii="Times New Roman" w:eastAsia="楷体" w:hAnsi="Times New Roman"/>
                <w:sz w:val="24"/>
                <w:szCs w:val="24"/>
              </w:rPr>
            </w:rPrChange>
          </w:rPr>
          <w:t>4.5.1.1 activity.process</w:t>
        </w:r>
        <w:r w:rsidRPr="008F1580">
          <w:rPr>
            <w:rFonts w:ascii="Times New Roman" w:eastAsia="楷体" w:hAnsi="Times New Roman" w:hint="eastAsia"/>
            <w:b w:val="0"/>
            <w:sz w:val="24"/>
            <w:szCs w:val="24"/>
            <w:rPrChange w:id="6621" w:author="Windows 用户" w:date="2018-06-12T19:11:00Z">
              <w:rPr>
                <w:rFonts w:ascii="Times New Roman" w:eastAsia="楷体" w:hAnsi="Times New Roman" w:hint="eastAsia"/>
                <w:sz w:val="24"/>
                <w:szCs w:val="24"/>
              </w:rPr>
            </w:rPrChange>
          </w:rPr>
          <w:t>未设置</w:t>
        </w:r>
      </w:ins>
      <w:moveFrom w:id="6622" w:author="yiyanggui" w:date="2018-06-12T18:54:00Z">
        <w:ins w:id="6623" w:author="..." w:date="2018-06-12T17:55:00Z">
          <w:r w:rsidR="00793F6E" w:rsidRPr="008F1580" w:rsidDel="00565BF8">
            <w:rPr>
              <w:rFonts w:ascii="Times New Roman" w:eastAsia="楷体" w:hAnsi="Times New Roman"/>
              <w:b w:val="0"/>
              <w:sz w:val="24"/>
              <w:rPrChange w:id="6624" w:author="Windows 用户" w:date="2018-06-12T19:11:00Z">
                <w:rPr>
                  <w:b/>
                  <w:bCs/>
                </w:rPr>
              </w:rPrChange>
            </w:rPr>
            <w:t>&lt;/activity&gt;</w:t>
          </w:r>
        </w:ins>
      </w:moveFrom>
      <w:moveFromRangeEnd w:id="6550"/>
    </w:p>
    <w:tbl>
      <w:tblPr>
        <w:tblStyle w:val="a9"/>
        <w:tblW w:w="0" w:type="auto"/>
        <w:tblLook w:val="04A0" w:firstRow="1" w:lastRow="0" w:firstColumn="1" w:lastColumn="0" w:noHBand="0" w:noVBand="1"/>
      </w:tblPr>
      <w:tblGrid>
        <w:gridCol w:w="9401"/>
      </w:tblGrid>
      <w:tr w:rsidR="00565BF8" w:rsidTr="00565BF8">
        <w:trPr>
          <w:ins w:id="6625" w:author="yiyanggui" w:date="2018-06-12T18:54:00Z"/>
        </w:trPr>
        <w:tc>
          <w:tcPr>
            <w:tcW w:w="9401" w:type="dxa"/>
          </w:tcPr>
          <w:p w:rsidR="00565BF8" w:rsidRPr="004A5AA6" w:rsidRDefault="00565BF8">
            <w:pPr>
              <w:shd w:val="clear" w:color="auto" w:fill="FFFFFF" w:themeFill="background1"/>
              <w:spacing w:line="240" w:lineRule="exact"/>
              <w:rPr>
                <w:rFonts w:ascii="Times New Roman" w:eastAsia="宋体" w:hAnsi="Times New Roman"/>
                <w:rPrChange w:id="6626" w:author="Windows 用户" w:date="2018-06-12T19:52:00Z">
                  <w:rPr>
                    <w:rFonts w:ascii="Times New Roman" w:eastAsia="宋体" w:hAnsi="Times New Roman" w:cs="Times New Roman"/>
                    <w:sz w:val="24"/>
                    <w:szCs w:val="24"/>
                  </w:rPr>
                </w:rPrChange>
              </w:rPr>
              <w:pPrChange w:id="6627" w:author="Windows 用户" w:date="2018-06-12T19:52:00Z">
                <w:pPr>
                  <w:spacing w:line="400" w:lineRule="exact"/>
                </w:pPr>
              </w:pPrChange>
            </w:pPr>
            <w:moveToRangeStart w:id="6628" w:author="yiyanggui" w:date="2018-06-12T18:54:00Z" w:name="move516593002"/>
            <w:moveTo w:id="6629" w:author="yiyanggui" w:date="2018-06-12T18:54:00Z">
              <w:r w:rsidRPr="004A5AA6">
                <w:rPr>
                  <w:rFonts w:ascii="Times New Roman" w:eastAsia="宋体" w:hAnsi="Times New Roman"/>
                  <w:rPrChange w:id="6630" w:author="Windows 用户" w:date="2018-06-12T19:52:00Z">
                    <w:rPr>
                      <w:rFonts w:ascii="Times New Roman" w:eastAsia="宋体" w:hAnsi="Times New Roman" w:cs="Times New Roman"/>
                      <w:sz w:val="24"/>
                      <w:szCs w:val="24"/>
                    </w:rPr>
                  </w:rPrChange>
                </w:rPr>
                <w:t>&lt;activity android:name=".SecondActivity"</w:t>
              </w:r>
            </w:moveTo>
          </w:p>
          <w:p w:rsidR="00565BF8" w:rsidRPr="004A5AA6" w:rsidRDefault="00565BF8">
            <w:pPr>
              <w:shd w:val="clear" w:color="auto" w:fill="FFFFFF" w:themeFill="background1"/>
              <w:spacing w:line="240" w:lineRule="exact"/>
              <w:rPr>
                <w:rFonts w:ascii="Times New Roman" w:eastAsia="宋体" w:hAnsi="Times New Roman"/>
                <w:rPrChange w:id="6631" w:author="Windows 用户" w:date="2018-06-12T19:52:00Z">
                  <w:rPr>
                    <w:rFonts w:ascii="Times New Roman" w:eastAsia="宋体" w:hAnsi="Times New Roman" w:cs="Times New Roman"/>
                    <w:sz w:val="24"/>
                    <w:szCs w:val="24"/>
                  </w:rPr>
                </w:rPrChange>
              </w:rPr>
              <w:pPrChange w:id="6632" w:author="Windows 用户" w:date="2018-06-12T19:52:00Z">
                <w:pPr>
                  <w:spacing w:line="400" w:lineRule="exact"/>
                </w:pPr>
              </w:pPrChange>
            </w:pPr>
            <w:moveTo w:id="6633" w:author="yiyanggui" w:date="2018-06-12T18:54:00Z">
              <w:r w:rsidRPr="004A5AA6">
                <w:rPr>
                  <w:rFonts w:ascii="Times New Roman" w:eastAsia="宋体" w:hAnsi="Times New Roman"/>
                  <w:rPrChange w:id="6634" w:author="Windows 用户" w:date="2018-06-12T19:52:00Z">
                    <w:rPr>
                      <w:rFonts w:ascii="Times New Roman" w:eastAsia="宋体" w:hAnsi="Times New Roman" w:cs="Times New Roman"/>
                      <w:sz w:val="24"/>
                      <w:szCs w:val="24"/>
                    </w:rPr>
                  </w:rPrChange>
                </w:rPr>
                <w:t xml:space="preserve">    android:label="App2-SecondActivity"</w:t>
              </w:r>
            </w:moveTo>
          </w:p>
          <w:p w:rsidR="00565BF8" w:rsidRPr="004A5AA6" w:rsidRDefault="00565BF8">
            <w:pPr>
              <w:shd w:val="clear" w:color="auto" w:fill="FFFFFF" w:themeFill="background1"/>
              <w:spacing w:line="240" w:lineRule="exact"/>
              <w:rPr>
                <w:rFonts w:ascii="Times New Roman" w:eastAsia="宋体" w:hAnsi="Times New Roman"/>
                <w:rPrChange w:id="6635" w:author="Windows 用户" w:date="2018-06-12T19:52:00Z">
                  <w:rPr>
                    <w:rFonts w:ascii="Times New Roman" w:eastAsia="宋体" w:hAnsi="Times New Roman" w:cs="Times New Roman"/>
                    <w:sz w:val="24"/>
                    <w:szCs w:val="24"/>
                  </w:rPr>
                </w:rPrChange>
              </w:rPr>
              <w:pPrChange w:id="6636" w:author="Windows 用户" w:date="2018-06-12T19:52:00Z">
                <w:pPr>
                  <w:spacing w:line="400" w:lineRule="exact"/>
                </w:pPr>
              </w:pPrChange>
            </w:pPr>
            <w:moveTo w:id="6637" w:author="yiyanggui" w:date="2018-06-12T18:54:00Z">
              <w:r w:rsidRPr="004A5AA6">
                <w:rPr>
                  <w:rFonts w:ascii="Times New Roman" w:eastAsia="宋体" w:hAnsi="Times New Roman"/>
                  <w:rPrChange w:id="6638" w:author="Windows 用户" w:date="2018-06-12T19:52:00Z">
                    <w:rPr>
                      <w:rFonts w:ascii="Times New Roman" w:eastAsia="宋体" w:hAnsi="Times New Roman" w:cs="Times New Roman"/>
                      <w:sz w:val="24"/>
                      <w:szCs w:val="24"/>
                    </w:rPr>
                  </w:rPrChange>
                </w:rPr>
                <w:t xml:space="preserve">    android:multiprocess="false"&gt;</w:t>
              </w:r>
            </w:moveTo>
          </w:p>
          <w:p w:rsidR="00565BF8" w:rsidRPr="004A5AA6" w:rsidDel="009E249E" w:rsidRDefault="00565BF8">
            <w:pPr>
              <w:shd w:val="clear" w:color="auto" w:fill="FFFFFF" w:themeFill="background1"/>
              <w:spacing w:line="240" w:lineRule="exact"/>
              <w:rPr>
                <w:del w:id="6639" w:author="Windows 用户" w:date="2018-06-12T19:51:00Z"/>
                <w:rFonts w:ascii="Times New Roman" w:eastAsia="宋体" w:hAnsi="Times New Roman"/>
                <w:rPrChange w:id="6640" w:author="Windows 用户" w:date="2018-06-12T19:52:00Z">
                  <w:rPr>
                    <w:del w:id="6641" w:author="Windows 用户" w:date="2018-06-12T19:51:00Z"/>
                    <w:rFonts w:ascii="Times New Roman" w:eastAsia="宋体" w:hAnsi="Times New Roman" w:cs="Times New Roman"/>
                    <w:sz w:val="24"/>
                    <w:szCs w:val="24"/>
                  </w:rPr>
                </w:rPrChange>
              </w:rPr>
              <w:pPrChange w:id="6642" w:author="Windows 用户" w:date="2018-06-12T19:52:00Z">
                <w:pPr>
                  <w:spacing w:line="400" w:lineRule="exact"/>
                </w:pPr>
              </w:pPrChange>
            </w:pPr>
            <w:moveTo w:id="6643" w:author="yiyanggui" w:date="2018-06-12T18:54:00Z">
              <w:r w:rsidRPr="004A5AA6">
                <w:rPr>
                  <w:rFonts w:ascii="Times New Roman" w:eastAsia="宋体" w:hAnsi="Times New Roman"/>
                  <w:rPrChange w:id="6644" w:author="Windows 用户" w:date="2018-06-12T19:52:00Z">
                    <w:rPr>
                      <w:rFonts w:ascii="Times New Roman" w:eastAsia="宋体" w:hAnsi="Times New Roman" w:cs="Times New Roman"/>
                      <w:sz w:val="24"/>
                      <w:szCs w:val="24"/>
                    </w:rPr>
                  </w:rPrChange>
                </w:rPr>
                <w:t>&lt;/activity&gt;</w:t>
              </w:r>
            </w:moveTo>
          </w:p>
          <w:p w:rsidR="00565BF8" w:rsidRPr="004A5AA6" w:rsidRDefault="00565BF8">
            <w:pPr>
              <w:shd w:val="clear" w:color="auto" w:fill="FFFFFF" w:themeFill="background1"/>
              <w:spacing w:line="240" w:lineRule="exact"/>
              <w:rPr>
                <w:rFonts w:ascii="Times New Roman" w:eastAsia="宋体" w:hAnsi="Times New Roman"/>
                <w:rPrChange w:id="6645" w:author="Windows 用户" w:date="2018-06-12T19:52:00Z">
                  <w:rPr>
                    <w:rFonts w:ascii="Times New Roman" w:eastAsia="宋体" w:hAnsi="Times New Roman" w:cs="Times New Roman"/>
                    <w:sz w:val="24"/>
                    <w:szCs w:val="24"/>
                  </w:rPr>
                </w:rPrChange>
              </w:rPr>
              <w:pPrChange w:id="6646" w:author="Windows 用户" w:date="2018-06-12T19:52:00Z">
                <w:pPr>
                  <w:spacing w:line="400" w:lineRule="exact"/>
                </w:pPr>
              </w:pPrChange>
            </w:pPr>
          </w:p>
          <w:p w:rsidR="00565BF8" w:rsidRPr="004A5AA6" w:rsidRDefault="00565BF8">
            <w:pPr>
              <w:shd w:val="clear" w:color="auto" w:fill="FFFFFF" w:themeFill="background1"/>
              <w:spacing w:line="240" w:lineRule="exact"/>
              <w:rPr>
                <w:rFonts w:ascii="Times New Roman" w:eastAsia="宋体" w:hAnsi="Times New Roman"/>
                <w:rPrChange w:id="6647" w:author="Windows 用户" w:date="2018-06-12T19:52:00Z">
                  <w:rPr>
                    <w:rFonts w:ascii="Times New Roman" w:eastAsia="宋体" w:hAnsi="Times New Roman" w:cs="Times New Roman"/>
                    <w:sz w:val="24"/>
                    <w:szCs w:val="24"/>
                  </w:rPr>
                </w:rPrChange>
              </w:rPr>
              <w:pPrChange w:id="6648" w:author="Windows 用户" w:date="2018-06-12T19:52:00Z">
                <w:pPr>
                  <w:spacing w:line="400" w:lineRule="exact"/>
                </w:pPr>
              </w:pPrChange>
            </w:pPr>
            <w:moveTo w:id="6649" w:author="yiyanggui" w:date="2018-06-12T18:54:00Z">
              <w:r w:rsidRPr="004A5AA6">
                <w:rPr>
                  <w:rFonts w:ascii="Times New Roman" w:eastAsia="宋体" w:hAnsi="Times New Roman"/>
                  <w:rPrChange w:id="6650" w:author="Windows 用户" w:date="2018-06-12T19:52:00Z">
                    <w:rPr>
                      <w:rFonts w:ascii="Times New Roman" w:eastAsia="宋体" w:hAnsi="Times New Roman" w:cs="Times New Roman"/>
                      <w:sz w:val="24"/>
                      <w:szCs w:val="24"/>
                    </w:rPr>
                  </w:rPrChange>
                </w:rPr>
                <w:t>&lt;activity android:name=".ThirdActivity"</w:t>
              </w:r>
            </w:moveTo>
          </w:p>
          <w:p w:rsidR="00565BF8" w:rsidRPr="004A5AA6" w:rsidRDefault="00565BF8">
            <w:pPr>
              <w:shd w:val="clear" w:color="auto" w:fill="FFFFFF" w:themeFill="background1"/>
              <w:spacing w:line="240" w:lineRule="exact"/>
              <w:rPr>
                <w:rFonts w:ascii="Times New Roman" w:eastAsia="宋体" w:hAnsi="Times New Roman"/>
                <w:rPrChange w:id="6651" w:author="Windows 用户" w:date="2018-06-12T19:52:00Z">
                  <w:rPr>
                    <w:rFonts w:ascii="Times New Roman" w:eastAsia="宋体" w:hAnsi="Times New Roman" w:cs="Times New Roman"/>
                    <w:sz w:val="24"/>
                    <w:szCs w:val="24"/>
                  </w:rPr>
                </w:rPrChange>
              </w:rPr>
              <w:pPrChange w:id="6652" w:author="Windows 用户" w:date="2018-06-12T19:52:00Z">
                <w:pPr>
                  <w:spacing w:line="400" w:lineRule="exact"/>
                </w:pPr>
              </w:pPrChange>
            </w:pPr>
            <w:moveTo w:id="6653" w:author="yiyanggui" w:date="2018-06-12T18:54:00Z">
              <w:r w:rsidRPr="004A5AA6">
                <w:rPr>
                  <w:rFonts w:ascii="Times New Roman" w:eastAsia="宋体" w:hAnsi="Times New Roman"/>
                  <w:rPrChange w:id="6654" w:author="Windows 用户" w:date="2018-06-12T19:52:00Z">
                    <w:rPr>
                      <w:rFonts w:ascii="Times New Roman" w:eastAsia="宋体" w:hAnsi="Times New Roman" w:cs="Times New Roman"/>
                      <w:sz w:val="24"/>
                      <w:szCs w:val="24"/>
                    </w:rPr>
                  </w:rPrChange>
                </w:rPr>
                <w:t xml:space="preserve">    android:label="App2-ThirdActivity"</w:t>
              </w:r>
            </w:moveTo>
          </w:p>
          <w:p w:rsidR="00565BF8" w:rsidRPr="004A5AA6" w:rsidRDefault="00565BF8">
            <w:pPr>
              <w:shd w:val="clear" w:color="auto" w:fill="FFFFFF" w:themeFill="background1"/>
              <w:spacing w:line="240" w:lineRule="exact"/>
              <w:rPr>
                <w:rFonts w:ascii="Times New Roman" w:eastAsia="宋体" w:hAnsi="Times New Roman"/>
                <w:rPrChange w:id="6655" w:author="Windows 用户" w:date="2018-06-12T19:52:00Z">
                  <w:rPr>
                    <w:rFonts w:ascii="Times New Roman" w:eastAsia="宋体" w:hAnsi="Times New Roman" w:cs="Times New Roman"/>
                    <w:sz w:val="24"/>
                    <w:szCs w:val="24"/>
                  </w:rPr>
                </w:rPrChange>
              </w:rPr>
              <w:pPrChange w:id="6656" w:author="Windows 用户" w:date="2018-06-12T19:52:00Z">
                <w:pPr>
                  <w:spacing w:line="400" w:lineRule="exact"/>
                </w:pPr>
              </w:pPrChange>
            </w:pPr>
            <w:moveTo w:id="6657" w:author="yiyanggui" w:date="2018-06-12T18:54:00Z">
              <w:r w:rsidRPr="004A5AA6">
                <w:rPr>
                  <w:rFonts w:ascii="Times New Roman" w:eastAsia="宋体" w:hAnsi="Times New Roman"/>
                  <w:rPrChange w:id="6658" w:author="Windows 用户" w:date="2018-06-12T19:52:00Z">
                    <w:rPr>
                      <w:rFonts w:ascii="Times New Roman" w:eastAsia="宋体" w:hAnsi="Times New Roman" w:cs="Times New Roman"/>
                      <w:sz w:val="24"/>
                      <w:szCs w:val="24"/>
                    </w:rPr>
                  </w:rPrChange>
                </w:rPr>
                <w:t xml:space="preserve">    android:multiprocess="true"&gt;</w:t>
              </w:r>
            </w:moveTo>
          </w:p>
          <w:p w:rsidR="00565BF8" w:rsidRDefault="00565BF8">
            <w:pPr>
              <w:shd w:val="clear" w:color="auto" w:fill="FFFFFF" w:themeFill="background1"/>
              <w:spacing w:line="240" w:lineRule="exact"/>
              <w:rPr>
                <w:ins w:id="6659" w:author="yiyanggui" w:date="2018-06-12T18:54:00Z"/>
                <w:rFonts w:ascii="Times New Roman" w:eastAsia="宋体" w:hAnsi="Times New Roman" w:cs="Times New Roman"/>
                <w:sz w:val="24"/>
                <w:szCs w:val="24"/>
              </w:rPr>
              <w:pPrChange w:id="6660" w:author="Windows 用户" w:date="2018-06-12T19:52:00Z">
                <w:pPr>
                  <w:spacing w:line="400" w:lineRule="exact"/>
                </w:pPr>
              </w:pPrChange>
            </w:pPr>
            <w:moveTo w:id="6661" w:author="yiyanggui" w:date="2018-06-12T18:54:00Z">
              <w:r w:rsidRPr="004A5AA6">
                <w:rPr>
                  <w:rFonts w:ascii="Times New Roman" w:eastAsia="宋体" w:hAnsi="Times New Roman"/>
                  <w:rPrChange w:id="6662" w:author="Windows 用户" w:date="2018-06-12T19:52:00Z">
                    <w:rPr>
                      <w:rFonts w:ascii="Times New Roman" w:eastAsia="宋体" w:hAnsi="Times New Roman" w:cs="Times New Roman"/>
                      <w:sz w:val="24"/>
                      <w:szCs w:val="24"/>
                    </w:rPr>
                  </w:rPrChange>
                </w:rPr>
                <w:t>&lt;/activity&gt;</w:t>
              </w:r>
            </w:moveTo>
            <w:moveToRangeEnd w:id="6628"/>
          </w:p>
        </w:tc>
      </w:tr>
    </w:tbl>
    <w:p w:rsidR="00565BF8" w:rsidDel="00701A59" w:rsidRDefault="00565BF8">
      <w:pPr>
        <w:spacing w:line="400" w:lineRule="exact"/>
        <w:rPr>
          <w:ins w:id="6663" w:author="..." w:date="2018-06-12T17:55:00Z"/>
          <w:del w:id="6664" w:author="Windows 用户" w:date="2018-06-12T19:52:00Z"/>
          <w:rFonts w:ascii="Times New Roman" w:eastAsia="宋体" w:hAnsi="Times New Roman" w:cs="Times New Roman"/>
          <w:sz w:val="24"/>
          <w:szCs w:val="24"/>
        </w:rPr>
        <w:pPrChange w:id="6665" w:author="yiyanggui" w:date="2018-06-12T18:54:00Z">
          <w:pPr>
            <w:pStyle w:val="aa"/>
            <w:ind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666" w:author="..." w:date="2018-06-12T16:50:00Z">
            <w:rPr/>
          </w:rPrChange>
        </w:rPr>
        <w:pPrChange w:id="6667" w:author="..." w:date="2018-06-12T16:50:00Z">
          <w:pPr>
            <w:pStyle w:val="aa"/>
            <w:ind w:firstLineChars="0" w:firstLine="0"/>
          </w:pPr>
        </w:pPrChange>
      </w:pPr>
      <w:ins w:id="6668" w:author="..." w:date="2018-06-12T13:34: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del w:id="6669" w:author="..." w:date="2018-06-12T13:34:00Z">
        <w:r>
          <w:rPr>
            <w:rFonts w:ascii="Times New Roman" w:eastAsia="宋体" w:hAnsi="Times New Roman" w:cs="Times New Roman" w:hint="eastAsia"/>
            <w:sz w:val="24"/>
            <w:szCs w:val="24"/>
            <w:rPrChange w:id="6670" w:author="..." w:date="2018-06-12T16:50:00Z">
              <w:rPr>
                <w:rFonts w:hint="eastAsia"/>
              </w:rPr>
            </w:rPrChange>
          </w:rPr>
          <w:delText>①</w:delText>
        </w:r>
      </w:del>
      <w:r>
        <w:rPr>
          <w:rFonts w:ascii="Times New Roman" w:eastAsia="宋体" w:hAnsi="Times New Roman" w:cs="Times New Roman"/>
          <w:sz w:val="24"/>
          <w:szCs w:val="24"/>
          <w:rPrChange w:id="6671" w:author="..." w:date="2018-06-12T16:50:00Z">
            <w:rPr/>
          </w:rPrChange>
        </w:rPr>
        <w:t>multiprocess=false</w:t>
      </w:r>
      <w:r>
        <w:rPr>
          <w:rFonts w:ascii="Times New Roman" w:eastAsia="宋体" w:hAnsi="Times New Roman" w:cs="Times New Roman" w:hint="eastAsia"/>
          <w:sz w:val="24"/>
          <w:szCs w:val="24"/>
          <w:rPrChange w:id="6672" w:author="..." w:date="2018-06-12T16:50:00Z">
            <w:rPr>
              <w:rFonts w:hint="eastAsia"/>
            </w:rPr>
          </w:rPrChange>
        </w:rPr>
        <w:t>时，从多条路径启动</w:t>
      </w:r>
      <w:r>
        <w:rPr>
          <w:rFonts w:ascii="Times New Roman" w:eastAsia="宋体" w:hAnsi="Times New Roman" w:cs="Times New Roman"/>
          <w:sz w:val="24"/>
          <w:szCs w:val="24"/>
          <w:rPrChange w:id="6673" w:author="..." w:date="2018-06-12T16:50:00Z">
            <w:rPr/>
          </w:rPrChange>
        </w:rPr>
        <w:t>activity</w:t>
      </w:r>
      <w:r>
        <w:rPr>
          <w:rFonts w:ascii="Times New Roman" w:eastAsia="宋体" w:hAnsi="Times New Roman" w:cs="Times New Roman" w:hint="eastAsia"/>
          <w:sz w:val="24"/>
          <w:szCs w:val="24"/>
          <w:rPrChange w:id="6674" w:author="..." w:date="2018-06-12T16:50:00Z">
            <w:rPr>
              <w:rFonts w:hint="eastAsia"/>
            </w:rPr>
          </w:rPrChange>
        </w:rPr>
        <w:t>，观察它所在的进程是否与启动它的组件所在进程有关？即是否总在默认的</w:t>
      </w:r>
      <w:r>
        <w:rPr>
          <w:rFonts w:ascii="Times New Roman" w:eastAsia="宋体" w:hAnsi="Times New Roman" w:cs="Times New Roman"/>
          <w:sz w:val="24"/>
          <w:szCs w:val="24"/>
          <w:rPrChange w:id="6675" w:author="..." w:date="2018-06-12T16:50:00Z">
            <w:rPr/>
          </w:rPrChange>
        </w:rPr>
        <w:t>app</w:t>
      </w:r>
      <w:r>
        <w:rPr>
          <w:rFonts w:ascii="Times New Roman" w:eastAsia="宋体" w:hAnsi="Times New Roman" w:cs="Times New Roman" w:hint="eastAsia"/>
          <w:sz w:val="24"/>
          <w:szCs w:val="24"/>
          <w:rPrChange w:id="6676" w:author="..." w:date="2018-06-12T16:50:00Z">
            <w:rPr>
              <w:rFonts w:hint="eastAsia"/>
            </w:rPr>
          </w:rPrChange>
        </w:rPr>
        <w:t>进程中？</w:t>
      </w:r>
    </w:p>
    <w:p w:rsidR="00F76376" w:rsidRPr="00F76376" w:rsidRDefault="00793F6E">
      <w:pPr>
        <w:spacing w:line="400" w:lineRule="exact"/>
        <w:ind w:firstLineChars="200" w:firstLine="480"/>
        <w:rPr>
          <w:rFonts w:ascii="Times New Roman" w:eastAsia="宋体" w:hAnsi="Times New Roman" w:cs="Times New Roman"/>
          <w:sz w:val="24"/>
          <w:szCs w:val="24"/>
          <w:rPrChange w:id="6677" w:author="..." w:date="2018-06-12T16:50:00Z">
            <w:rPr/>
          </w:rPrChange>
        </w:rPr>
        <w:pPrChange w:id="6678" w:author="Windows 用户" w:date="2018-06-12T19:53:00Z">
          <w:pPr>
            <w:pStyle w:val="aa"/>
            <w:ind w:leftChars="650" w:left="1365" w:firstLineChars="0" w:firstLine="315"/>
          </w:pPr>
        </w:pPrChange>
      </w:pPr>
      <w:ins w:id="6679" w:author="..." w:date="2018-06-12T13:34:00Z">
        <w:r>
          <w:rPr>
            <w:rFonts w:ascii="Times New Roman" w:eastAsia="宋体" w:hAnsi="Times New Roman" w:cs="Times New Roman" w:hint="eastAsia"/>
            <w:sz w:val="24"/>
            <w:szCs w:val="24"/>
            <w:rPrChange w:id="6680" w:author="..." w:date="2018-06-12T17:56:00Z">
              <w:rPr>
                <w:rFonts w:hint="eastAsia"/>
              </w:rPr>
            </w:rPrChange>
          </w:rPr>
          <w:t>①</w:t>
        </w:r>
      </w:ins>
      <w:del w:id="6681" w:author="..." w:date="2018-06-12T13:34:00Z">
        <w:r>
          <w:rPr>
            <w:rFonts w:ascii="Times New Roman" w:eastAsia="宋体" w:hAnsi="Times New Roman" w:cs="Times New Roman"/>
            <w:sz w:val="24"/>
            <w:szCs w:val="24"/>
            <w:rPrChange w:id="6682" w:author="..." w:date="2018-06-12T16:50:00Z">
              <w:rPr/>
            </w:rPrChange>
          </w:rPr>
          <w:delText>[1]</w:delText>
        </w:r>
      </w:del>
      <w:r>
        <w:rPr>
          <w:rFonts w:ascii="Times New Roman" w:eastAsia="宋体" w:hAnsi="Times New Roman" w:cs="Times New Roman"/>
          <w:sz w:val="24"/>
          <w:szCs w:val="24"/>
          <w:rPrChange w:id="6683" w:author="..." w:date="2018-06-12T16:50:00Z">
            <w:rPr/>
          </w:rPrChange>
        </w:rPr>
        <w:t xml:space="preserve"> MainActivity-&gt;SecondActivity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684" w:author="..." w:date="2018-06-12T16:50:00Z">
            <w:rPr/>
          </w:rPrChange>
        </w:rPr>
        <w:pPrChange w:id="6685" w:author="Windows 用户" w:date="2018-06-12T19:53:00Z">
          <w:pPr>
            <w:pStyle w:val="aa"/>
            <w:ind w:leftChars="650" w:left="1365" w:firstLineChars="0" w:firstLine="315"/>
          </w:pPr>
        </w:pPrChange>
      </w:pPr>
      <w:r>
        <w:rPr>
          <w:rFonts w:ascii="Times New Roman" w:eastAsia="宋体" w:hAnsi="Times New Roman" w:cs="Times New Roman"/>
          <w:sz w:val="24"/>
          <w:szCs w:val="24"/>
          <w:rPrChange w:id="6686" w:author="..." w:date="2018-06-12T16:50:00Z">
            <w:rPr/>
          </w:rPrChange>
        </w:rPr>
        <w:lastRenderedPageBreak/>
        <w:t>MainActivity</w:t>
      </w:r>
      <w:r>
        <w:rPr>
          <w:rFonts w:ascii="Times New Roman" w:eastAsia="宋体" w:hAnsi="Times New Roman" w:cs="Times New Roman" w:hint="eastAsia"/>
          <w:sz w:val="24"/>
          <w:szCs w:val="24"/>
          <w:rPrChange w:id="6687" w:author="..." w:date="2018-06-12T16:50:00Z">
            <w:rPr>
              <w:rFonts w:hint="eastAsia"/>
            </w:rPr>
          </w:rPrChange>
        </w:rPr>
        <w:t>进程名：</w:t>
      </w:r>
      <w:r>
        <w:rPr>
          <w:rFonts w:ascii="Times New Roman" w:eastAsia="宋体" w:hAnsi="Times New Roman" w:cs="Times New Roman"/>
          <w:sz w:val="24"/>
          <w:szCs w:val="24"/>
          <w:rPrChange w:id="6688" w:author="..." w:date="2018-06-12T16:50:00Z">
            <w:rPr/>
          </w:rPrChange>
        </w:rPr>
        <w:t>com.demo.app2</w:t>
      </w:r>
    </w:p>
    <w:p w:rsidR="00F76376" w:rsidRPr="00F76376" w:rsidRDefault="00793F6E">
      <w:pPr>
        <w:spacing w:line="400" w:lineRule="exact"/>
        <w:ind w:leftChars="650" w:left="1365" w:firstLineChars="200" w:firstLine="480"/>
        <w:rPr>
          <w:del w:id="6689" w:author="..." w:date="2018-06-12T13:36:00Z"/>
          <w:rFonts w:ascii="Times New Roman" w:eastAsia="宋体" w:hAnsi="Times New Roman" w:cs="Times New Roman"/>
          <w:sz w:val="24"/>
          <w:szCs w:val="24"/>
          <w:rPrChange w:id="6690" w:author="..." w:date="2018-06-12T16:50:00Z">
            <w:rPr>
              <w:del w:id="6691" w:author="..." w:date="2018-06-12T13:36:00Z"/>
            </w:rPr>
          </w:rPrChange>
        </w:rPr>
        <w:pPrChange w:id="6692" w:author="Windows 用户" w:date="2018-06-12T19:53:00Z">
          <w:pPr>
            <w:pStyle w:val="aa"/>
            <w:ind w:leftChars="650" w:left="1365" w:firstLineChars="0" w:firstLine="315"/>
          </w:pPr>
        </w:pPrChange>
      </w:pPr>
      <w:r>
        <w:rPr>
          <w:rFonts w:ascii="Times New Roman" w:eastAsia="宋体" w:hAnsi="Times New Roman" w:cs="Times New Roman"/>
          <w:sz w:val="24"/>
          <w:szCs w:val="24"/>
          <w:rPrChange w:id="6693" w:author="..." w:date="2018-06-12T16:50:00Z">
            <w:rPr/>
          </w:rPrChange>
        </w:rPr>
        <w:t>SecondActivity</w:t>
      </w:r>
      <w:r>
        <w:rPr>
          <w:rFonts w:ascii="Times New Roman" w:eastAsia="宋体" w:hAnsi="Times New Roman" w:cs="Times New Roman" w:hint="eastAsia"/>
          <w:sz w:val="24"/>
          <w:szCs w:val="24"/>
          <w:rPrChange w:id="6694" w:author="..." w:date="2018-06-12T16:50:00Z">
            <w:rPr>
              <w:rFonts w:hint="eastAsia"/>
            </w:rPr>
          </w:rPrChange>
        </w:rPr>
        <w:t>进程名：</w:t>
      </w:r>
      <w:r>
        <w:rPr>
          <w:rFonts w:ascii="Times New Roman" w:eastAsia="宋体" w:hAnsi="Times New Roman" w:cs="Times New Roman"/>
          <w:sz w:val="24"/>
          <w:szCs w:val="24"/>
          <w:rPrChange w:id="6695" w:author="..." w:date="2018-06-12T16:50:00Z">
            <w:rPr/>
          </w:rPrChange>
        </w:rPr>
        <w:t>com.demo.app2</w:t>
      </w:r>
    </w:p>
    <w:p w:rsidR="00F76376" w:rsidRPr="00F76376" w:rsidRDefault="00F76376">
      <w:pPr>
        <w:spacing w:line="400" w:lineRule="exact"/>
        <w:ind w:firstLineChars="200" w:firstLine="480"/>
        <w:rPr>
          <w:rFonts w:ascii="Times New Roman" w:eastAsia="宋体" w:hAnsi="Times New Roman" w:cs="Times New Roman"/>
          <w:sz w:val="24"/>
          <w:szCs w:val="24"/>
          <w:rPrChange w:id="6696" w:author="..." w:date="2018-06-12T16:50:00Z">
            <w:rPr/>
          </w:rPrChange>
        </w:rPr>
        <w:pPrChange w:id="6697" w:author="Windows 用户" w:date="2018-06-12T19:53: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698" w:author="..." w:date="2018-06-12T16:50:00Z">
            <w:rPr/>
          </w:rPrChange>
        </w:rPr>
        <w:pPrChange w:id="6699" w:author="Windows 用户" w:date="2018-06-12T19:53:00Z">
          <w:pPr>
            <w:pStyle w:val="aa"/>
            <w:ind w:leftChars="500" w:left="1050" w:firstLineChars="300" w:firstLine="630"/>
          </w:pPr>
        </w:pPrChange>
      </w:pPr>
      <w:del w:id="6700" w:author="..." w:date="2018-06-12T13:35:00Z">
        <w:r>
          <w:rPr>
            <w:rFonts w:ascii="Times New Roman" w:eastAsia="宋体" w:hAnsi="Times New Roman" w:cs="Times New Roman"/>
            <w:sz w:val="24"/>
            <w:szCs w:val="24"/>
            <w:rPrChange w:id="6701" w:author="..." w:date="2018-06-12T16:50:00Z">
              <w:rPr/>
            </w:rPrChange>
          </w:rPr>
          <w:delText xml:space="preserve">[2] </w:delText>
        </w:r>
      </w:del>
      <w:ins w:id="6702" w:author="..." w:date="2018-06-12T13:35:00Z">
        <w:r>
          <w:rPr>
            <w:rFonts w:ascii="Times New Roman" w:eastAsia="宋体" w:hAnsi="Times New Roman" w:cs="Times New Roman" w:hint="eastAsia"/>
            <w:sz w:val="24"/>
            <w:szCs w:val="24"/>
            <w:rPrChange w:id="6703" w:author="..." w:date="2018-06-12T17:56:00Z">
              <w:rPr>
                <w:rFonts w:hint="eastAsia"/>
              </w:rPr>
            </w:rPrChange>
          </w:rPr>
          <w:t>②</w:t>
        </w:r>
      </w:ins>
      <w:r>
        <w:rPr>
          <w:rFonts w:ascii="Times New Roman" w:eastAsia="宋体" w:hAnsi="Times New Roman" w:cs="Times New Roman"/>
          <w:sz w:val="24"/>
          <w:szCs w:val="24"/>
          <w:rPrChange w:id="6704" w:author="..." w:date="2018-06-12T16:50:00Z">
            <w:rPr/>
          </w:rPrChange>
        </w:rPr>
        <w:t>MainActivity-&gt;ThirdActivity-&gt;SecondActivity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705" w:author="..." w:date="2018-06-12T16:50:00Z">
            <w:rPr/>
          </w:rPrChange>
        </w:rPr>
        <w:pPrChange w:id="6706"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707" w:author="..." w:date="2018-06-12T16:50:00Z">
            <w:rPr/>
          </w:rPrChange>
        </w:rPr>
        <w:t>MainActivity</w:t>
      </w:r>
      <w:r>
        <w:rPr>
          <w:rFonts w:ascii="Times New Roman" w:eastAsia="宋体" w:hAnsi="Times New Roman" w:cs="Times New Roman" w:hint="eastAsia"/>
          <w:sz w:val="24"/>
          <w:szCs w:val="24"/>
          <w:rPrChange w:id="6708" w:author="..." w:date="2018-06-12T16:50:00Z">
            <w:rPr>
              <w:rFonts w:hint="eastAsia"/>
            </w:rPr>
          </w:rPrChange>
        </w:rPr>
        <w:t>进程名：</w:t>
      </w:r>
      <w:r>
        <w:rPr>
          <w:rFonts w:ascii="Times New Roman" w:eastAsia="宋体" w:hAnsi="Times New Roman" w:cs="Times New Roman"/>
          <w:sz w:val="24"/>
          <w:szCs w:val="24"/>
          <w:rPrChange w:id="6709"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710" w:author="..." w:date="2018-06-12T16:50:00Z">
            <w:rPr/>
          </w:rPrChange>
        </w:rPr>
        <w:pPrChange w:id="6711"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712" w:author="..." w:date="2018-06-12T16:50:00Z">
            <w:rPr/>
          </w:rPrChange>
        </w:rPr>
        <w:t>ThirdActivity</w:t>
      </w:r>
      <w:r>
        <w:rPr>
          <w:rFonts w:ascii="Times New Roman" w:eastAsia="宋体" w:hAnsi="Times New Roman" w:cs="Times New Roman" w:hint="eastAsia"/>
          <w:sz w:val="24"/>
          <w:szCs w:val="24"/>
          <w:rPrChange w:id="6713" w:author="..." w:date="2018-06-12T16:50:00Z">
            <w:rPr>
              <w:rFonts w:hint="eastAsia"/>
            </w:rPr>
          </w:rPrChange>
        </w:rPr>
        <w:t>进程名：</w:t>
      </w:r>
      <w:r>
        <w:rPr>
          <w:rFonts w:ascii="Times New Roman" w:eastAsia="宋体" w:hAnsi="Times New Roman" w:cs="Times New Roman"/>
          <w:sz w:val="24"/>
          <w:szCs w:val="24"/>
          <w:rPrChange w:id="6714"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715" w:author="..." w:date="2018-06-12T16:50:00Z">
            <w:rPr/>
          </w:rPrChange>
        </w:rPr>
        <w:pPrChange w:id="6716"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717" w:author="..." w:date="2018-06-12T16:50:00Z">
            <w:rPr/>
          </w:rPrChange>
        </w:rPr>
        <w:t>SecondActivity</w:t>
      </w:r>
      <w:r>
        <w:rPr>
          <w:rFonts w:ascii="Times New Roman" w:eastAsia="宋体" w:hAnsi="Times New Roman" w:cs="Times New Roman" w:hint="eastAsia"/>
          <w:sz w:val="24"/>
          <w:szCs w:val="24"/>
          <w:rPrChange w:id="6718" w:author="..." w:date="2018-06-12T16:50:00Z">
            <w:rPr>
              <w:rFonts w:hint="eastAsia"/>
            </w:rPr>
          </w:rPrChange>
        </w:rPr>
        <w:t>进程名：</w:t>
      </w:r>
      <w:r>
        <w:rPr>
          <w:rFonts w:ascii="Times New Roman" w:eastAsia="宋体" w:hAnsi="Times New Roman" w:cs="Times New Roman"/>
          <w:sz w:val="24"/>
          <w:szCs w:val="24"/>
          <w:rPrChange w:id="6719" w:author="..." w:date="2018-06-12T16:50:00Z">
            <w:rPr/>
          </w:rPrChange>
        </w:rPr>
        <w:t>com.demo.app2</w:t>
      </w:r>
    </w:p>
    <w:p w:rsidR="00F76376" w:rsidRPr="00F76376" w:rsidRDefault="00F76376">
      <w:pPr>
        <w:spacing w:line="400" w:lineRule="exact"/>
        <w:ind w:leftChars="500" w:left="1050" w:firstLineChars="200" w:firstLine="480"/>
        <w:rPr>
          <w:del w:id="6720" w:author="..." w:date="2018-06-12T13:45:00Z"/>
          <w:rFonts w:ascii="Times New Roman" w:eastAsia="宋体" w:hAnsi="Times New Roman" w:cs="Times New Roman"/>
          <w:sz w:val="24"/>
          <w:szCs w:val="24"/>
          <w:rPrChange w:id="6721" w:author="..." w:date="2018-06-12T16:50:00Z">
            <w:rPr>
              <w:del w:id="6722" w:author="..." w:date="2018-06-12T13:45:00Z"/>
            </w:rPr>
          </w:rPrChange>
        </w:rPr>
        <w:pPrChange w:id="6723" w:author="..." w:date="2018-06-12T16:50:00Z">
          <w:pPr>
            <w:pStyle w:val="aa"/>
            <w:ind w:leftChars="500" w:left="1050" w:firstLineChars="300" w:firstLine="63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724" w:author="..." w:date="2018-06-12T16:50:00Z">
            <w:rPr/>
          </w:rPrChange>
        </w:rPr>
        <w:pPrChange w:id="6725" w:author="..." w:date="2018-06-12T16:50:00Z">
          <w:pPr>
            <w:pStyle w:val="aa"/>
            <w:ind w:firstLineChars="0" w:firstLine="0"/>
          </w:pPr>
        </w:pPrChange>
      </w:pPr>
      <w:ins w:id="6726" w:author="..." w:date="2018-06-12T13:35:00Z">
        <w:r>
          <w:rPr>
            <w:rFonts w:ascii="Times New Roman" w:eastAsia="宋体" w:hAnsi="Times New Roman" w:cs="Times New Roman" w:hint="eastAsia"/>
            <w:sz w:val="24"/>
            <w:szCs w:val="24"/>
            <w:rPrChange w:id="6727" w:author="..." w:date="2018-06-12T16:50:00Z">
              <w:rPr>
                <w:rFonts w:hint="eastAsia"/>
              </w:rPr>
            </w:rPrChange>
          </w:rPr>
          <w:t>（</w:t>
        </w:r>
        <w:r>
          <w:rPr>
            <w:rFonts w:ascii="Times New Roman" w:eastAsia="宋体" w:hAnsi="Times New Roman" w:cs="Times New Roman"/>
            <w:sz w:val="24"/>
            <w:szCs w:val="24"/>
            <w:rPrChange w:id="6728" w:author="..." w:date="2018-06-12T13:47:00Z">
              <w:rPr/>
            </w:rPrChange>
          </w:rPr>
          <w:t>2</w:t>
        </w:r>
        <w:r>
          <w:rPr>
            <w:rFonts w:ascii="Times New Roman" w:eastAsia="宋体" w:hAnsi="Times New Roman" w:cs="Times New Roman" w:hint="eastAsia"/>
            <w:sz w:val="24"/>
            <w:szCs w:val="24"/>
            <w:rPrChange w:id="6729" w:author="..." w:date="2018-06-12T16:50:00Z">
              <w:rPr>
                <w:rFonts w:hint="eastAsia"/>
              </w:rPr>
            </w:rPrChange>
          </w:rPr>
          <w:t>）</w:t>
        </w:r>
      </w:ins>
      <w:del w:id="6730" w:author="..." w:date="2018-06-12T13:35:00Z">
        <w:r>
          <w:rPr>
            <w:rFonts w:ascii="Times New Roman" w:eastAsia="宋体" w:hAnsi="Times New Roman" w:cs="Times New Roman" w:hint="eastAsia"/>
            <w:sz w:val="24"/>
            <w:szCs w:val="24"/>
            <w:rPrChange w:id="6731" w:author="..." w:date="2018-06-12T16:50:00Z">
              <w:rPr>
                <w:rFonts w:hint="eastAsia"/>
              </w:rPr>
            </w:rPrChange>
          </w:rPr>
          <w:delText>②</w:delText>
        </w:r>
      </w:del>
      <w:r>
        <w:rPr>
          <w:rFonts w:ascii="Times New Roman" w:eastAsia="宋体" w:hAnsi="Times New Roman" w:cs="Times New Roman"/>
          <w:sz w:val="24"/>
          <w:szCs w:val="24"/>
          <w:rPrChange w:id="6732" w:author="..." w:date="2018-06-12T16:50:00Z">
            <w:rPr/>
          </w:rPrChange>
        </w:rPr>
        <w:t>multiprocess=true</w:t>
      </w:r>
      <w:r>
        <w:rPr>
          <w:rFonts w:ascii="Times New Roman" w:eastAsia="宋体" w:hAnsi="Times New Roman" w:cs="Times New Roman" w:hint="eastAsia"/>
          <w:sz w:val="24"/>
          <w:szCs w:val="24"/>
          <w:rPrChange w:id="6733" w:author="..." w:date="2018-06-12T16:50:00Z">
            <w:rPr>
              <w:rFonts w:hint="eastAsia"/>
            </w:rPr>
          </w:rPrChange>
        </w:rPr>
        <w:t>时，从多条路径启动</w:t>
      </w:r>
      <w:r>
        <w:rPr>
          <w:rFonts w:ascii="Times New Roman" w:eastAsia="宋体" w:hAnsi="Times New Roman" w:cs="Times New Roman"/>
          <w:sz w:val="24"/>
          <w:szCs w:val="24"/>
          <w:rPrChange w:id="6734" w:author="..." w:date="2018-06-12T16:50:00Z">
            <w:rPr/>
          </w:rPrChange>
        </w:rPr>
        <w:t>activity</w:t>
      </w:r>
      <w:r>
        <w:rPr>
          <w:rFonts w:ascii="Times New Roman" w:eastAsia="宋体" w:hAnsi="Times New Roman" w:cs="Times New Roman" w:hint="eastAsia"/>
          <w:sz w:val="24"/>
          <w:szCs w:val="24"/>
          <w:rPrChange w:id="6735" w:author="..." w:date="2018-06-12T16:50:00Z">
            <w:rPr>
              <w:rFonts w:hint="eastAsia"/>
            </w:rPr>
          </w:rPrChange>
        </w:rPr>
        <w:t>，观察它所在的进程是否与启动它的组件所在进程有关？</w:t>
      </w:r>
    </w:p>
    <w:p w:rsidR="00F76376" w:rsidRPr="00F76376" w:rsidRDefault="00F76376">
      <w:pPr>
        <w:spacing w:line="400" w:lineRule="exact"/>
        <w:ind w:firstLineChars="200" w:firstLine="480"/>
        <w:rPr>
          <w:del w:id="6736" w:author="..." w:date="2018-06-12T13:35:00Z"/>
          <w:rFonts w:ascii="Times New Roman" w:eastAsia="宋体" w:hAnsi="Times New Roman" w:cs="Times New Roman"/>
          <w:sz w:val="24"/>
          <w:szCs w:val="24"/>
          <w:rPrChange w:id="6737" w:author="..." w:date="2018-06-12T16:50:00Z">
            <w:rPr>
              <w:del w:id="6738" w:author="..." w:date="2018-06-12T13:35:00Z"/>
            </w:rPr>
          </w:rPrChange>
        </w:rPr>
        <w:pPrChange w:id="6739" w:author="Windows 用户" w:date="2018-06-12T19:53:00Z">
          <w:pPr>
            <w:pStyle w:val="aa"/>
            <w:ind w:leftChars="500" w:left="105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740" w:author="..." w:date="2018-06-12T16:50:00Z">
            <w:rPr/>
          </w:rPrChange>
        </w:rPr>
        <w:pPrChange w:id="6741" w:author="Windows 用户" w:date="2018-06-12T19:53:00Z">
          <w:pPr>
            <w:pStyle w:val="aa"/>
            <w:ind w:leftChars="650" w:left="1365" w:firstLineChars="0" w:firstLine="315"/>
          </w:pPr>
        </w:pPrChange>
      </w:pPr>
      <w:del w:id="6742" w:author="..." w:date="2018-06-12T13:35:00Z">
        <w:r>
          <w:rPr>
            <w:rFonts w:ascii="Times New Roman" w:eastAsia="宋体" w:hAnsi="Times New Roman" w:cs="Times New Roman"/>
            <w:sz w:val="24"/>
            <w:szCs w:val="24"/>
            <w:rPrChange w:id="6743" w:author="..." w:date="2018-06-12T17:56:00Z">
              <w:rPr/>
            </w:rPrChange>
          </w:rPr>
          <w:delText xml:space="preserve">[1] </w:delText>
        </w:r>
      </w:del>
      <w:ins w:id="6744" w:author="..." w:date="2018-06-12T13:35:00Z">
        <w:r>
          <w:rPr>
            <w:rFonts w:ascii="Times New Roman" w:eastAsia="宋体" w:hAnsi="Times New Roman" w:cs="Times New Roman" w:hint="eastAsia"/>
            <w:sz w:val="24"/>
            <w:szCs w:val="24"/>
            <w:rPrChange w:id="6745" w:author="..." w:date="2018-06-12T17:56:00Z">
              <w:rPr>
                <w:rFonts w:hint="eastAsia"/>
              </w:rPr>
            </w:rPrChange>
          </w:rPr>
          <w:t>①</w:t>
        </w:r>
      </w:ins>
      <w:r>
        <w:rPr>
          <w:rFonts w:ascii="Times New Roman" w:eastAsia="宋体" w:hAnsi="Times New Roman" w:cs="Times New Roman"/>
          <w:sz w:val="24"/>
          <w:szCs w:val="24"/>
          <w:rPrChange w:id="6746" w:author="..." w:date="2018-06-12T16:50:00Z">
            <w:rPr/>
          </w:rPrChange>
        </w:rPr>
        <w:t>MainActivity-&gt;ThirdActivity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747" w:author="..." w:date="2018-06-12T16:50:00Z">
            <w:rPr/>
          </w:rPrChange>
        </w:rPr>
        <w:pPrChange w:id="6748" w:author="Windows 用户" w:date="2018-06-12T19:53:00Z">
          <w:pPr>
            <w:pStyle w:val="aa"/>
            <w:ind w:leftChars="650" w:left="1365" w:firstLineChars="0" w:firstLine="315"/>
          </w:pPr>
        </w:pPrChange>
      </w:pPr>
      <w:r>
        <w:rPr>
          <w:rFonts w:ascii="Times New Roman" w:eastAsia="宋体" w:hAnsi="Times New Roman" w:cs="Times New Roman"/>
          <w:sz w:val="24"/>
          <w:szCs w:val="24"/>
          <w:rPrChange w:id="6749" w:author="..." w:date="2018-06-12T16:50:00Z">
            <w:rPr/>
          </w:rPrChange>
        </w:rPr>
        <w:t>MainActivity</w:t>
      </w:r>
      <w:r>
        <w:rPr>
          <w:rFonts w:ascii="Times New Roman" w:eastAsia="宋体" w:hAnsi="Times New Roman" w:cs="Times New Roman" w:hint="eastAsia"/>
          <w:sz w:val="24"/>
          <w:szCs w:val="24"/>
          <w:rPrChange w:id="6750" w:author="..." w:date="2018-06-12T16:50:00Z">
            <w:rPr>
              <w:rFonts w:hint="eastAsia"/>
            </w:rPr>
          </w:rPrChange>
        </w:rPr>
        <w:t>进程名：</w:t>
      </w:r>
      <w:r>
        <w:rPr>
          <w:rFonts w:ascii="Times New Roman" w:eastAsia="宋体" w:hAnsi="Times New Roman" w:cs="Times New Roman"/>
          <w:sz w:val="24"/>
          <w:szCs w:val="24"/>
          <w:rPrChange w:id="6751" w:author="..." w:date="2018-06-12T16:50:00Z">
            <w:rPr/>
          </w:rPrChange>
        </w:rPr>
        <w:t>com.demo.app2</w:t>
      </w:r>
    </w:p>
    <w:p w:rsidR="00F76376" w:rsidRPr="00F76376" w:rsidRDefault="00793F6E">
      <w:pPr>
        <w:spacing w:line="400" w:lineRule="exact"/>
        <w:ind w:firstLineChars="200" w:firstLine="480"/>
        <w:rPr>
          <w:ins w:id="6752" w:author="..." w:date="2018-06-12T13:35:00Z"/>
          <w:rFonts w:ascii="Times New Roman" w:eastAsia="宋体" w:hAnsi="Times New Roman" w:cs="Times New Roman"/>
          <w:sz w:val="24"/>
          <w:szCs w:val="24"/>
          <w:rPrChange w:id="6753" w:author="..." w:date="2018-06-12T16:50:00Z">
            <w:rPr>
              <w:ins w:id="6754" w:author="..." w:date="2018-06-12T13:35:00Z"/>
            </w:rPr>
          </w:rPrChange>
        </w:rPr>
        <w:pPrChange w:id="6755" w:author="Windows 用户" w:date="2018-06-12T19:53:00Z">
          <w:pPr>
            <w:pStyle w:val="aa"/>
            <w:ind w:leftChars="650" w:left="1365" w:firstLineChars="0" w:firstLine="315"/>
          </w:pPr>
        </w:pPrChange>
      </w:pPr>
      <w:r>
        <w:rPr>
          <w:rFonts w:ascii="Times New Roman" w:eastAsia="宋体" w:hAnsi="Times New Roman" w:cs="Times New Roman"/>
          <w:sz w:val="24"/>
          <w:szCs w:val="24"/>
          <w:rPrChange w:id="6756" w:author="..." w:date="2018-06-12T16:50:00Z">
            <w:rPr/>
          </w:rPrChange>
        </w:rPr>
        <w:t>SecondActivity</w:t>
      </w:r>
      <w:r>
        <w:rPr>
          <w:rFonts w:ascii="Times New Roman" w:eastAsia="宋体" w:hAnsi="Times New Roman" w:cs="Times New Roman" w:hint="eastAsia"/>
          <w:sz w:val="24"/>
          <w:szCs w:val="24"/>
          <w:rPrChange w:id="6757" w:author="..." w:date="2018-06-12T16:50:00Z">
            <w:rPr>
              <w:rFonts w:hint="eastAsia"/>
            </w:rPr>
          </w:rPrChange>
        </w:rPr>
        <w:t>进程名：</w:t>
      </w:r>
      <w:r>
        <w:rPr>
          <w:rFonts w:ascii="Times New Roman" w:eastAsia="宋体" w:hAnsi="Times New Roman" w:cs="Times New Roman"/>
          <w:sz w:val="24"/>
          <w:szCs w:val="24"/>
          <w:rPrChange w:id="6758" w:author="..." w:date="2018-06-12T16:50:00Z">
            <w:rPr/>
          </w:rPrChange>
        </w:rPr>
        <w:t>com.demo.app2</w:t>
      </w:r>
    </w:p>
    <w:p w:rsidR="00F76376" w:rsidRPr="00F76376" w:rsidRDefault="00793F6E">
      <w:pPr>
        <w:spacing w:line="400" w:lineRule="exact"/>
        <w:ind w:firstLineChars="200" w:firstLine="480"/>
        <w:rPr>
          <w:del w:id="6759" w:author="..." w:date="2018-06-12T13:35:00Z"/>
          <w:rFonts w:ascii="Times New Roman" w:eastAsia="宋体" w:hAnsi="Times New Roman" w:cs="Times New Roman"/>
          <w:sz w:val="24"/>
          <w:szCs w:val="24"/>
          <w:rPrChange w:id="6760" w:author="..." w:date="2018-06-12T17:56:00Z">
            <w:rPr>
              <w:del w:id="6761" w:author="..." w:date="2018-06-12T13:35:00Z"/>
            </w:rPr>
          </w:rPrChange>
        </w:rPr>
        <w:pPrChange w:id="6762" w:author="Windows 用户" w:date="2018-06-12T19:53:00Z">
          <w:pPr>
            <w:pStyle w:val="aa"/>
            <w:ind w:leftChars="650" w:left="1365" w:firstLineChars="0" w:firstLine="315"/>
          </w:pPr>
        </w:pPrChange>
      </w:pPr>
      <w:ins w:id="6763" w:author="..." w:date="2018-06-12T13:35:00Z">
        <w:r>
          <w:rPr>
            <w:rFonts w:ascii="Times New Roman" w:eastAsia="宋体" w:hAnsi="Times New Roman" w:cs="Times New Roman" w:hint="eastAsia"/>
            <w:sz w:val="24"/>
            <w:szCs w:val="24"/>
            <w:rPrChange w:id="6764" w:author="..." w:date="2018-06-12T17:56:00Z">
              <w:rPr>
                <w:rFonts w:hint="eastAsia"/>
              </w:rPr>
            </w:rPrChange>
          </w:rPr>
          <w:t>②</w:t>
        </w:r>
      </w:ins>
    </w:p>
    <w:p w:rsidR="00F76376" w:rsidRPr="00F76376" w:rsidRDefault="00F76376">
      <w:pPr>
        <w:spacing w:line="400" w:lineRule="exact"/>
        <w:ind w:firstLineChars="200" w:firstLine="480"/>
        <w:rPr>
          <w:del w:id="6765" w:author="..." w:date="2018-06-12T13:35:00Z"/>
          <w:rFonts w:ascii="Times New Roman" w:eastAsia="宋体" w:hAnsi="Times New Roman" w:cs="Times New Roman"/>
          <w:sz w:val="24"/>
          <w:szCs w:val="24"/>
          <w:rPrChange w:id="6766" w:author="..." w:date="2018-06-12T16:50:00Z">
            <w:rPr>
              <w:del w:id="6767" w:author="..." w:date="2018-06-12T13:35:00Z"/>
            </w:rPr>
          </w:rPrChange>
        </w:rPr>
        <w:pPrChange w:id="6768" w:author="Windows 用户" w:date="2018-06-12T19:53: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769" w:author="..." w:date="2018-06-12T16:50:00Z">
            <w:rPr/>
          </w:rPrChange>
        </w:rPr>
        <w:pPrChange w:id="6770" w:author="Windows 用户" w:date="2018-06-12T19:53:00Z">
          <w:pPr>
            <w:pStyle w:val="aa"/>
            <w:ind w:leftChars="500" w:left="1050" w:firstLineChars="300" w:firstLine="630"/>
          </w:pPr>
        </w:pPrChange>
      </w:pPr>
      <w:del w:id="6771" w:author="..." w:date="2018-06-12T13:35:00Z">
        <w:r>
          <w:rPr>
            <w:rFonts w:ascii="Times New Roman" w:eastAsia="宋体" w:hAnsi="Times New Roman" w:cs="Times New Roman"/>
            <w:sz w:val="24"/>
            <w:szCs w:val="24"/>
            <w:rPrChange w:id="6772" w:author="..." w:date="2018-06-12T16:50:00Z">
              <w:rPr/>
            </w:rPrChange>
          </w:rPr>
          <w:delText xml:space="preserve">[2] </w:delText>
        </w:r>
      </w:del>
      <w:r>
        <w:rPr>
          <w:rFonts w:ascii="Times New Roman" w:eastAsia="宋体" w:hAnsi="Times New Roman" w:cs="Times New Roman"/>
          <w:sz w:val="24"/>
          <w:szCs w:val="24"/>
          <w:rPrChange w:id="6773" w:author="..." w:date="2018-06-12T16:50:00Z">
            <w:rPr/>
          </w:rPrChange>
        </w:rPr>
        <w:t>MainActivity-&gt; SecondActivity-&gt;ThirdActivity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774" w:author="..." w:date="2018-06-12T16:50:00Z">
            <w:rPr/>
          </w:rPrChange>
        </w:rPr>
        <w:pPrChange w:id="6775"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776" w:author="..." w:date="2018-06-12T16:50:00Z">
            <w:rPr/>
          </w:rPrChange>
        </w:rPr>
        <w:t>MainActivity</w:t>
      </w:r>
      <w:r>
        <w:rPr>
          <w:rFonts w:ascii="Times New Roman" w:eastAsia="宋体" w:hAnsi="Times New Roman" w:cs="Times New Roman" w:hint="eastAsia"/>
          <w:sz w:val="24"/>
          <w:szCs w:val="24"/>
          <w:rPrChange w:id="6777" w:author="..." w:date="2018-06-12T16:50:00Z">
            <w:rPr>
              <w:rFonts w:hint="eastAsia"/>
            </w:rPr>
          </w:rPrChange>
        </w:rPr>
        <w:t>进程名：</w:t>
      </w:r>
      <w:r>
        <w:rPr>
          <w:rFonts w:ascii="Times New Roman" w:eastAsia="宋体" w:hAnsi="Times New Roman" w:cs="Times New Roman"/>
          <w:sz w:val="24"/>
          <w:szCs w:val="24"/>
          <w:rPrChange w:id="6778"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779" w:author="..." w:date="2018-06-12T16:50:00Z">
            <w:rPr/>
          </w:rPrChange>
        </w:rPr>
        <w:pPrChange w:id="6780"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781" w:author="..." w:date="2018-06-12T16:50:00Z">
            <w:rPr/>
          </w:rPrChange>
        </w:rPr>
        <w:t>SecondActivity</w:t>
      </w:r>
      <w:r>
        <w:rPr>
          <w:rFonts w:ascii="Times New Roman" w:eastAsia="宋体" w:hAnsi="Times New Roman" w:cs="Times New Roman" w:hint="eastAsia"/>
          <w:sz w:val="24"/>
          <w:szCs w:val="24"/>
          <w:rPrChange w:id="6782" w:author="..." w:date="2018-06-12T16:50:00Z">
            <w:rPr>
              <w:rFonts w:hint="eastAsia"/>
            </w:rPr>
          </w:rPrChange>
        </w:rPr>
        <w:t>进程名：</w:t>
      </w:r>
      <w:r>
        <w:rPr>
          <w:rFonts w:ascii="Times New Roman" w:eastAsia="宋体" w:hAnsi="Times New Roman" w:cs="Times New Roman"/>
          <w:sz w:val="24"/>
          <w:szCs w:val="24"/>
          <w:rPrChange w:id="6783"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784" w:author="..." w:date="2018-06-12T16:50:00Z">
            <w:rPr/>
          </w:rPrChange>
        </w:rPr>
        <w:pPrChange w:id="6785" w:author="..." w:date="2018-06-12T13:48:00Z">
          <w:pPr/>
        </w:pPrChange>
      </w:pPr>
      <w:r>
        <w:rPr>
          <w:rFonts w:ascii="Times New Roman" w:eastAsia="宋体" w:hAnsi="Times New Roman" w:cs="Times New Roman"/>
          <w:sz w:val="24"/>
          <w:szCs w:val="24"/>
          <w:rPrChange w:id="6786" w:author="..." w:date="2018-06-12T16:50:00Z">
            <w:rPr/>
          </w:rPrChange>
        </w:rPr>
        <w:t>ThirdActivity</w:t>
      </w:r>
      <w:r>
        <w:rPr>
          <w:rFonts w:ascii="Times New Roman" w:eastAsia="宋体" w:hAnsi="Times New Roman" w:cs="Times New Roman" w:hint="eastAsia"/>
          <w:sz w:val="24"/>
          <w:szCs w:val="24"/>
          <w:rPrChange w:id="6787" w:author="..." w:date="2018-06-12T16:50:00Z">
            <w:rPr>
              <w:rFonts w:hint="eastAsia"/>
            </w:rPr>
          </w:rPrChange>
        </w:rPr>
        <w:t>进程名：</w:t>
      </w:r>
      <w:r>
        <w:rPr>
          <w:rFonts w:ascii="Times New Roman" w:eastAsia="宋体" w:hAnsi="Times New Roman" w:cs="Times New Roman"/>
          <w:sz w:val="24"/>
          <w:szCs w:val="24"/>
          <w:rPrChange w:id="6788" w:author="..." w:date="2018-06-12T16:50:00Z">
            <w:rPr/>
          </w:rPrChange>
        </w:rPr>
        <w:t>com.demo.app2</w:t>
      </w:r>
    </w:p>
    <w:p w:rsidR="00F76376" w:rsidRPr="008F1580" w:rsidRDefault="00793F6E">
      <w:pPr>
        <w:pStyle w:val="4"/>
        <w:spacing w:before="0" w:after="0" w:line="400" w:lineRule="exact"/>
        <w:ind w:leftChars="200" w:left="420"/>
        <w:rPr>
          <w:rFonts w:ascii="Times New Roman" w:eastAsia="楷体" w:hAnsi="Times New Roman"/>
          <w:b w:val="0"/>
          <w:sz w:val="24"/>
          <w:szCs w:val="24"/>
          <w:rPrChange w:id="6789" w:author="Windows 用户" w:date="2018-06-12T19:12:00Z">
            <w:rPr/>
          </w:rPrChange>
        </w:rPr>
        <w:pPrChange w:id="6790" w:author="..." w:date="2018-06-12T12:35:00Z">
          <w:pPr>
            <w:pStyle w:val="4"/>
          </w:pPr>
        </w:pPrChange>
      </w:pPr>
      <w:r w:rsidRPr="008F1580">
        <w:rPr>
          <w:rFonts w:ascii="Times New Roman" w:eastAsia="楷体" w:hAnsi="Times New Roman"/>
          <w:b w:val="0"/>
          <w:sz w:val="24"/>
          <w:szCs w:val="24"/>
          <w:rPrChange w:id="6791" w:author="Windows 用户" w:date="2018-06-12T19:12:00Z">
            <w:rPr/>
          </w:rPrChange>
        </w:rPr>
        <w:t>4.5.1.2 activity.process</w:t>
      </w:r>
      <w:r w:rsidRPr="008F1580">
        <w:rPr>
          <w:rFonts w:ascii="Times New Roman" w:eastAsia="楷体" w:hAnsi="Times New Roman" w:hint="eastAsia"/>
          <w:b w:val="0"/>
          <w:sz w:val="24"/>
          <w:szCs w:val="24"/>
          <w:rPrChange w:id="6792" w:author="Windows 用户" w:date="2018-06-12T19:12:00Z">
            <w:rPr>
              <w:rFonts w:hint="eastAsia"/>
            </w:rPr>
          </w:rPrChange>
        </w:rPr>
        <w:t>有值</w:t>
      </w:r>
    </w:p>
    <w:p w:rsidR="00F76376" w:rsidRPr="00F76376" w:rsidRDefault="00793F6E">
      <w:pPr>
        <w:spacing w:line="400" w:lineRule="exact"/>
        <w:ind w:firstLineChars="200" w:firstLine="480"/>
        <w:rPr>
          <w:rFonts w:ascii="Times New Roman" w:eastAsia="宋体" w:hAnsi="Times New Roman" w:cs="Times New Roman"/>
          <w:sz w:val="24"/>
          <w:szCs w:val="24"/>
          <w:rPrChange w:id="6793" w:author="..." w:date="2018-06-12T16:50:00Z">
            <w:rPr/>
          </w:rPrChange>
        </w:rPr>
        <w:pPrChange w:id="6794" w:author="..." w:date="2018-06-12T16:50:00Z">
          <w:pPr/>
        </w:pPrChange>
      </w:pPr>
      <w:r>
        <w:rPr>
          <w:rFonts w:ascii="Times New Roman" w:eastAsia="宋体" w:hAnsi="Times New Roman" w:cs="Times New Roman" w:hint="eastAsia"/>
          <w:sz w:val="24"/>
          <w:szCs w:val="24"/>
          <w:rPrChange w:id="6795" w:author="..." w:date="2018-06-12T16:50:00Z">
            <w:rPr>
              <w:rFonts w:hint="eastAsia"/>
            </w:rPr>
          </w:rPrChange>
        </w:rPr>
        <w:t>将</w:t>
      </w:r>
      <w:r>
        <w:rPr>
          <w:rFonts w:ascii="Times New Roman" w:eastAsia="宋体" w:hAnsi="Times New Roman" w:cs="Times New Roman"/>
          <w:sz w:val="24"/>
          <w:szCs w:val="24"/>
          <w:rPrChange w:id="6796" w:author="..." w:date="2018-06-12T16:50:00Z">
            <w:rPr/>
          </w:rPrChange>
        </w:rPr>
        <w:t>activity.process</w:t>
      </w:r>
      <w:r>
        <w:rPr>
          <w:rFonts w:ascii="Times New Roman" w:eastAsia="宋体" w:hAnsi="Times New Roman" w:cs="Times New Roman" w:hint="eastAsia"/>
          <w:sz w:val="24"/>
          <w:szCs w:val="24"/>
          <w:rPrChange w:id="6797" w:author="..." w:date="2018-06-12T16:50:00Z">
            <w:rPr>
              <w:rFonts w:hint="eastAsia"/>
            </w:rPr>
          </w:rPrChange>
        </w:rPr>
        <w:t>设置为“</w:t>
      </w:r>
      <w:r>
        <w:rPr>
          <w:rFonts w:ascii="Times New Roman" w:eastAsia="宋体" w:hAnsi="Times New Roman" w:cs="Times New Roman"/>
          <w:sz w:val="24"/>
          <w:szCs w:val="24"/>
          <w:rPrChange w:id="6798" w:author="..." w:date="2018-06-12T16:50:00Z">
            <w:rPr/>
          </w:rPrChange>
        </w:rPr>
        <w:t>:remote</w:t>
      </w:r>
      <w:r>
        <w:rPr>
          <w:rFonts w:ascii="Times New Roman" w:eastAsia="宋体" w:hAnsi="Times New Roman" w:cs="Times New Roman" w:hint="eastAsia"/>
          <w:sz w:val="24"/>
          <w:szCs w:val="24"/>
          <w:rPrChange w:id="6799" w:author="..." w:date="2018-06-12T16:50:00Z">
            <w:rPr>
              <w:rFonts w:hint="eastAsia"/>
            </w:rPr>
          </w:rPrChange>
        </w:rPr>
        <w:t>”。</w:t>
      </w:r>
    </w:p>
    <w:p w:rsidR="00F76376" w:rsidRPr="00F76376" w:rsidRDefault="00793F6E">
      <w:pPr>
        <w:spacing w:line="400" w:lineRule="exact"/>
        <w:ind w:firstLineChars="200" w:firstLine="480"/>
        <w:rPr>
          <w:rFonts w:ascii="Times New Roman" w:eastAsia="宋体" w:hAnsi="Times New Roman" w:cs="Times New Roman"/>
          <w:sz w:val="24"/>
          <w:szCs w:val="24"/>
          <w:rPrChange w:id="6800" w:author="..." w:date="2018-06-12T16:50:00Z">
            <w:rPr/>
          </w:rPrChange>
        </w:rPr>
        <w:pPrChange w:id="6801" w:author="..." w:date="2018-06-12T16:50:00Z">
          <w:pPr>
            <w:pStyle w:val="aa"/>
            <w:ind w:firstLineChars="0" w:firstLine="0"/>
          </w:pPr>
        </w:pPrChange>
      </w:pPr>
      <w:ins w:id="6802" w:author="..." w:date="2018-06-12T13:36:00Z">
        <w:r>
          <w:rPr>
            <w:rFonts w:ascii="Times New Roman" w:eastAsia="宋体" w:hAnsi="Times New Roman" w:cs="Times New Roman" w:hint="eastAsia"/>
            <w:sz w:val="24"/>
            <w:szCs w:val="24"/>
            <w:rPrChange w:id="6803" w:author="..." w:date="2018-06-12T16:50:00Z">
              <w:rPr>
                <w:rFonts w:hint="eastAsia"/>
              </w:rPr>
            </w:rPrChange>
          </w:rPr>
          <w:t>（</w:t>
        </w:r>
        <w:r>
          <w:rPr>
            <w:rFonts w:ascii="Times New Roman" w:eastAsia="宋体" w:hAnsi="Times New Roman" w:cs="Times New Roman"/>
            <w:sz w:val="24"/>
            <w:szCs w:val="24"/>
            <w:rPrChange w:id="6804" w:author="..." w:date="2018-06-12T13:48:00Z">
              <w:rPr/>
            </w:rPrChange>
          </w:rPr>
          <w:t>1</w:t>
        </w:r>
        <w:r>
          <w:rPr>
            <w:rFonts w:ascii="Times New Roman" w:eastAsia="宋体" w:hAnsi="Times New Roman" w:cs="Times New Roman" w:hint="eastAsia"/>
            <w:sz w:val="24"/>
            <w:szCs w:val="24"/>
            <w:rPrChange w:id="6805" w:author="..." w:date="2018-06-12T16:50:00Z">
              <w:rPr>
                <w:rFonts w:hint="eastAsia"/>
              </w:rPr>
            </w:rPrChange>
          </w:rPr>
          <w:t>）</w:t>
        </w:r>
      </w:ins>
      <w:del w:id="6806" w:author="..." w:date="2018-06-12T13:36:00Z">
        <w:r>
          <w:rPr>
            <w:rFonts w:ascii="Times New Roman" w:eastAsia="宋体" w:hAnsi="Times New Roman" w:cs="Times New Roman" w:hint="eastAsia"/>
            <w:sz w:val="24"/>
            <w:szCs w:val="24"/>
            <w:rPrChange w:id="6807" w:author="..." w:date="2018-06-12T16:50:00Z">
              <w:rPr>
                <w:rFonts w:hint="eastAsia"/>
              </w:rPr>
            </w:rPrChange>
          </w:rPr>
          <w:delText>①</w:delText>
        </w:r>
      </w:del>
      <w:r>
        <w:rPr>
          <w:rFonts w:ascii="Times New Roman" w:eastAsia="宋体" w:hAnsi="Times New Roman" w:cs="Times New Roman"/>
          <w:sz w:val="24"/>
          <w:szCs w:val="24"/>
          <w:rPrChange w:id="6808" w:author="..." w:date="2018-06-12T16:50:00Z">
            <w:rPr/>
          </w:rPrChange>
        </w:rPr>
        <w:t>multiprocess=false</w:t>
      </w:r>
      <w:r>
        <w:rPr>
          <w:rFonts w:ascii="Times New Roman" w:eastAsia="宋体" w:hAnsi="Times New Roman" w:cs="Times New Roman" w:hint="eastAsia"/>
          <w:sz w:val="24"/>
          <w:szCs w:val="24"/>
          <w:rPrChange w:id="6809" w:author="..." w:date="2018-06-12T16:50:00Z">
            <w:rPr>
              <w:rFonts w:hint="eastAsia"/>
            </w:rPr>
          </w:rPrChange>
        </w:rPr>
        <w:t>时，从多条路径启动</w:t>
      </w:r>
      <w:r>
        <w:rPr>
          <w:rFonts w:ascii="Times New Roman" w:eastAsia="宋体" w:hAnsi="Times New Roman" w:cs="Times New Roman"/>
          <w:sz w:val="24"/>
          <w:szCs w:val="24"/>
          <w:rPrChange w:id="6810" w:author="..." w:date="2018-06-12T16:50:00Z">
            <w:rPr/>
          </w:rPrChange>
        </w:rPr>
        <w:t>activity</w:t>
      </w:r>
      <w:r>
        <w:rPr>
          <w:rFonts w:ascii="Times New Roman" w:eastAsia="宋体" w:hAnsi="Times New Roman" w:cs="Times New Roman" w:hint="eastAsia"/>
          <w:sz w:val="24"/>
          <w:szCs w:val="24"/>
          <w:rPrChange w:id="6811" w:author="..." w:date="2018-06-12T16:50:00Z">
            <w:rPr>
              <w:rFonts w:hint="eastAsia"/>
            </w:rPr>
          </w:rPrChange>
        </w:rPr>
        <w:t>，观察它所在的进程是否与启动它的组件所在进程有关？即是否在“</w:t>
      </w:r>
      <w:r>
        <w:rPr>
          <w:rFonts w:ascii="Times New Roman" w:eastAsia="宋体" w:hAnsi="Times New Roman" w:cs="Times New Roman"/>
          <w:sz w:val="24"/>
          <w:szCs w:val="24"/>
          <w:rPrChange w:id="6812" w:author="..." w:date="2018-06-12T16:50:00Z">
            <w:rPr/>
          </w:rPrChange>
        </w:rPr>
        <w:t>:remote</w:t>
      </w:r>
      <w:r>
        <w:rPr>
          <w:rFonts w:ascii="Times New Roman" w:eastAsia="宋体" w:hAnsi="Times New Roman" w:cs="Times New Roman" w:hint="eastAsia"/>
          <w:sz w:val="24"/>
          <w:szCs w:val="24"/>
          <w:rPrChange w:id="6813" w:author="..." w:date="2018-06-12T16:50:00Z">
            <w:rPr>
              <w:rFonts w:hint="eastAsia"/>
            </w:rPr>
          </w:rPrChange>
        </w:rPr>
        <w:t>”进程中？</w:t>
      </w:r>
    </w:p>
    <w:p w:rsidR="00F76376" w:rsidRPr="00F76376" w:rsidRDefault="00793F6E">
      <w:pPr>
        <w:spacing w:line="400" w:lineRule="exact"/>
        <w:ind w:firstLineChars="200" w:firstLine="480"/>
        <w:rPr>
          <w:rFonts w:ascii="Times New Roman" w:eastAsia="宋体" w:hAnsi="Times New Roman" w:cs="Times New Roman"/>
          <w:sz w:val="24"/>
          <w:szCs w:val="24"/>
          <w:rPrChange w:id="6814" w:author="..." w:date="2018-06-12T16:50:00Z">
            <w:rPr/>
          </w:rPrChange>
        </w:rPr>
        <w:pPrChange w:id="6815" w:author="Windows 用户" w:date="2018-06-12T19:53:00Z">
          <w:pPr>
            <w:pStyle w:val="aa"/>
            <w:ind w:leftChars="650" w:left="1365" w:firstLineChars="0" w:firstLine="315"/>
          </w:pPr>
        </w:pPrChange>
      </w:pPr>
      <w:ins w:id="6816" w:author="..." w:date="2018-06-12T13:36:00Z">
        <w:r>
          <w:rPr>
            <w:rFonts w:ascii="Times New Roman" w:eastAsia="宋体" w:hAnsi="Times New Roman" w:cs="Times New Roman" w:hint="eastAsia"/>
            <w:sz w:val="24"/>
            <w:szCs w:val="24"/>
            <w:rPrChange w:id="6817" w:author="..." w:date="2018-06-12T17:56:00Z">
              <w:rPr>
                <w:rFonts w:hint="eastAsia"/>
              </w:rPr>
            </w:rPrChange>
          </w:rPr>
          <w:t>①</w:t>
        </w:r>
      </w:ins>
      <w:del w:id="6818" w:author="..." w:date="2018-06-12T13:36:00Z">
        <w:r>
          <w:rPr>
            <w:rFonts w:ascii="Times New Roman" w:eastAsia="宋体" w:hAnsi="Times New Roman" w:cs="Times New Roman"/>
            <w:sz w:val="24"/>
            <w:szCs w:val="24"/>
            <w:rPrChange w:id="6819" w:author="..." w:date="2018-06-12T16:50:00Z">
              <w:rPr/>
            </w:rPrChange>
          </w:rPr>
          <w:delText xml:space="preserve">[1] </w:delText>
        </w:r>
      </w:del>
      <w:r>
        <w:rPr>
          <w:rFonts w:ascii="Times New Roman" w:eastAsia="宋体" w:hAnsi="Times New Roman" w:cs="Times New Roman"/>
          <w:sz w:val="24"/>
          <w:szCs w:val="24"/>
          <w:rPrChange w:id="6820" w:author="..." w:date="2018-06-12T16:50:00Z">
            <w:rPr/>
          </w:rPrChange>
        </w:rPr>
        <w:t>MainActivity-&gt;SecondActivity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821" w:author="..." w:date="2018-06-12T16:50:00Z">
            <w:rPr/>
          </w:rPrChange>
        </w:rPr>
        <w:pPrChange w:id="6822" w:author="Windows 用户" w:date="2018-06-12T19:53:00Z">
          <w:pPr>
            <w:pStyle w:val="aa"/>
            <w:ind w:leftChars="650" w:left="1365" w:firstLineChars="0" w:firstLine="315"/>
          </w:pPr>
        </w:pPrChange>
      </w:pPr>
      <w:del w:id="6823" w:author="..." w:date="2018-06-12T13:36:00Z">
        <w:r>
          <w:rPr>
            <w:rFonts w:ascii="Times New Roman" w:eastAsia="宋体" w:hAnsi="Times New Roman" w:cs="Times New Roman"/>
            <w:sz w:val="24"/>
            <w:szCs w:val="24"/>
            <w:rPrChange w:id="6824" w:author="..." w:date="2018-06-12T16:50:00Z">
              <w:rPr/>
            </w:rPrChange>
          </w:rPr>
          <w:tab/>
        </w:r>
      </w:del>
      <w:r>
        <w:rPr>
          <w:rFonts w:ascii="Times New Roman" w:eastAsia="宋体" w:hAnsi="Times New Roman" w:cs="Times New Roman"/>
          <w:sz w:val="24"/>
          <w:szCs w:val="24"/>
          <w:rPrChange w:id="6825" w:author="..." w:date="2018-06-12T16:50:00Z">
            <w:rPr/>
          </w:rPrChange>
        </w:rPr>
        <w:t>MainActivity</w:t>
      </w:r>
      <w:r>
        <w:rPr>
          <w:rFonts w:ascii="Times New Roman" w:eastAsia="宋体" w:hAnsi="Times New Roman" w:cs="Times New Roman" w:hint="eastAsia"/>
          <w:sz w:val="24"/>
          <w:szCs w:val="24"/>
          <w:rPrChange w:id="6826" w:author="..." w:date="2018-06-12T16:50:00Z">
            <w:rPr>
              <w:rFonts w:hint="eastAsia"/>
            </w:rPr>
          </w:rPrChange>
        </w:rPr>
        <w:t>进程名：</w:t>
      </w:r>
      <w:r>
        <w:rPr>
          <w:rFonts w:ascii="Times New Roman" w:eastAsia="宋体" w:hAnsi="Times New Roman" w:cs="Times New Roman"/>
          <w:sz w:val="24"/>
          <w:szCs w:val="24"/>
          <w:rPrChange w:id="6827"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828" w:author="..." w:date="2018-06-12T16:50:00Z">
            <w:rPr/>
          </w:rPrChange>
        </w:rPr>
        <w:pPrChange w:id="6829" w:author="Windows 用户" w:date="2018-06-12T19:53:00Z">
          <w:pPr>
            <w:pStyle w:val="aa"/>
            <w:ind w:leftChars="450" w:left="1785" w:hangingChars="400" w:hanging="840"/>
          </w:pPr>
        </w:pPrChange>
      </w:pPr>
      <w:del w:id="6830" w:author="..." w:date="2018-06-12T13:36:00Z">
        <w:r>
          <w:rPr>
            <w:rFonts w:ascii="Times New Roman" w:eastAsia="宋体" w:hAnsi="Times New Roman" w:cs="Times New Roman"/>
            <w:sz w:val="24"/>
            <w:szCs w:val="24"/>
            <w:rPrChange w:id="6831" w:author="..." w:date="2018-06-12T16:50:00Z">
              <w:rPr/>
            </w:rPrChange>
          </w:rPr>
          <w:tab/>
        </w:r>
        <w:r>
          <w:rPr>
            <w:rFonts w:ascii="Times New Roman" w:eastAsia="宋体" w:hAnsi="Times New Roman" w:cs="Times New Roman"/>
            <w:sz w:val="24"/>
            <w:szCs w:val="24"/>
            <w:rPrChange w:id="6832" w:author="..." w:date="2018-06-12T16:50:00Z">
              <w:rPr/>
            </w:rPrChange>
          </w:rPr>
          <w:tab/>
        </w:r>
      </w:del>
      <w:r>
        <w:rPr>
          <w:rFonts w:ascii="Times New Roman" w:eastAsia="宋体" w:hAnsi="Times New Roman" w:cs="Times New Roman"/>
          <w:sz w:val="24"/>
          <w:szCs w:val="24"/>
          <w:rPrChange w:id="6833" w:author="..." w:date="2018-06-12T16:50:00Z">
            <w:rPr/>
          </w:rPrChange>
        </w:rPr>
        <w:t>SecondActivity</w:t>
      </w:r>
      <w:r>
        <w:rPr>
          <w:rFonts w:ascii="Times New Roman" w:eastAsia="宋体" w:hAnsi="Times New Roman" w:cs="Times New Roman" w:hint="eastAsia"/>
          <w:sz w:val="24"/>
          <w:szCs w:val="24"/>
          <w:rPrChange w:id="6834" w:author="..." w:date="2018-06-12T16:50:00Z">
            <w:rPr>
              <w:rFonts w:hint="eastAsia"/>
            </w:rPr>
          </w:rPrChange>
        </w:rPr>
        <w:t>进程名：</w:t>
      </w:r>
      <w:r>
        <w:rPr>
          <w:rFonts w:ascii="Times New Roman" w:eastAsia="宋体" w:hAnsi="Times New Roman" w:cs="Times New Roman"/>
          <w:sz w:val="24"/>
          <w:szCs w:val="24"/>
          <w:rPrChange w:id="6835" w:author="..." w:date="2018-06-12T16:50:00Z">
            <w:rPr/>
          </w:rPrChange>
        </w:rPr>
        <w:t>com.demo.app2:remote2</w:t>
      </w:r>
    </w:p>
    <w:p w:rsidR="00F76376" w:rsidRPr="00F76376" w:rsidRDefault="00793F6E">
      <w:pPr>
        <w:spacing w:line="400" w:lineRule="exact"/>
        <w:ind w:firstLineChars="200" w:firstLine="480"/>
        <w:rPr>
          <w:del w:id="6836" w:author="..." w:date="2018-06-12T13:36:00Z"/>
          <w:rFonts w:ascii="Times New Roman" w:eastAsia="宋体" w:hAnsi="Times New Roman" w:cs="Times New Roman"/>
          <w:sz w:val="24"/>
          <w:szCs w:val="24"/>
          <w:rPrChange w:id="6837" w:author="..." w:date="2018-06-12T16:50:00Z">
            <w:rPr>
              <w:del w:id="6838" w:author="..." w:date="2018-06-12T13:36:00Z"/>
            </w:rPr>
          </w:rPrChange>
        </w:rPr>
        <w:pPrChange w:id="6839" w:author="Windows 用户" w:date="2018-06-12T19:53:00Z">
          <w:pPr>
            <w:pStyle w:val="aa"/>
            <w:ind w:leftChars="450" w:left="1785" w:hangingChars="400" w:hanging="840"/>
          </w:pPr>
        </w:pPrChange>
      </w:pPr>
      <w:del w:id="6840" w:author="..." w:date="2018-06-12T13:36:00Z">
        <w:r>
          <w:rPr>
            <w:rFonts w:ascii="Times New Roman" w:eastAsia="宋体" w:hAnsi="Times New Roman" w:cs="Times New Roman"/>
            <w:noProof/>
            <w:sz w:val="24"/>
            <w:szCs w:val="24"/>
            <w:rPrChange w:id="6841" w:author="..." w:date="2018-06-12T16:50:00Z">
              <w:rPr>
                <w:noProof/>
              </w:rPr>
            </w:rPrChange>
          </w:rPr>
          <w:drawing>
            <wp:inline distT="0" distB="0" distL="0" distR="0" wp14:anchorId="22C07BFC" wp14:editId="4D613708">
              <wp:extent cx="2485390" cy="1399540"/>
              <wp:effectExtent l="0" t="0" r="10160" b="1016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65"/>
                      <a:stretch>
                        <a:fillRect/>
                      </a:stretch>
                    </pic:blipFill>
                    <pic:spPr>
                      <a:xfrm>
                        <a:off x="0" y="0"/>
                        <a:ext cx="2485714" cy="1400000"/>
                      </a:xfrm>
                      <a:prstGeom prst="rect">
                        <a:avLst/>
                      </a:prstGeom>
                    </pic:spPr>
                  </pic:pic>
                </a:graphicData>
              </a:graphic>
            </wp:inline>
          </w:drawing>
        </w:r>
      </w:del>
    </w:p>
    <w:p w:rsidR="00F76376" w:rsidRPr="00F76376" w:rsidRDefault="00F76376">
      <w:pPr>
        <w:spacing w:line="400" w:lineRule="exact"/>
        <w:ind w:firstLineChars="200" w:firstLine="480"/>
        <w:rPr>
          <w:del w:id="6842" w:author="..." w:date="2018-06-12T13:36:00Z"/>
          <w:rFonts w:ascii="Times New Roman" w:eastAsia="宋体" w:hAnsi="Times New Roman" w:cs="Times New Roman"/>
          <w:sz w:val="24"/>
          <w:szCs w:val="24"/>
          <w:rPrChange w:id="6843" w:author="..." w:date="2018-06-12T16:50:00Z">
            <w:rPr>
              <w:del w:id="6844" w:author="..." w:date="2018-06-12T13:36:00Z"/>
            </w:rPr>
          </w:rPrChange>
        </w:rPr>
        <w:pPrChange w:id="6845" w:author="Windows 用户" w:date="2018-06-12T19:53:00Z">
          <w:pPr>
            <w:pStyle w:val="aa"/>
            <w:ind w:leftChars="450" w:left="1785" w:hangingChars="400" w:hanging="84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846" w:author="..." w:date="2018-06-12T16:50:00Z">
            <w:rPr/>
          </w:rPrChange>
        </w:rPr>
        <w:pPrChange w:id="6847" w:author="Windows 用户" w:date="2018-06-12T19:53:00Z">
          <w:pPr>
            <w:pStyle w:val="aa"/>
            <w:ind w:leftChars="500" w:left="1050" w:firstLineChars="300" w:firstLine="630"/>
          </w:pPr>
        </w:pPrChange>
      </w:pPr>
      <w:del w:id="6848" w:author="..." w:date="2018-06-12T13:36:00Z">
        <w:r>
          <w:rPr>
            <w:rFonts w:ascii="Times New Roman" w:eastAsia="宋体" w:hAnsi="Times New Roman" w:cs="Times New Roman"/>
            <w:sz w:val="24"/>
            <w:szCs w:val="24"/>
            <w:rPrChange w:id="6849" w:author="..." w:date="2018-06-12T16:50:00Z">
              <w:rPr/>
            </w:rPrChange>
          </w:rPr>
          <w:delText>[2]</w:delText>
        </w:r>
      </w:del>
      <w:ins w:id="6850" w:author="..." w:date="2018-06-12T13:37:00Z">
        <w:r>
          <w:rPr>
            <w:rFonts w:ascii="Times New Roman" w:eastAsia="宋体" w:hAnsi="Times New Roman" w:cs="Times New Roman" w:hint="eastAsia"/>
            <w:sz w:val="24"/>
            <w:szCs w:val="24"/>
            <w:rPrChange w:id="6851" w:author="..." w:date="2018-06-12T17:56:00Z">
              <w:rPr>
                <w:rFonts w:hint="eastAsia"/>
              </w:rPr>
            </w:rPrChange>
          </w:rPr>
          <w:t>②</w:t>
        </w:r>
      </w:ins>
      <w:r>
        <w:rPr>
          <w:rFonts w:ascii="Times New Roman" w:eastAsia="宋体" w:hAnsi="Times New Roman" w:cs="Times New Roman"/>
          <w:sz w:val="24"/>
          <w:szCs w:val="24"/>
          <w:rPrChange w:id="6852" w:author="..." w:date="2018-06-12T16:50:00Z">
            <w:rPr/>
          </w:rPrChange>
        </w:rPr>
        <w:t xml:space="preserve"> MainActivity-&gt;ThirdActivity-&gt;SecondActivity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853" w:author="..." w:date="2018-06-12T16:50:00Z">
            <w:rPr/>
          </w:rPrChange>
        </w:rPr>
        <w:pPrChange w:id="6854"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855" w:author="..." w:date="2018-06-12T16:50:00Z">
            <w:rPr/>
          </w:rPrChange>
        </w:rPr>
        <w:t>MainActivity</w:t>
      </w:r>
      <w:r>
        <w:rPr>
          <w:rFonts w:ascii="Times New Roman" w:eastAsia="宋体" w:hAnsi="Times New Roman" w:cs="Times New Roman" w:hint="eastAsia"/>
          <w:sz w:val="24"/>
          <w:szCs w:val="24"/>
          <w:rPrChange w:id="6856" w:author="..." w:date="2018-06-12T16:50:00Z">
            <w:rPr>
              <w:rFonts w:hint="eastAsia"/>
            </w:rPr>
          </w:rPrChange>
        </w:rPr>
        <w:t>进程名：</w:t>
      </w:r>
      <w:r>
        <w:rPr>
          <w:rFonts w:ascii="Times New Roman" w:eastAsia="宋体" w:hAnsi="Times New Roman" w:cs="Times New Roman"/>
          <w:sz w:val="24"/>
          <w:szCs w:val="24"/>
          <w:rPrChange w:id="6857"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858" w:author="..." w:date="2018-06-12T16:50:00Z">
            <w:rPr/>
          </w:rPrChange>
        </w:rPr>
        <w:pPrChange w:id="6859" w:author="Windows 用户" w:date="2018-06-12T19:53:00Z">
          <w:pPr>
            <w:pStyle w:val="aa"/>
            <w:ind w:leftChars="500" w:left="1050" w:firstLineChars="300" w:firstLine="630"/>
          </w:pPr>
        </w:pPrChange>
      </w:pPr>
      <w:r>
        <w:rPr>
          <w:rFonts w:ascii="Times New Roman" w:eastAsia="宋体" w:hAnsi="Times New Roman" w:cs="Times New Roman"/>
          <w:sz w:val="24"/>
          <w:szCs w:val="24"/>
          <w:rPrChange w:id="6860" w:author="..." w:date="2018-06-12T16:50:00Z">
            <w:rPr/>
          </w:rPrChange>
        </w:rPr>
        <w:t>ThirdActivity</w:t>
      </w:r>
      <w:r>
        <w:rPr>
          <w:rFonts w:ascii="Times New Roman" w:eastAsia="宋体" w:hAnsi="Times New Roman" w:cs="Times New Roman" w:hint="eastAsia"/>
          <w:sz w:val="24"/>
          <w:szCs w:val="24"/>
          <w:rPrChange w:id="6861" w:author="..." w:date="2018-06-12T16:50:00Z">
            <w:rPr>
              <w:rFonts w:hint="eastAsia"/>
            </w:rPr>
          </w:rPrChange>
        </w:rPr>
        <w:t>进程名：</w:t>
      </w:r>
      <w:r>
        <w:rPr>
          <w:rFonts w:ascii="Times New Roman" w:eastAsia="宋体" w:hAnsi="Times New Roman" w:cs="Times New Roman"/>
          <w:sz w:val="24"/>
          <w:szCs w:val="24"/>
          <w:rPrChange w:id="6862" w:author="..." w:date="2018-06-12T16:50:00Z">
            <w:rPr/>
          </w:rPrChange>
        </w:rPr>
        <w:t>com.demo.app2</w:t>
      </w:r>
    </w:p>
    <w:p w:rsidR="00F76376" w:rsidRPr="00F76376" w:rsidRDefault="00793F6E">
      <w:pPr>
        <w:spacing w:line="400" w:lineRule="exact"/>
        <w:ind w:leftChars="450" w:left="945" w:firstLineChars="200" w:firstLine="480"/>
        <w:rPr>
          <w:del w:id="6863" w:author="..." w:date="2018-06-12T13:37:00Z"/>
          <w:rFonts w:ascii="Times New Roman" w:eastAsia="宋体" w:hAnsi="Times New Roman" w:cs="Times New Roman"/>
          <w:sz w:val="24"/>
          <w:szCs w:val="24"/>
          <w:rPrChange w:id="6864" w:author="..." w:date="2018-06-12T16:50:00Z">
            <w:rPr>
              <w:del w:id="6865" w:author="..." w:date="2018-06-12T13:37:00Z"/>
            </w:rPr>
          </w:rPrChange>
        </w:rPr>
        <w:pPrChange w:id="6866" w:author="Windows 用户" w:date="2018-06-12T19:53:00Z">
          <w:pPr>
            <w:pStyle w:val="aa"/>
            <w:ind w:leftChars="450" w:left="1785" w:hangingChars="400" w:hanging="840"/>
          </w:pPr>
        </w:pPrChange>
      </w:pPr>
      <w:del w:id="6867" w:author="..." w:date="2018-06-12T13:37:00Z">
        <w:r>
          <w:rPr>
            <w:rFonts w:ascii="Times New Roman" w:eastAsia="宋体" w:hAnsi="Times New Roman" w:cs="Times New Roman"/>
            <w:noProof/>
            <w:sz w:val="24"/>
            <w:szCs w:val="24"/>
            <w:rPrChange w:id="6868" w:author="..." w:date="2018-06-12T16:50:00Z">
              <w:rPr>
                <w:noProof/>
              </w:rPr>
            </w:rPrChange>
          </w:rPr>
          <w:drawing>
            <wp:inline distT="0" distB="0" distL="0" distR="0" wp14:anchorId="2589087F" wp14:editId="1517BAC5">
              <wp:extent cx="2475865" cy="1370965"/>
              <wp:effectExtent l="0" t="0" r="635"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66"/>
                      <a:stretch>
                        <a:fillRect/>
                      </a:stretch>
                    </pic:blipFill>
                    <pic:spPr>
                      <a:xfrm>
                        <a:off x="0" y="0"/>
                        <a:ext cx="2476190" cy="1371429"/>
                      </a:xfrm>
                      <a:prstGeom prst="rect">
                        <a:avLst/>
                      </a:prstGeom>
                    </pic:spPr>
                  </pic:pic>
                </a:graphicData>
              </a:graphic>
            </wp:inline>
          </w:drawing>
        </w:r>
      </w:del>
    </w:p>
    <w:p w:rsidR="00F76376" w:rsidRPr="00F76376" w:rsidRDefault="00793F6E">
      <w:pPr>
        <w:spacing w:line="400" w:lineRule="exact"/>
        <w:ind w:leftChars="450" w:left="945" w:firstLineChars="200" w:firstLine="480"/>
        <w:rPr>
          <w:del w:id="6869" w:author="..." w:date="2018-06-12T13:45:00Z"/>
          <w:rFonts w:ascii="Times New Roman" w:eastAsia="宋体" w:hAnsi="Times New Roman" w:cs="Times New Roman"/>
          <w:sz w:val="24"/>
          <w:szCs w:val="24"/>
          <w:rPrChange w:id="6870" w:author="..." w:date="2018-06-12T16:50:00Z">
            <w:rPr>
              <w:del w:id="6871" w:author="..." w:date="2018-06-12T13:45:00Z"/>
            </w:rPr>
          </w:rPrChange>
        </w:rPr>
        <w:pPrChange w:id="6872" w:author="Windows 用户" w:date="2018-06-12T19:53:00Z">
          <w:pPr>
            <w:pStyle w:val="aa"/>
            <w:ind w:leftChars="450" w:left="1785" w:hangingChars="400" w:hanging="840"/>
          </w:pPr>
        </w:pPrChange>
      </w:pPr>
      <w:del w:id="6873" w:author="..." w:date="2018-06-12T13:37:00Z">
        <w:r>
          <w:rPr>
            <w:rFonts w:ascii="Times New Roman" w:eastAsia="宋体" w:hAnsi="Times New Roman" w:cs="Times New Roman"/>
            <w:sz w:val="24"/>
            <w:szCs w:val="24"/>
            <w:rPrChange w:id="6874" w:author="..." w:date="2018-06-12T16:50:00Z">
              <w:rPr/>
            </w:rPrChange>
          </w:rPr>
          <w:tab/>
        </w:r>
      </w:del>
      <w:r>
        <w:rPr>
          <w:rFonts w:ascii="Times New Roman" w:eastAsia="宋体" w:hAnsi="Times New Roman" w:cs="Times New Roman"/>
          <w:sz w:val="24"/>
          <w:szCs w:val="24"/>
          <w:rPrChange w:id="6875" w:author="..." w:date="2018-06-12T16:50:00Z">
            <w:rPr/>
          </w:rPrChange>
        </w:rPr>
        <w:t>SecondActivity</w:t>
      </w:r>
      <w:r>
        <w:rPr>
          <w:rFonts w:ascii="Times New Roman" w:eastAsia="宋体" w:hAnsi="Times New Roman" w:cs="Times New Roman" w:hint="eastAsia"/>
          <w:sz w:val="24"/>
          <w:szCs w:val="24"/>
          <w:rPrChange w:id="6876" w:author="..." w:date="2018-06-12T16:50:00Z">
            <w:rPr>
              <w:rFonts w:hint="eastAsia"/>
            </w:rPr>
          </w:rPrChange>
        </w:rPr>
        <w:t>进程名：</w:t>
      </w:r>
      <w:r>
        <w:rPr>
          <w:rFonts w:ascii="Times New Roman" w:eastAsia="宋体" w:hAnsi="Times New Roman" w:cs="Times New Roman"/>
          <w:sz w:val="24"/>
          <w:szCs w:val="24"/>
          <w:rPrChange w:id="6877" w:author="..." w:date="2018-06-12T16:50:00Z">
            <w:rPr/>
          </w:rPrChange>
        </w:rPr>
        <w:t>com.demo.app2:remote2</w:t>
      </w:r>
    </w:p>
    <w:p w:rsidR="00F76376" w:rsidRPr="00F76376" w:rsidRDefault="00793F6E">
      <w:pPr>
        <w:spacing w:line="400" w:lineRule="exact"/>
        <w:ind w:leftChars="450" w:left="945" w:firstLineChars="200" w:firstLine="480"/>
        <w:rPr>
          <w:del w:id="6878" w:author="..." w:date="2018-06-12T13:45:00Z"/>
          <w:rFonts w:ascii="Times New Roman" w:eastAsia="宋体" w:hAnsi="Times New Roman" w:cs="Times New Roman"/>
          <w:sz w:val="24"/>
          <w:szCs w:val="24"/>
          <w:rPrChange w:id="6879" w:author="..." w:date="2018-06-12T16:50:00Z">
            <w:rPr>
              <w:del w:id="6880" w:author="..." w:date="2018-06-12T13:45:00Z"/>
            </w:rPr>
          </w:rPrChange>
        </w:rPr>
        <w:pPrChange w:id="6881" w:author="Windows 用户" w:date="2018-06-12T19:53:00Z">
          <w:pPr>
            <w:pStyle w:val="aa"/>
            <w:ind w:leftChars="450" w:left="1785" w:hangingChars="400" w:hanging="840"/>
          </w:pPr>
        </w:pPrChange>
      </w:pPr>
      <w:del w:id="6882" w:author="..." w:date="2018-06-12T13:45:00Z">
        <w:r>
          <w:rPr>
            <w:rFonts w:ascii="Times New Roman" w:eastAsia="宋体" w:hAnsi="Times New Roman" w:cs="Times New Roman"/>
            <w:noProof/>
            <w:sz w:val="24"/>
            <w:szCs w:val="24"/>
            <w:rPrChange w:id="6883" w:author="..." w:date="2018-06-12T16:50:00Z">
              <w:rPr>
                <w:noProof/>
              </w:rPr>
            </w:rPrChange>
          </w:rPr>
          <w:drawing>
            <wp:inline distT="0" distB="0" distL="0" distR="0" wp14:anchorId="4A64C7BF" wp14:editId="174FBC5C">
              <wp:extent cx="2466340" cy="1342390"/>
              <wp:effectExtent l="0" t="0" r="10160" b="1016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7"/>
                      <a:stretch>
                        <a:fillRect/>
                      </a:stretch>
                    </pic:blipFill>
                    <pic:spPr>
                      <a:xfrm>
                        <a:off x="0" y="0"/>
                        <a:ext cx="2466667" cy="1342857"/>
                      </a:xfrm>
                      <a:prstGeom prst="rect">
                        <a:avLst/>
                      </a:prstGeom>
                    </pic:spPr>
                  </pic:pic>
                </a:graphicData>
              </a:graphic>
            </wp:inline>
          </w:drawing>
        </w:r>
      </w:del>
    </w:p>
    <w:p w:rsidR="00F76376" w:rsidRPr="00F76376" w:rsidRDefault="00F76376">
      <w:pPr>
        <w:spacing w:line="400" w:lineRule="exact"/>
        <w:ind w:firstLineChars="200" w:firstLine="480"/>
        <w:rPr>
          <w:rFonts w:ascii="Times New Roman" w:eastAsia="宋体" w:hAnsi="Times New Roman" w:cs="Times New Roman"/>
          <w:sz w:val="24"/>
          <w:szCs w:val="24"/>
          <w:rPrChange w:id="6884" w:author="..." w:date="2018-06-12T16:50:00Z">
            <w:rPr/>
          </w:rPrChange>
        </w:rPr>
        <w:pPrChange w:id="6885" w:author="Windows 用户" w:date="2018-06-12T19:53:00Z">
          <w:pPr>
            <w:pStyle w:val="aa"/>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886" w:author="..." w:date="2018-06-12T16:50:00Z">
            <w:rPr/>
          </w:rPrChange>
        </w:rPr>
        <w:pPrChange w:id="6887" w:author="..." w:date="2018-06-12T16:50:00Z">
          <w:pPr/>
        </w:pPrChange>
      </w:pPr>
      <w:ins w:id="6888" w:author="..." w:date="2018-06-12T13:37:00Z">
        <w:r>
          <w:rPr>
            <w:rFonts w:ascii="Times New Roman" w:eastAsia="宋体" w:hAnsi="Times New Roman" w:cs="Times New Roman" w:hint="eastAsia"/>
            <w:sz w:val="24"/>
            <w:szCs w:val="24"/>
            <w:rPrChange w:id="6889" w:author="..." w:date="2018-06-12T16:50:00Z">
              <w:rPr>
                <w:rFonts w:hint="eastAsia"/>
              </w:rPr>
            </w:rPrChange>
          </w:rPr>
          <w:t>（</w:t>
        </w:r>
        <w:r>
          <w:rPr>
            <w:rFonts w:ascii="Times New Roman" w:eastAsia="宋体" w:hAnsi="Times New Roman" w:cs="Times New Roman"/>
            <w:sz w:val="24"/>
            <w:szCs w:val="24"/>
            <w:rPrChange w:id="6890" w:author="..." w:date="2018-06-12T13:48:00Z">
              <w:rPr/>
            </w:rPrChange>
          </w:rPr>
          <w:t>2</w:t>
        </w:r>
        <w:r>
          <w:rPr>
            <w:rFonts w:ascii="Times New Roman" w:eastAsia="宋体" w:hAnsi="Times New Roman" w:cs="Times New Roman" w:hint="eastAsia"/>
            <w:sz w:val="24"/>
            <w:szCs w:val="24"/>
            <w:rPrChange w:id="6891" w:author="..." w:date="2018-06-12T16:50:00Z">
              <w:rPr>
                <w:rFonts w:hint="eastAsia"/>
              </w:rPr>
            </w:rPrChange>
          </w:rPr>
          <w:t>）</w:t>
        </w:r>
      </w:ins>
      <w:del w:id="6892" w:author="..." w:date="2018-06-12T13:37:00Z">
        <w:r>
          <w:rPr>
            <w:rFonts w:ascii="Times New Roman" w:eastAsia="宋体" w:hAnsi="Times New Roman" w:cs="Times New Roman" w:hint="eastAsia"/>
            <w:sz w:val="24"/>
            <w:szCs w:val="24"/>
            <w:rPrChange w:id="6893" w:author="..." w:date="2018-06-12T16:50:00Z">
              <w:rPr>
                <w:rFonts w:hint="eastAsia"/>
              </w:rPr>
            </w:rPrChange>
          </w:rPr>
          <w:delText>②</w:delText>
        </w:r>
      </w:del>
      <w:r>
        <w:rPr>
          <w:rFonts w:ascii="Times New Roman" w:eastAsia="宋体" w:hAnsi="Times New Roman" w:cs="Times New Roman"/>
          <w:sz w:val="24"/>
          <w:szCs w:val="24"/>
          <w:rPrChange w:id="6894" w:author="..." w:date="2018-06-12T16:50:00Z">
            <w:rPr/>
          </w:rPrChange>
        </w:rPr>
        <w:t>multiprocess=true</w:t>
      </w:r>
      <w:r>
        <w:rPr>
          <w:rFonts w:ascii="Times New Roman" w:eastAsia="宋体" w:hAnsi="Times New Roman" w:cs="Times New Roman" w:hint="eastAsia"/>
          <w:sz w:val="24"/>
          <w:szCs w:val="24"/>
          <w:rPrChange w:id="6895" w:author="..." w:date="2018-06-12T16:50:00Z">
            <w:rPr>
              <w:rFonts w:hint="eastAsia"/>
            </w:rPr>
          </w:rPrChange>
        </w:rPr>
        <w:t>时，从多条路径启动</w:t>
      </w:r>
      <w:r>
        <w:rPr>
          <w:rFonts w:ascii="Times New Roman" w:eastAsia="宋体" w:hAnsi="Times New Roman" w:cs="Times New Roman"/>
          <w:sz w:val="24"/>
          <w:szCs w:val="24"/>
          <w:rPrChange w:id="6896" w:author="..." w:date="2018-06-12T16:50:00Z">
            <w:rPr/>
          </w:rPrChange>
        </w:rPr>
        <w:t>activity</w:t>
      </w:r>
      <w:r>
        <w:rPr>
          <w:rFonts w:ascii="Times New Roman" w:eastAsia="宋体" w:hAnsi="Times New Roman" w:cs="Times New Roman" w:hint="eastAsia"/>
          <w:sz w:val="24"/>
          <w:szCs w:val="24"/>
          <w:rPrChange w:id="6897" w:author="..." w:date="2018-06-12T16:50:00Z">
            <w:rPr>
              <w:rFonts w:hint="eastAsia"/>
            </w:rPr>
          </w:rPrChange>
        </w:rPr>
        <w:t>，观察它所在的进程是否与启动它的组件所在进程有关？</w:t>
      </w:r>
    </w:p>
    <w:p w:rsidR="00F76376" w:rsidRPr="00F76376" w:rsidRDefault="00793F6E">
      <w:pPr>
        <w:spacing w:line="400" w:lineRule="exact"/>
        <w:ind w:firstLineChars="200" w:firstLine="480"/>
        <w:rPr>
          <w:rFonts w:ascii="Times New Roman" w:eastAsia="宋体" w:hAnsi="Times New Roman" w:cs="Times New Roman"/>
          <w:sz w:val="24"/>
          <w:szCs w:val="24"/>
          <w:rPrChange w:id="6898" w:author="..." w:date="2018-06-12T16:50:00Z">
            <w:rPr/>
          </w:rPrChange>
        </w:rPr>
        <w:pPrChange w:id="6899" w:author="..." w:date="2018-06-12T17:56:00Z">
          <w:pPr>
            <w:ind w:leftChars="454" w:left="1793" w:hangingChars="400" w:hanging="840"/>
          </w:pPr>
        </w:pPrChange>
      </w:pPr>
      <w:del w:id="6900" w:author="..." w:date="2018-06-12T13:37:00Z">
        <w:r>
          <w:rPr>
            <w:rFonts w:ascii="Times New Roman" w:eastAsia="宋体" w:hAnsi="Times New Roman" w:cs="Times New Roman"/>
            <w:sz w:val="24"/>
            <w:szCs w:val="24"/>
            <w:rPrChange w:id="6901" w:author="..." w:date="2018-06-12T16:50:00Z">
              <w:rPr/>
            </w:rPrChange>
          </w:rPr>
          <w:tab/>
        </w:r>
      </w:del>
      <w:ins w:id="6902" w:author="..." w:date="2018-06-12T13:37:00Z">
        <w:r>
          <w:rPr>
            <w:rFonts w:ascii="Times New Roman" w:eastAsia="宋体" w:hAnsi="Times New Roman" w:cs="Times New Roman" w:hint="eastAsia"/>
            <w:sz w:val="24"/>
            <w:szCs w:val="24"/>
            <w:rPrChange w:id="6903" w:author="..." w:date="2018-06-12T17:56:00Z">
              <w:rPr>
                <w:rFonts w:hint="eastAsia"/>
              </w:rPr>
            </w:rPrChange>
          </w:rPr>
          <w:t>①</w:t>
        </w:r>
      </w:ins>
      <w:del w:id="6904" w:author="..." w:date="2018-06-12T13:37:00Z">
        <w:r>
          <w:rPr>
            <w:rFonts w:ascii="Times New Roman" w:eastAsia="宋体" w:hAnsi="Times New Roman" w:cs="Times New Roman"/>
            <w:sz w:val="24"/>
            <w:szCs w:val="24"/>
            <w:rPrChange w:id="6905" w:author="..." w:date="2018-06-12T16:50:00Z">
              <w:rPr/>
            </w:rPrChange>
          </w:rPr>
          <w:delText xml:space="preserve">[1] </w:delText>
        </w:r>
      </w:del>
      <w:r>
        <w:rPr>
          <w:rFonts w:ascii="Times New Roman" w:eastAsia="宋体" w:hAnsi="Times New Roman" w:cs="Times New Roman"/>
          <w:sz w:val="24"/>
          <w:szCs w:val="24"/>
          <w:rPrChange w:id="6906" w:author="..." w:date="2018-06-12T16:50:00Z">
            <w:rPr/>
          </w:rPrChange>
        </w:rPr>
        <w:t>MainActivity-&gt;ThirdActivity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907" w:author="..." w:date="2018-06-12T16:50:00Z">
            <w:rPr/>
          </w:rPrChange>
        </w:rPr>
        <w:pPrChange w:id="6908" w:author="Windows 用户" w:date="2018-06-12T19:53:00Z">
          <w:pPr>
            <w:pStyle w:val="aa"/>
            <w:ind w:leftChars="650" w:left="1365" w:firstLineChars="0" w:firstLine="315"/>
          </w:pPr>
        </w:pPrChange>
      </w:pPr>
      <w:del w:id="6909" w:author="..." w:date="2018-06-12T13:37:00Z">
        <w:r>
          <w:rPr>
            <w:rFonts w:ascii="Times New Roman" w:eastAsia="宋体" w:hAnsi="Times New Roman" w:cs="Times New Roman"/>
            <w:sz w:val="24"/>
            <w:szCs w:val="24"/>
            <w:rPrChange w:id="6910" w:author="..." w:date="2018-06-12T16:50:00Z">
              <w:rPr/>
            </w:rPrChange>
          </w:rPr>
          <w:tab/>
        </w:r>
      </w:del>
      <w:r>
        <w:rPr>
          <w:rFonts w:ascii="Times New Roman" w:eastAsia="宋体" w:hAnsi="Times New Roman" w:cs="Times New Roman"/>
          <w:sz w:val="24"/>
          <w:szCs w:val="24"/>
          <w:rPrChange w:id="6911" w:author="..." w:date="2018-06-12T16:50:00Z">
            <w:rPr/>
          </w:rPrChange>
        </w:rPr>
        <w:t>MainActivity</w:t>
      </w:r>
      <w:r>
        <w:rPr>
          <w:rFonts w:ascii="Times New Roman" w:eastAsia="宋体" w:hAnsi="Times New Roman" w:cs="Times New Roman" w:hint="eastAsia"/>
          <w:sz w:val="24"/>
          <w:szCs w:val="24"/>
          <w:rPrChange w:id="6912" w:author="..." w:date="2018-06-12T16:50:00Z">
            <w:rPr>
              <w:rFonts w:hint="eastAsia"/>
            </w:rPr>
          </w:rPrChange>
        </w:rPr>
        <w:t>进程名：</w:t>
      </w:r>
      <w:r>
        <w:rPr>
          <w:rFonts w:ascii="Times New Roman" w:eastAsia="宋体" w:hAnsi="Times New Roman" w:cs="Times New Roman"/>
          <w:sz w:val="24"/>
          <w:szCs w:val="24"/>
          <w:rPrChange w:id="6913" w:author="..." w:date="2018-06-12T16:50:00Z">
            <w:rPr/>
          </w:rPrChange>
        </w:rPr>
        <w:t>com.demo.app2</w:t>
      </w:r>
    </w:p>
    <w:p w:rsidR="00F76376" w:rsidRPr="00F76376" w:rsidRDefault="00793F6E">
      <w:pPr>
        <w:spacing w:line="400" w:lineRule="exact"/>
        <w:ind w:firstLineChars="200" w:firstLine="480"/>
        <w:rPr>
          <w:ins w:id="6914" w:author="..." w:date="2018-06-12T13:38:00Z"/>
          <w:rFonts w:ascii="Times New Roman" w:eastAsia="宋体" w:hAnsi="Times New Roman" w:cs="Times New Roman"/>
          <w:sz w:val="24"/>
          <w:szCs w:val="24"/>
          <w:rPrChange w:id="6915" w:author="..." w:date="2018-06-12T16:50:00Z">
            <w:rPr>
              <w:ins w:id="6916" w:author="..." w:date="2018-06-12T13:38:00Z"/>
            </w:rPr>
          </w:rPrChange>
        </w:rPr>
        <w:pPrChange w:id="6917" w:author="Windows 用户" w:date="2018-06-12T19:53:00Z">
          <w:pPr>
            <w:pStyle w:val="aa"/>
            <w:ind w:leftChars="450" w:left="1785" w:hangingChars="400" w:hanging="840"/>
          </w:pPr>
        </w:pPrChange>
      </w:pPr>
      <w:del w:id="6918" w:author="..." w:date="2018-06-12T13:37:00Z">
        <w:r>
          <w:rPr>
            <w:rFonts w:ascii="Times New Roman" w:eastAsia="宋体" w:hAnsi="Times New Roman" w:cs="Times New Roman"/>
            <w:sz w:val="24"/>
            <w:szCs w:val="24"/>
            <w:rPrChange w:id="6919" w:author="..." w:date="2018-06-12T16:50:00Z">
              <w:rPr/>
            </w:rPrChange>
          </w:rPr>
          <w:tab/>
        </w:r>
        <w:r>
          <w:rPr>
            <w:rFonts w:ascii="Times New Roman" w:eastAsia="宋体" w:hAnsi="Times New Roman" w:cs="Times New Roman"/>
            <w:sz w:val="24"/>
            <w:szCs w:val="24"/>
            <w:rPrChange w:id="6920" w:author="..." w:date="2018-06-12T16:50:00Z">
              <w:rPr/>
            </w:rPrChange>
          </w:rPr>
          <w:tab/>
        </w:r>
      </w:del>
      <w:r>
        <w:rPr>
          <w:rFonts w:ascii="Times New Roman" w:eastAsia="宋体" w:hAnsi="Times New Roman" w:cs="Times New Roman"/>
          <w:sz w:val="24"/>
          <w:szCs w:val="24"/>
          <w:rPrChange w:id="6921" w:author="..." w:date="2018-06-12T16:50:00Z">
            <w:rPr/>
          </w:rPrChange>
        </w:rPr>
        <w:t>ThirdActivity</w:t>
      </w:r>
      <w:r>
        <w:rPr>
          <w:rFonts w:ascii="Times New Roman" w:eastAsia="宋体" w:hAnsi="Times New Roman" w:cs="Times New Roman" w:hint="eastAsia"/>
          <w:sz w:val="24"/>
          <w:szCs w:val="24"/>
          <w:rPrChange w:id="6922" w:author="..." w:date="2018-06-12T16:50:00Z">
            <w:rPr>
              <w:rFonts w:hint="eastAsia"/>
            </w:rPr>
          </w:rPrChange>
        </w:rPr>
        <w:t>进程名：</w:t>
      </w:r>
      <w:r>
        <w:rPr>
          <w:rFonts w:ascii="Times New Roman" w:eastAsia="宋体" w:hAnsi="Times New Roman" w:cs="Times New Roman"/>
          <w:sz w:val="24"/>
          <w:szCs w:val="24"/>
          <w:rPrChange w:id="6923" w:author="..." w:date="2018-06-12T16:50:00Z">
            <w:rPr/>
          </w:rPrChange>
        </w:rPr>
        <w:t>com.demo.app2</w:t>
      </w:r>
    </w:p>
    <w:p w:rsidR="00F76376" w:rsidRPr="00F76376" w:rsidRDefault="00F76376">
      <w:pPr>
        <w:spacing w:line="400" w:lineRule="exact"/>
        <w:ind w:firstLineChars="200" w:firstLine="480"/>
        <w:rPr>
          <w:del w:id="6924" w:author="..." w:date="2018-06-12T13:38:00Z"/>
          <w:rFonts w:ascii="Times New Roman" w:eastAsia="宋体" w:hAnsi="Times New Roman" w:cs="Times New Roman"/>
          <w:sz w:val="24"/>
          <w:szCs w:val="24"/>
          <w:rPrChange w:id="6925" w:author="..." w:date="2018-06-12T17:56:00Z">
            <w:rPr>
              <w:del w:id="6926" w:author="..." w:date="2018-06-12T13:38:00Z"/>
            </w:rPr>
          </w:rPrChange>
        </w:rPr>
        <w:pPrChange w:id="6927" w:author="Windows 用户" w:date="2018-06-12T19:53:00Z">
          <w:pPr>
            <w:pStyle w:val="aa"/>
            <w:ind w:leftChars="450" w:left="1785" w:hangingChars="400" w:hanging="840"/>
          </w:pPr>
        </w:pPrChange>
      </w:pPr>
    </w:p>
    <w:p w:rsidR="00F76376" w:rsidRPr="00F76376" w:rsidRDefault="00793F6E">
      <w:pPr>
        <w:spacing w:line="400" w:lineRule="exact"/>
        <w:ind w:firstLineChars="200" w:firstLine="480"/>
        <w:rPr>
          <w:del w:id="6928" w:author="..." w:date="2018-06-12T13:38:00Z"/>
          <w:rFonts w:ascii="Times New Roman" w:eastAsia="宋体" w:hAnsi="Times New Roman" w:cs="Times New Roman"/>
          <w:sz w:val="24"/>
          <w:szCs w:val="24"/>
          <w:rPrChange w:id="6929" w:author="..." w:date="2018-06-12T16:50:00Z">
            <w:rPr>
              <w:del w:id="6930" w:author="..." w:date="2018-06-12T13:38:00Z"/>
            </w:rPr>
          </w:rPrChange>
        </w:rPr>
        <w:pPrChange w:id="6931" w:author="Windows 用户" w:date="2018-06-12T19:53:00Z">
          <w:pPr>
            <w:ind w:leftChars="454" w:left="1793" w:hangingChars="400" w:hanging="840"/>
          </w:pPr>
        </w:pPrChange>
      </w:pPr>
      <w:del w:id="6932" w:author="..." w:date="2018-06-12T13:38:00Z">
        <w:r>
          <w:rPr>
            <w:rFonts w:ascii="Times New Roman" w:eastAsia="宋体" w:hAnsi="Times New Roman" w:cs="Times New Roman"/>
            <w:sz w:val="24"/>
            <w:szCs w:val="24"/>
            <w:rPrChange w:id="6933" w:author="..." w:date="2018-06-12T16:50:00Z">
              <w:rPr/>
            </w:rPrChange>
          </w:rPr>
          <w:tab/>
        </w:r>
        <w:r>
          <w:rPr>
            <w:rFonts w:ascii="Times New Roman" w:eastAsia="宋体" w:hAnsi="Times New Roman" w:cs="Times New Roman"/>
            <w:noProof/>
            <w:sz w:val="24"/>
            <w:szCs w:val="24"/>
            <w:rPrChange w:id="6934" w:author="..." w:date="2018-06-12T16:50:00Z">
              <w:rPr>
                <w:noProof/>
              </w:rPr>
            </w:rPrChange>
          </w:rPr>
          <w:drawing>
            <wp:inline distT="0" distB="0" distL="0" distR="0" wp14:anchorId="68F9E452" wp14:editId="55B901E4">
              <wp:extent cx="2456815" cy="1342390"/>
              <wp:effectExtent l="0" t="0" r="635" b="1016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8"/>
                      <a:stretch>
                        <a:fillRect/>
                      </a:stretch>
                    </pic:blipFill>
                    <pic:spPr>
                      <a:xfrm>
                        <a:off x="0" y="0"/>
                        <a:ext cx="2457143" cy="1342857"/>
                      </a:xfrm>
                      <a:prstGeom prst="rect">
                        <a:avLst/>
                      </a:prstGeom>
                    </pic:spPr>
                  </pic:pic>
                </a:graphicData>
              </a:graphic>
            </wp:inline>
          </w:drawing>
        </w:r>
      </w:del>
    </w:p>
    <w:p w:rsidR="00F76376" w:rsidRPr="00F76376" w:rsidRDefault="00F76376">
      <w:pPr>
        <w:spacing w:line="400" w:lineRule="exact"/>
        <w:ind w:firstLineChars="200" w:firstLine="480"/>
        <w:rPr>
          <w:del w:id="6935" w:author="..." w:date="2018-06-12T13:37:00Z"/>
          <w:rFonts w:ascii="Times New Roman" w:eastAsia="宋体" w:hAnsi="Times New Roman" w:cs="Times New Roman"/>
          <w:sz w:val="24"/>
          <w:szCs w:val="24"/>
          <w:rPrChange w:id="6936" w:author="..." w:date="2018-06-12T16:50:00Z">
            <w:rPr>
              <w:del w:id="6937" w:author="..." w:date="2018-06-12T13:37:00Z"/>
            </w:rPr>
          </w:rPrChange>
        </w:rPr>
        <w:pPrChange w:id="6938" w:author="Windows 用户" w:date="2018-06-12T19:53:00Z">
          <w:pPr>
            <w:ind w:leftChars="454" w:left="1793" w:hangingChars="400" w:hanging="84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6939" w:author="..." w:date="2018-06-12T16:50:00Z">
            <w:rPr/>
          </w:rPrChange>
        </w:rPr>
        <w:pPrChange w:id="6940" w:author="Windows 用户" w:date="2018-06-12T19:53:00Z">
          <w:pPr>
            <w:pStyle w:val="aa"/>
            <w:ind w:leftChars="500" w:left="1050" w:firstLineChars="350" w:firstLine="735"/>
          </w:pPr>
        </w:pPrChange>
      </w:pPr>
      <w:ins w:id="6941" w:author="..." w:date="2018-06-12T13:37:00Z">
        <w:r>
          <w:rPr>
            <w:rFonts w:ascii="Times New Roman" w:eastAsia="宋体" w:hAnsi="Times New Roman" w:cs="Times New Roman" w:hint="eastAsia"/>
            <w:sz w:val="24"/>
            <w:szCs w:val="24"/>
            <w:rPrChange w:id="6942" w:author="..." w:date="2018-06-12T17:56:00Z">
              <w:rPr>
                <w:rFonts w:hint="eastAsia"/>
              </w:rPr>
            </w:rPrChange>
          </w:rPr>
          <w:t>②</w:t>
        </w:r>
      </w:ins>
      <w:del w:id="6943" w:author="..." w:date="2018-06-12T13:37:00Z">
        <w:r>
          <w:rPr>
            <w:rFonts w:ascii="Times New Roman" w:eastAsia="宋体" w:hAnsi="Times New Roman" w:cs="Times New Roman"/>
            <w:sz w:val="24"/>
            <w:szCs w:val="24"/>
            <w:rPrChange w:id="6944" w:author="..." w:date="2018-06-12T16:50:00Z">
              <w:rPr/>
            </w:rPrChange>
          </w:rPr>
          <w:delText>[2]</w:delText>
        </w:r>
      </w:del>
      <w:r>
        <w:rPr>
          <w:rFonts w:ascii="Times New Roman" w:eastAsia="宋体" w:hAnsi="Times New Roman" w:cs="Times New Roman"/>
          <w:sz w:val="24"/>
          <w:szCs w:val="24"/>
          <w:rPrChange w:id="6945" w:author="..." w:date="2018-06-12T16:50:00Z">
            <w:rPr/>
          </w:rPrChange>
        </w:rPr>
        <w:t xml:space="preserve"> MainActivity-&gt; SecondActivity-&gt;ThirdActivity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6946" w:author="..." w:date="2018-06-12T16:50:00Z">
            <w:rPr/>
          </w:rPrChange>
        </w:rPr>
        <w:pPrChange w:id="6947" w:author="Windows 用户" w:date="2018-06-12T19:53:00Z">
          <w:pPr>
            <w:pStyle w:val="aa"/>
            <w:ind w:leftChars="500" w:left="1050" w:firstLineChars="300" w:firstLine="630"/>
          </w:pPr>
        </w:pPrChange>
      </w:pPr>
      <w:del w:id="6948" w:author="..." w:date="2018-06-12T13:38:00Z">
        <w:r>
          <w:rPr>
            <w:rFonts w:ascii="Times New Roman" w:eastAsia="宋体" w:hAnsi="Times New Roman" w:cs="Times New Roman"/>
            <w:sz w:val="24"/>
            <w:szCs w:val="24"/>
            <w:rPrChange w:id="6949" w:author="..." w:date="2018-06-12T16:50:00Z">
              <w:rPr/>
            </w:rPrChange>
          </w:rPr>
          <w:lastRenderedPageBreak/>
          <w:tab/>
        </w:r>
      </w:del>
      <w:r>
        <w:rPr>
          <w:rFonts w:ascii="Times New Roman" w:eastAsia="宋体" w:hAnsi="Times New Roman" w:cs="Times New Roman"/>
          <w:sz w:val="24"/>
          <w:szCs w:val="24"/>
          <w:rPrChange w:id="6950" w:author="..." w:date="2018-06-12T16:50:00Z">
            <w:rPr/>
          </w:rPrChange>
        </w:rPr>
        <w:t>MainActivity</w:t>
      </w:r>
      <w:r>
        <w:rPr>
          <w:rFonts w:ascii="Times New Roman" w:eastAsia="宋体" w:hAnsi="Times New Roman" w:cs="Times New Roman" w:hint="eastAsia"/>
          <w:sz w:val="24"/>
          <w:szCs w:val="24"/>
          <w:rPrChange w:id="6951" w:author="..." w:date="2018-06-12T16:50:00Z">
            <w:rPr>
              <w:rFonts w:hint="eastAsia"/>
            </w:rPr>
          </w:rPrChange>
        </w:rPr>
        <w:t>进程名：</w:t>
      </w:r>
      <w:r>
        <w:rPr>
          <w:rFonts w:ascii="Times New Roman" w:eastAsia="宋体" w:hAnsi="Times New Roman" w:cs="Times New Roman"/>
          <w:sz w:val="24"/>
          <w:szCs w:val="24"/>
          <w:rPrChange w:id="6952" w:author="..." w:date="2018-06-12T16:50:00Z">
            <w:rPr/>
          </w:rPrChange>
        </w:rPr>
        <w:t>com.demo.app2</w:t>
      </w:r>
    </w:p>
    <w:p w:rsidR="00F76376" w:rsidRPr="00F76376" w:rsidRDefault="00793F6E">
      <w:pPr>
        <w:spacing w:line="400" w:lineRule="exact"/>
        <w:ind w:firstLineChars="200" w:firstLine="480"/>
        <w:rPr>
          <w:rFonts w:ascii="Times New Roman" w:eastAsia="宋体" w:hAnsi="Times New Roman" w:cs="Times New Roman"/>
          <w:sz w:val="24"/>
          <w:szCs w:val="24"/>
          <w:rPrChange w:id="6953" w:author="..." w:date="2018-06-12T16:50:00Z">
            <w:rPr/>
          </w:rPrChange>
        </w:rPr>
        <w:pPrChange w:id="6954" w:author="Windows 用户" w:date="2018-06-12T19:53:00Z">
          <w:pPr>
            <w:pStyle w:val="aa"/>
            <w:ind w:leftChars="500" w:left="1050" w:firstLineChars="300" w:firstLine="630"/>
          </w:pPr>
        </w:pPrChange>
      </w:pPr>
      <w:del w:id="6955" w:author="..." w:date="2018-06-12T13:38:00Z">
        <w:r>
          <w:rPr>
            <w:rFonts w:ascii="Times New Roman" w:eastAsia="宋体" w:hAnsi="Times New Roman" w:cs="Times New Roman"/>
            <w:sz w:val="24"/>
            <w:szCs w:val="24"/>
            <w:rPrChange w:id="6956" w:author="..." w:date="2018-06-12T16:50:00Z">
              <w:rPr/>
            </w:rPrChange>
          </w:rPr>
          <w:tab/>
        </w:r>
      </w:del>
      <w:r>
        <w:rPr>
          <w:rFonts w:ascii="Times New Roman" w:eastAsia="宋体" w:hAnsi="Times New Roman" w:cs="Times New Roman"/>
          <w:sz w:val="24"/>
          <w:szCs w:val="24"/>
          <w:rPrChange w:id="6957" w:author="..." w:date="2018-06-12T16:50:00Z">
            <w:rPr/>
          </w:rPrChange>
        </w:rPr>
        <w:t>SecondActivity</w:t>
      </w:r>
      <w:r>
        <w:rPr>
          <w:rFonts w:ascii="Times New Roman" w:eastAsia="宋体" w:hAnsi="Times New Roman" w:cs="Times New Roman" w:hint="eastAsia"/>
          <w:sz w:val="24"/>
          <w:szCs w:val="24"/>
          <w:rPrChange w:id="6958" w:author="..." w:date="2018-06-12T16:50:00Z">
            <w:rPr>
              <w:rFonts w:hint="eastAsia"/>
            </w:rPr>
          </w:rPrChange>
        </w:rPr>
        <w:t>进程名：</w:t>
      </w:r>
      <w:r>
        <w:rPr>
          <w:rFonts w:ascii="Times New Roman" w:eastAsia="宋体" w:hAnsi="Times New Roman" w:cs="Times New Roman"/>
          <w:sz w:val="24"/>
          <w:szCs w:val="24"/>
          <w:rPrChange w:id="6959" w:author="..." w:date="2018-06-12T16:50:00Z">
            <w:rPr/>
          </w:rPrChange>
        </w:rPr>
        <w:t>com.demo.app2:remote2</w:t>
      </w:r>
    </w:p>
    <w:p w:rsidR="00F76376" w:rsidRPr="00F76376" w:rsidRDefault="00793F6E">
      <w:pPr>
        <w:spacing w:line="400" w:lineRule="exact"/>
        <w:ind w:firstLineChars="200" w:firstLine="480"/>
        <w:rPr>
          <w:del w:id="6960" w:author="..." w:date="2018-06-12T13:38:00Z"/>
          <w:rFonts w:ascii="Times New Roman" w:eastAsia="宋体" w:hAnsi="Times New Roman" w:cs="Times New Roman"/>
          <w:sz w:val="24"/>
          <w:szCs w:val="24"/>
          <w:rPrChange w:id="6961" w:author="..." w:date="2018-06-12T16:50:00Z">
            <w:rPr>
              <w:del w:id="6962" w:author="..." w:date="2018-06-12T13:38:00Z"/>
            </w:rPr>
          </w:rPrChange>
        </w:rPr>
        <w:pPrChange w:id="6963" w:author="Windows 用户" w:date="2018-06-12T19:53:00Z">
          <w:pPr>
            <w:pStyle w:val="aa"/>
            <w:ind w:leftChars="500" w:left="1050" w:firstLineChars="300" w:firstLine="630"/>
          </w:pPr>
        </w:pPrChange>
      </w:pPr>
      <w:del w:id="6964" w:author="..." w:date="2018-06-12T13:38:00Z">
        <w:r>
          <w:rPr>
            <w:rFonts w:ascii="Times New Roman" w:eastAsia="宋体" w:hAnsi="Times New Roman" w:cs="Times New Roman"/>
            <w:sz w:val="24"/>
            <w:szCs w:val="24"/>
            <w:rPrChange w:id="6965" w:author="..." w:date="2018-06-12T16:50:00Z">
              <w:rPr/>
            </w:rPrChange>
          </w:rPr>
          <w:tab/>
        </w:r>
        <w:r>
          <w:rPr>
            <w:rFonts w:ascii="Times New Roman" w:eastAsia="宋体" w:hAnsi="Times New Roman" w:cs="Times New Roman"/>
            <w:noProof/>
            <w:sz w:val="24"/>
            <w:szCs w:val="24"/>
            <w:rPrChange w:id="6966" w:author="..." w:date="2018-06-12T16:50:00Z">
              <w:rPr>
                <w:noProof/>
              </w:rPr>
            </w:rPrChange>
          </w:rPr>
          <w:drawing>
            <wp:inline distT="0" distB="0" distL="0" distR="0" wp14:anchorId="358A7B72" wp14:editId="1CAE824F">
              <wp:extent cx="2485390" cy="1361440"/>
              <wp:effectExtent l="0" t="0" r="10160" b="1016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9"/>
                      <a:stretch>
                        <a:fillRect/>
                      </a:stretch>
                    </pic:blipFill>
                    <pic:spPr>
                      <a:xfrm>
                        <a:off x="0" y="0"/>
                        <a:ext cx="2485714" cy="1361905"/>
                      </a:xfrm>
                      <a:prstGeom prst="rect">
                        <a:avLst/>
                      </a:prstGeom>
                    </pic:spPr>
                  </pic:pic>
                </a:graphicData>
              </a:graphic>
            </wp:inline>
          </w:drawing>
        </w:r>
      </w:del>
    </w:p>
    <w:p w:rsidR="00F76376" w:rsidRDefault="00793F6E">
      <w:pPr>
        <w:spacing w:line="400" w:lineRule="exact"/>
        <w:ind w:firstLineChars="200" w:firstLine="480"/>
        <w:rPr>
          <w:ins w:id="6967" w:author="..." w:date="2018-06-12T13:49:00Z"/>
          <w:rFonts w:ascii="Times New Roman" w:eastAsia="宋体" w:hAnsi="Times New Roman" w:cs="Times New Roman"/>
          <w:sz w:val="24"/>
          <w:szCs w:val="24"/>
        </w:rPr>
        <w:pPrChange w:id="6968" w:author="Windows 用户" w:date="2018-06-12T19:53:00Z">
          <w:pPr>
            <w:pStyle w:val="aa"/>
            <w:ind w:leftChars="700" w:left="1470" w:firstLineChars="300" w:firstLine="630"/>
          </w:pPr>
        </w:pPrChange>
      </w:pPr>
      <w:r>
        <w:rPr>
          <w:rFonts w:ascii="Times New Roman" w:eastAsia="宋体" w:hAnsi="Times New Roman" w:cs="Times New Roman"/>
          <w:sz w:val="24"/>
          <w:szCs w:val="24"/>
          <w:rPrChange w:id="6969" w:author="..." w:date="2018-06-12T16:50:00Z">
            <w:rPr/>
          </w:rPrChange>
        </w:rPr>
        <w:t>ThirdActivity</w:t>
      </w:r>
      <w:r>
        <w:rPr>
          <w:rFonts w:ascii="Times New Roman" w:eastAsia="宋体" w:hAnsi="Times New Roman" w:cs="Times New Roman" w:hint="eastAsia"/>
          <w:sz w:val="24"/>
          <w:szCs w:val="24"/>
          <w:rPrChange w:id="6970" w:author="..." w:date="2018-06-12T16:50:00Z">
            <w:rPr>
              <w:rFonts w:hint="eastAsia"/>
            </w:rPr>
          </w:rPrChange>
        </w:rPr>
        <w:t>进程名：</w:t>
      </w:r>
      <w:r>
        <w:rPr>
          <w:rFonts w:ascii="Times New Roman" w:eastAsia="宋体" w:hAnsi="Times New Roman" w:cs="Times New Roman"/>
          <w:sz w:val="24"/>
          <w:szCs w:val="24"/>
          <w:rPrChange w:id="6971" w:author="..." w:date="2018-06-12T16:50:00Z">
            <w:rPr/>
          </w:rPrChange>
        </w:rPr>
        <w:t>com.demo.app2</w:t>
      </w:r>
    </w:p>
    <w:p w:rsidR="00F76376" w:rsidRPr="0056640F" w:rsidRDefault="00F76376">
      <w:pPr>
        <w:pStyle w:val="aa"/>
        <w:spacing w:line="400" w:lineRule="exact"/>
        <w:ind w:firstLineChars="0" w:firstLine="0"/>
        <w:rPr>
          <w:del w:id="6972" w:author="..." w:date="2018-06-12T13:49:00Z"/>
          <w:rFonts w:ascii="Times New Roman" w:eastAsia="楷体" w:hAnsi="Times New Roman" w:cstheme="majorBidi"/>
          <w:sz w:val="24"/>
          <w:szCs w:val="24"/>
          <w:rPrChange w:id="6973" w:author="Windows 用户" w:date="2018-06-12T19:12:00Z">
            <w:rPr>
              <w:del w:id="6974" w:author="..." w:date="2018-06-12T13:49:00Z"/>
              <w:rFonts w:ascii="Times New Roman" w:eastAsia="宋体" w:hAnsi="Times New Roman" w:cs="Times New Roman"/>
              <w:sz w:val="24"/>
              <w:szCs w:val="24"/>
            </w:rPr>
          </w:rPrChange>
        </w:rPr>
        <w:pPrChange w:id="6975" w:author="..." w:date="2018-06-12T13:49:00Z">
          <w:pPr>
            <w:pStyle w:val="aa"/>
            <w:ind w:leftChars="700" w:left="1470" w:firstLineChars="300" w:firstLine="720"/>
          </w:pPr>
        </w:pPrChange>
      </w:pPr>
    </w:p>
    <w:p w:rsidR="00F76376" w:rsidRPr="0056640F" w:rsidRDefault="00793F6E">
      <w:pPr>
        <w:pStyle w:val="aa"/>
        <w:ind w:firstLineChars="0" w:firstLine="0"/>
        <w:rPr>
          <w:del w:id="6976" w:author="..." w:date="2018-06-12T13:38:00Z"/>
          <w:rFonts w:ascii="Times New Roman" w:eastAsia="楷体" w:hAnsi="Times New Roman"/>
          <w:sz w:val="24"/>
          <w:szCs w:val="24"/>
          <w:rPrChange w:id="6977" w:author="Windows 用户" w:date="2018-06-12T19:12:00Z">
            <w:rPr>
              <w:del w:id="6978" w:author="..." w:date="2018-06-12T13:38:00Z"/>
            </w:rPr>
          </w:rPrChange>
        </w:rPr>
        <w:pPrChange w:id="6979" w:author="..." w:date="2018-06-12T13:38:00Z">
          <w:pPr>
            <w:pStyle w:val="aa"/>
            <w:ind w:leftChars="700" w:left="1470" w:firstLineChars="300" w:firstLine="630"/>
          </w:pPr>
        </w:pPrChange>
      </w:pPr>
      <w:del w:id="6980" w:author="..." w:date="2018-06-12T13:49:00Z">
        <w:r w:rsidRPr="0056640F">
          <w:rPr>
            <w:rFonts w:ascii="Times New Roman" w:eastAsia="楷体" w:hAnsi="Times New Roman"/>
            <w:noProof/>
            <w:sz w:val="24"/>
            <w:szCs w:val="24"/>
            <w:rPrChange w:id="6981" w:author="Windows 用户" w:date="2018-06-12T19:12:00Z">
              <w:rPr>
                <w:noProof/>
              </w:rPr>
            </w:rPrChange>
          </w:rPr>
          <w:drawing>
            <wp:inline distT="0" distB="0" distL="0" distR="0" wp14:anchorId="050175B3" wp14:editId="240CFA05">
              <wp:extent cx="2466340" cy="1390015"/>
              <wp:effectExtent l="0" t="0" r="1016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70"/>
                      <a:stretch>
                        <a:fillRect/>
                      </a:stretch>
                    </pic:blipFill>
                    <pic:spPr>
                      <a:xfrm>
                        <a:off x="0" y="0"/>
                        <a:ext cx="2466667" cy="1390476"/>
                      </a:xfrm>
                      <a:prstGeom prst="rect">
                        <a:avLst/>
                      </a:prstGeom>
                    </pic:spPr>
                  </pic:pic>
                </a:graphicData>
              </a:graphic>
            </wp:inline>
          </w:drawing>
        </w:r>
      </w:del>
    </w:p>
    <w:p w:rsidR="00F76376" w:rsidRPr="0056640F" w:rsidRDefault="00F76376">
      <w:pPr>
        <w:pStyle w:val="aa"/>
        <w:ind w:firstLine="480"/>
        <w:rPr>
          <w:del w:id="6982" w:author="..." w:date="2018-06-12T13:45:00Z"/>
          <w:rFonts w:ascii="Times New Roman" w:eastAsia="楷体" w:hAnsi="Times New Roman"/>
          <w:sz w:val="24"/>
          <w:szCs w:val="24"/>
          <w:rPrChange w:id="6983" w:author="Windows 用户" w:date="2018-06-12T19:12:00Z">
            <w:rPr>
              <w:del w:id="6984" w:author="..." w:date="2018-06-12T13:45:00Z"/>
            </w:rPr>
          </w:rPrChange>
        </w:rPr>
        <w:pPrChange w:id="6985" w:author="..." w:date="2018-06-12T13:38:00Z">
          <w:pPr/>
        </w:pPrChange>
      </w:pPr>
    </w:p>
    <w:p w:rsidR="00F76376" w:rsidRPr="0056640F" w:rsidRDefault="00793F6E">
      <w:pPr>
        <w:pStyle w:val="4"/>
        <w:spacing w:before="0" w:after="0" w:line="400" w:lineRule="exact"/>
        <w:ind w:leftChars="200" w:left="420"/>
        <w:rPr>
          <w:rFonts w:ascii="Times New Roman" w:eastAsia="楷体" w:hAnsi="Times New Roman"/>
          <w:b w:val="0"/>
          <w:sz w:val="24"/>
          <w:szCs w:val="24"/>
          <w:rPrChange w:id="6986" w:author="Windows 用户" w:date="2018-06-12T19:12:00Z">
            <w:rPr/>
          </w:rPrChange>
        </w:rPr>
        <w:pPrChange w:id="6987" w:author="..." w:date="2018-06-12T12:35:00Z">
          <w:pPr>
            <w:pStyle w:val="4"/>
          </w:pPr>
        </w:pPrChange>
      </w:pPr>
      <w:r w:rsidRPr="0056640F">
        <w:rPr>
          <w:rFonts w:ascii="Times New Roman" w:eastAsia="楷体" w:hAnsi="Times New Roman"/>
          <w:b w:val="0"/>
          <w:sz w:val="24"/>
          <w:szCs w:val="24"/>
          <w:rPrChange w:id="6988" w:author="Windows 用户" w:date="2018-06-12T19:12:00Z">
            <w:rPr/>
          </w:rPrChange>
        </w:rPr>
        <w:t xml:space="preserve">4.5.1.3 </w:t>
      </w:r>
      <w:r w:rsidRPr="0056640F">
        <w:rPr>
          <w:rFonts w:ascii="Times New Roman" w:eastAsia="楷体" w:hAnsi="Times New Roman" w:hint="eastAsia"/>
          <w:b w:val="0"/>
          <w:sz w:val="24"/>
          <w:szCs w:val="24"/>
          <w:rPrChange w:id="6989" w:author="Windows 用户" w:date="2018-06-12T19:12:00Z">
            <w:rPr>
              <w:rFonts w:hint="eastAsia"/>
            </w:rPr>
          </w:rPrChange>
        </w:rPr>
        <w:t>本节小结</w:t>
      </w:r>
    </w:p>
    <w:p w:rsidR="00F76376" w:rsidRPr="00F76376" w:rsidRDefault="00793F6E">
      <w:pPr>
        <w:spacing w:line="400" w:lineRule="exact"/>
        <w:ind w:firstLineChars="200" w:firstLine="480"/>
        <w:rPr>
          <w:del w:id="6990" w:author="..." w:date="2018-06-12T17:57:00Z"/>
          <w:rFonts w:ascii="Times New Roman" w:eastAsia="宋体" w:hAnsi="Times New Roman" w:cs="Times New Roman"/>
          <w:sz w:val="24"/>
          <w:szCs w:val="24"/>
          <w:rPrChange w:id="6991" w:author="..." w:date="2018-06-12T16:50:00Z">
            <w:rPr>
              <w:del w:id="6992" w:author="..." w:date="2018-06-12T17:57:00Z"/>
            </w:rPr>
          </w:rPrChange>
        </w:rPr>
        <w:pPrChange w:id="6993" w:author="..." w:date="2018-06-12T16:50:00Z">
          <w:pPr>
            <w:pStyle w:val="aa"/>
            <w:ind w:firstLineChars="0" w:firstLine="0"/>
          </w:pPr>
        </w:pPrChange>
      </w:pPr>
      <w:r>
        <w:rPr>
          <w:rFonts w:ascii="Times New Roman" w:eastAsia="宋体" w:hAnsi="Times New Roman" w:cs="Times New Roman" w:hint="eastAsia"/>
          <w:sz w:val="24"/>
          <w:szCs w:val="24"/>
          <w:rPrChange w:id="6994" w:author="..." w:date="2018-06-12T16:50:00Z">
            <w:rPr>
              <w:rFonts w:hint="eastAsia"/>
            </w:rPr>
          </w:rPrChange>
        </w:rPr>
        <w:t>同一</w:t>
      </w:r>
      <w:r>
        <w:rPr>
          <w:rFonts w:ascii="Times New Roman" w:eastAsia="宋体" w:hAnsi="Times New Roman" w:cs="Times New Roman"/>
          <w:sz w:val="24"/>
          <w:szCs w:val="24"/>
          <w:rPrChange w:id="6995" w:author="..." w:date="2018-06-12T16:50:00Z">
            <w:rPr/>
          </w:rPrChange>
        </w:rPr>
        <w:t>App</w:t>
      </w:r>
      <w:r>
        <w:rPr>
          <w:rFonts w:ascii="Times New Roman" w:eastAsia="宋体" w:hAnsi="Times New Roman" w:cs="Times New Roman" w:hint="eastAsia"/>
          <w:sz w:val="24"/>
          <w:szCs w:val="24"/>
          <w:rPrChange w:id="6996" w:author="..." w:date="2018-06-12T16:50:00Z">
            <w:rPr>
              <w:rFonts w:hint="eastAsia"/>
            </w:rPr>
          </w:rPrChange>
        </w:rPr>
        <w:t>中多个</w:t>
      </w:r>
      <w:r>
        <w:rPr>
          <w:rFonts w:ascii="Times New Roman" w:eastAsia="宋体" w:hAnsi="Times New Roman" w:cs="Times New Roman"/>
          <w:sz w:val="24"/>
          <w:szCs w:val="24"/>
          <w:rPrChange w:id="6997" w:author="..." w:date="2018-06-12T16:50:00Z">
            <w:rPr/>
          </w:rPrChange>
        </w:rPr>
        <w:t>component</w:t>
      </w:r>
      <w:r>
        <w:rPr>
          <w:rFonts w:ascii="Times New Roman" w:eastAsia="宋体" w:hAnsi="Times New Roman" w:cs="Times New Roman" w:hint="eastAsia"/>
          <w:sz w:val="24"/>
          <w:szCs w:val="24"/>
          <w:rPrChange w:id="6998" w:author="..." w:date="2018-06-12T16:50:00Z">
            <w:rPr>
              <w:rFonts w:hint="eastAsia"/>
            </w:rPr>
          </w:rPrChange>
        </w:rPr>
        <w:t>：</w:t>
      </w:r>
    </w:p>
    <w:p w:rsidR="00F76376" w:rsidRPr="00F76376" w:rsidRDefault="00793F6E">
      <w:pPr>
        <w:spacing w:line="400" w:lineRule="exact"/>
        <w:ind w:firstLineChars="200" w:firstLine="480"/>
        <w:rPr>
          <w:del w:id="6999" w:author="..." w:date="2018-06-12T17:57:00Z"/>
          <w:rFonts w:ascii="Times New Roman" w:eastAsia="宋体" w:hAnsi="Times New Roman" w:cs="Times New Roman"/>
          <w:sz w:val="24"/>
          <w:szCs w:val="24"/>
          <w:rPrChange w:id="7000" w:author="..." w:date="2018-06-12T16:50:00Z">
            <w:rPr>
              <w:del w:id="7001" w:author="..." w:date="2018-06-12T17:57:00Z"/>
            </w:rPr>
          </w:rPrChange>
        </w:rPr>
        <w:pPrChange w:id="7002" w:author="..." w:date="2018-06-12T16:50:00Z">
          <w:pPr>
            <w:pStyle w:val="aa"/>
            <w:ind w:firstLineChars="0"/>
          </w:pPr>
        </w:pPrChange>
      </w:pPr>
      <w:ins w:id="7003" w:author="..." w:date="2018-06-12T13:49:00Z">
        <w:r>
          <w:rPr>
            <w:rFonts w:ascii="Times New Roman" w:eastAsia="宋体" w:hAnsi="Times New Roman" w:cs="Times New Roman" w:hint="eastAsia"/>
            <w:sz w:val="24"/>
            <w:szCs w:val="24"/>
          </w:rPr>
          <w:t>①</w:t>
        </w:r>
      </w:ins>
      <w:r>
        <w:rPr>
          <w:rFonts w:ascii="Times New Roman" w:eastAsia="宋体" w:hAnsi="Times New Roman" w:cs="Times New Roman" w:hint="eastAsia"/>
          <w:sz w:val="24"/>
          <w:szCs w:val="24"/>
          <w:rPrChange w:id="7004" w:author="..." w:date="2018-06-12T16:50:00Z">
            <w:rPr>
              <w:rFonts w:hint="eastAsia"/>
            </w:rPr>
          </w:rPrChange>
        </w:rPr>
        <w:t>当</w:t>
      </w:r>
      <w:r>
        <w:rPr>
          <w:rFonts w:ascii="Times New Roman" w:eastAsia="宋体" w:hAnsi="Times New Roman" w:cs="Times New Roman"/>
          <w:sz w:val="24"/>
          <w:szCs w:val="24"/>
          <w:rPrChange w:id="7005" w:author="..." w:date="2018-06-12T16:50:00Z">
            <w:rPr/>
          </w:rPrChange>
        </w:rPr>
        <w:t>process</w:t>
      </w:r>
      <w:r>
        <w:rPr>
          <w:rFonts w:ascii="Times New Roman" w:eastAsia="宋体" w:hAnsi="Times New Roman" w:cs="Times New Roman" w:hint="eastAsia"/>
          <w:sz w:val="24"/>
          <w:szCs w:val="24"/>
          <w:rPrChange w:id="7006" w:author="..." w:date="2018-06-12T16:50:00Z">
            <w:rPr>
              <w:rFonts w:hint="eastAsia"/>
            </w:rPr>
          </w:rPrChange>
        </w:rPr>
        <w:t>未设置时，无论</w:t>
      </w:r>
      <w:r>
        <w:rPr>
          <w:rFonts w:ascii="Times New Roman" w:eastAsia="宋体" w:hAnsi="Times New Roman" w:cs="Times New Roman"/>
          <w:sz w:val="24"/>
          <w:szCs w:val="24"/>
          <w:rPrChange w:id="7007" w:author="..." w:date="2018-06-12T16:50:00Z">
            <w:rPr/>
          </w:rPrChange>
        </w:rPr>
        <w:t>multiprocess</w:t>
      </w:r>
      <w:r>
        <w:rPr>
          <w:rFonts w:ascii="Times New Roman" w:eastAsia="宋体" w:hAnsi="Times New Roman" w:cs="Times New Roman" w:hint="eastAsia"/>
          <w:sz w:val="24"/>
          <w:szCs w:val="24"/>
          <w:rPrChange w:id="7008" w:author="..." w:date="2018-06-12T16:50:00Z">
            <w:rPr>
              <w:rFonts w:hint="eastAsia"/>
            </w:rPr>
          </w:rPrChange>
        </w:rPr>
        <w:t>为何值，组件被启动时与启动组件的进程无关，总是运行在默认</w:t>
      </w:r>
      <w:r>
        <w:rPr>
          <w:rFonts w:ascii="Times New Roman" w:eastAsia="宋体" w:hAnsi="Times New Roman" w:cs="Times New Roman"/>
          <w:sz w:val="24"/>
          <w:szCs w:val="24"/>
          <w:rPrChange w:id="7009" w:author="..." w:date="2018-06-12T16:50:00Z">
            <w:rPr/>
          </w:rPrChange>
        </w:rPr>
        <w:t>app</w:t>
      </w:r>
      <w:r>
        <w:rPr>
          <w:rFonts w:ascii="Times New Roman" w:eastAsia="宋体" w:hAnsi="Times New Roman" w:cs="Times New Roman" w:hint="eastAsia"/>
          <w:sz w:val="24"/>
          <w:szCs w:val="24"/>
          <w:rPrChange w:id="7010" w:author="..." w:date="2018-06-12T16:50:00Z">
            <w:rPr>
              <w:rFonts w:hint="eastAsia"/>
            </w:rPr>
          </w:rPrChange>
        </w:rPr>
        <w:t>进程中</w:t>
      </w:r>
      <w:ins w:id="7011" w:author="..." w:date="2018-06-12T17:57:00Z">
        <w:r>
          <w:rPr>
            <w:rFonts w:ascii="Times New Roman" w:eastAsia="宋体" w:hAnsi="Times New Roman" w:cs="Times New Roman" w:hint="eastAsia"/>
            <w:sz w:val="24"/>
            <w:szCs w:val="24"/>
          </w:rPr>
          <w:t>；</w:t>
        </w:r>
      </w:ins>
      <w:del w:id="7012" w:author="..." w:date="2018-06-12T17:57:00Z">
        <w:r>
          <w:rPr>
            <w:rFonts w:ascii="Times New Roman" w:eastAsia="宋体" w:hAnsi="Times New Roman" w:cs="Times New Roman" w:hint="eastAsia"/>
            <w:sz w:val="24"/>
            <w:szCs w:val="24"/>
            <w:rPrChange w:id="7013" w:author="..." w:date="2018-06-12T16:50:00Z">
              <w:rPr>
                <w:rFonts w:hint="eastAsia"/>
              </w:rPr>
            </w:rPrChange>
          </w:rPr>
          <w:delText>。</w:delText>
        </w:r>
      </w:del>
    </w:p>
    <w:p w:rsidR="00F76376" w:rsidRDefault="00793F6E">
      <w:pPr>
        <w:spacing w:line="400" w:lineRule="exact"/>
        <w:ind w:firstLineChars="200" w:firstLine="480"/>
        <w:rPr>
          <w:ins w:id="7014" w:author="..." w:date="2018-06-12T13:50:00Z"/>
          <w:rFonts w:ascii="Times New Roman" w:eastAsia="宋体" w:hAnsi="Times New Roman" w:cs="Times New Roman"/>
          <w:sz w:val="24"/>
          <w:szCs w:val="24"/>
        </w:rPr>
        <w:pPrChange w:id="7015" w:author="..." w:date="2018-06-12T16:50:00Z">
          <w:pPr>
            <w:pStyle w:val="aa"/>
            <w:ind w:firstLineChars="0"/>
          </w:pPr>
        </w:pPrChange>
      </w:pPr>
      <w:ins w:id="7016" w:author="..." w:date="2018-06-12T13:49:00Z">
        <w:r>
          <w:rPr>
            <w:rFonts w:ascii="Times New Roman" w:eastAsia="宋体" w:hAnsi="Times New Roman" w:cs="Times New Roman" w:hint="eastAsia"/>
            <w:sz w:val="24"/>
            <w:szCs w:val="24"/>
          </w:rPr>
          <w:t>②</w:t>
        </w:r>
      </w:ins>
      <w:r>
        <w:rPr>
          <w:rFonts w:ascii="Times New Roman" w:eastAsia="宋体" w:hAnsi="Times New Roman" w:cs="Times New Roman" w:hint="eastAsia"/>
          <w:sz w:val="24"/>
          <w:szCs w:val="24"/>
          <w:rPrChange w:id="7017" w:author="..." w:date="2018-06-12T16:50:00Z">
            <w:rPr>
              <w:rFonts w:hint="eastAsia"/>
            </w:rPr>
          </w:rPrChange>
        </w:rPr>
        <w:t>当</w:t>
      </w:r>
      <w:r>
        <w:rPr>
          <w:rFonts w:ascii="Times New Roman" w:eastAsia="宋体" w:hAnsi="Times New Roman" w:cs="Times New Roman"/>
          <w:sz w:val="24"/>
          <w:szCs w:val="24"/>
          <w:rPrChange w:id="7018" w:author="..." w:date="2018-06-12T16:50:00Z">
            <w:rPr/>
          </w:rPrChange>
        </w:rPr>
        <w:t>process</w:t>
      </w:r>
      <w:r>
        <w:rPr>
          <w:rFonts w:ascii="Times New Roman" w:eastAsia="宋体" w:hAnsi="Times New Roman" w:cs="Times New Roman" w:hint="eastAsia"/>
          <w:sz w:val="24"/>
          <w:szCs w:val="24"/>
          <w:rPrChange w:id="7019" w:author="..." w:date="2018-06-12T16:50:00Z">
            <w:rPr>
              <w:rFonts w:hint="eastAsia"/>
            </w:rPr>
          </w:rPrChange>
        </w:rPr>
        <w:t>设置相同时，</w:t>
      </w:r>
      <w:r>
        <w:rPr>
          <w:rFonts w:ascii="Times New Roman" w:eastAsia="宋体" w:hAnsi="Times New Roman" w:cs="Times New Roman"/>
          <w:sz w:val="24"/>
          <w:szCs w:val="24"/>
          <w:rPrChange w:id="7020" w:author="..." w:date="2018-06-12T16:50:00Z">
            <w:rPr/>
          </w:rPrChange>
        </w:rPr>
        <w:t>multiprocess</w:t>
      </w:r>
      <w:r>
        <w:rPr>
          <w:rFonts w:ascii="Times New Roman" w:eastAsia="宋体" w:hAnsi="Times New Roman" w:cs="Times New Roman" w:hint="eastAsia"/>
          <w:sz w:val="24"/>
          <w:szCs w:val="24"/>
          <w:rPrChange w:id="7021" w:author="..." w:date="2018-06-12T16:50:00Z">
            <w:rPr>
              <w:rFonts w:hint="eastAsia"/>
            </w:rPr>
          </w:rPrChange>
        </w:rPr>
        <w:t>为“</w:t>
      </w:r>
      <w:r>
        <w:rPr>
          <w:rFonts w:ascii="Times New Roman" w:eastAsia="宋体" w:hAnsi="Times New Roman" w:cs="Times New Roman"/>
          <w:sz w:val="24"/>
          <w:szCs w:val="24"/>
          <w:rPrChange w:id="7022" w:author="..." w:date="2018-06-12T16:50:00Z">
            <w:rPr/>
          </w:rPrChange>
        </w:rPr>
        <w:t>false</w:t>
      </w:r>
      <w:r>
        <w:rPr>
          <w:rFonts w:ascii="Times New Roman" w:eastAsia="宋体" w:hAnsi="Times New Roman" w:cs="Times New Roman" w:hint="eastAsia"/>
          <w:sz w:val="24"/>
          <w:szCs w:val="24"/>
          <w:rPrChange w:id="7023" w:author="..." w:date="2018-06-12T16:50:00Z">
            <w:rPr>
              <w:rFonts w:hint="eastAsia"/>
            </w:rPr>
          </w:rPrChange>
        </w:rPr>
        <w:t>”时，组件所在的进程与启动它的组件所在进程无关；反之，</w:t>
      </w:r>
      <w:r>
        <w:rPr>
          <w:rFonts w:ascii="Times New Roman" w:eastAsia="宋体" w:hAnsi="Times New Roman" w:cs="Times New Roman"/>
          <w:sz w:val="24"/>
          <w:szCs w:val="24"/>
          <w:rPrChange w:id="7024" w:author="..." w:date="2018-06-12T16:50:00Z">
            <w:rPr/>
          </w:rPrChange>
        </w:rPr>
        <w:t>multiporcess</w:t>
      </w:r>
      <w:r>
        <w:rPr>
          <w:rFonts w:ascii="Times New Roman" w:eastAsia="宋体" w:hAnsi="Times New Roman" w:cs="Times New Roman" w:hint="eastAsia"/>
          <w:sz w:val="24"/>
          <w:szCs w:val="24"/>
          <w:rPrChange w:id="7025" w:author="..." w:date="2018-06-12T16:50:00Z">
            <w:rPr>
              <w:rFonts w:hint="eastAsia"/>
            </w:rPr>
          </w:rPrChange>
        </w:rPr>
        <w:t>为“</w:t>
      </w:r>
      <w:r>
        <w:rPr>
          <w:rFonts w:ascii="Times New Roman" w:eastAsia="宋体" w:hAnsi="Times New Roman" w:cs="Times New Roman"/>
          <w:sz w:val="24"/>
          <w:szCs w:val="24"/>
          <w:rPrChange w:id="7026" w:author="..." w:date="2018-06-12T16:50:00Z">
            <w:rPr/>
          </w:rPrChange>
        </w:rPr>
        <w:t>true</w:t>
      </w:r>
      <w:r>
        <w:rPr>
          <w:rFonts w:ascii="Times New Roman" w:eastAsia="宋体" w:hAnsi="Times New Roman" w:cs="Times New Roman" w:hint="eastAsia"/>
          <w:sz w:val="24"/>
          <w:szCs w:val="24"/>
          <w:rPrChange w:id="7027" w:author="..." w:date="2018-06-12T16:50:00Z">
            <w:rPr>
              <w:rFonts w:hint="eastAsia"/>
            </w:rPr>
          </w:rPrChange>
        </w:rPr>
        <w:t>”时，组件所在的进程与启动它的组件所在进程有关。</w:t>
      </w:r>
    </w:p>
    <w:p w:rsidR="00F76376" w:rsidRPr="00384C6B" w:rsidRDefault="00F76376">
      <w:pPr>
        <w:autoSpaceDE w:val="0"/>
        <w:autoSpaceDN w:val="0"/>
        <w:adjustRightInd w:val="0"/>
        <w:spacing w:beforeLines="50" w:before="156" w:afterLines="50" w:after="156" w:line="400" w:lineRule="exact"/>
        <w:jc w:val="left"/>
        <w:outlineLvl w:val="2"/>
        <w:rPr>
          <w:del w:id="7028" w:author="..." w:date="2018-06-12T12:23:00Z"/>
          <w:rFonts w:ascii="Times New Roman" w:eastAsia="宋体" w:hAnsi="Times New Roman" w:cs="Times New Roman"/>
          <w:b/>
          <w:sz w:val="24"/>
          <w:szCs w:val="24"/>
          <w:shd w:val="clear" w:color="auto" w:fill="FFFFFF"/>
          <w:rPrChange w:id="7029" w:author="Windows 用户" w:date="2018-06-12T19:09:00Z">
            <w:rPr>
              <w:del w:id="7030" w:author="..." w:date="2018-06-12T12:23:00Z"/>
              <w:rFonts w:ascii="Times New Roman" w:eastAsia="宋体" w:hAnsi="Times New Roman" w:cs="Times New Roman"/>
              <w:sz w:val="24"/>
              <w:szCs w:val="24"/>
            </w:rPr>
          </w:rPrChange>
        </w:rPr>
        <w:pPrChange w:id="7031" w:author="Windows 用户" w:date="2018-06-12T19:09:00Z">
          <w:pPr>
            <w:pStyle w:val="aa"/>
            <w:ind w:firstLineChars="0"/>
          </w:pPr>
        </w:pPrChange>
      </w:pPr>
    </w:p>
    <w:p w:rsidR="00F76376" w:rsidRPr="00384C6B" w:rsidRDefault="00F76376">
      <w:pPr>
        <w:autoSpaceDE w:val="0"/>
        <w:autoSpaceDN w:val="0"/>
        <w:adjustRightInd w:val="0"/>
        <w:spacing w:beforeLines="50" w:before="156" w:afterLines="50" w:after="156" w:line="400" w:lineRule="exact"/>
        <w:jc w:val="left"/>
        <w:outlineLvl w:val="2"/>
        <w:rPr>
          <w:del w:id="7032" w:author="..." w:date="2018-06-12T13:50:00Z"/>
          <w:rFonts w:ascii="Times New Roman" w:eastAsia="宋体" w:hAnsi="Times New Roman" w:cs="Times New Roman"/>
          <w:b/>
          <w:sz w:val="24"/>
          <w:szCs w:val="24"/>
          <w:shd w:val="clear" w:color="auto" w:fill="FFFFFF"/>
          <w:rPrChange w:id="7033" w:author="Windows 用户" w:date="2018-06-12T19:09:00Z">
            <w:rPr>
              <w:del w:id="7034" w:author="..." w:date="2018-06-12T13:50:00Z"/>
            </w:rPr>
          </w:rPrChange>
        </w:rPr>
        <w:pPrChange w:id="7035" w:author="Windows 用户" w:date="2018-06-12T19:09:00Z">
          <w:pPr>
            <w:pStyle w:val="aa"/>
            <w:ind w:firstLineChars="0" w:firstLine="0"/>
          </w:pPr>
        </w:pPrChange>
      </w:pPr>
    </w:p>
    <w:p w:rsidR="00F76376" w:rsidRPr="00384C6B"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shd w:val="clear" w:color="auto" w:fill="FFFFFF"/>
          <w:rPrChange w:id="7036" w:author="Windows 用户" w:date="2018-06-12T19:09:00Z">
            <w:rPr/>
          </w:rPrChange>
        </w:rPr>
        <w:pPrChange w:id="7037" w:author="Windows 用户" w:date="2018-06-12T19:09:00Z">
          <w:pPr>
            <w:pStyle w:val="3"/>
          </w:pPr>
        </w:pPrChange>
      </w:pPr>
      <w:bookmarkStart w:id="7038" w:name="_Toc516593069"/>
      <w:r w:rsidRPr="00384C6B">
        <w:rPr>
          <w:rFonts w:ascii="Times New Roman" w:eastAsia="宋体" w:hAnsi="Times New Roman" w:cs="Times New Roman"/>
          <w:b/>
          <w:sz w:val="24"/>
          <w:szCs w:val="24"/>
          <w:shd w:val="clear" w:color="auto" w:fill="FFFFFF"/>
          <w:rPrChange w:id="7039" w:author="Windows 用户" w:date="2018-06-12T19:09:00Z">
            <w:rPr/>
          </w:rPrChange>
        </w:rPr>
        <w:t xml:space="preserve">4.5.2 </w:t>
      </w:r>
      <w:r w:rsidRPr="00384C6B">
        <w:rPr>
          <w:rFonts w:ascii="Times New Roman" w:eastAsia="宋体" w:hAnsi="Times New Roman" w:cs="Times New Roman" w:hint="eastAsia"/>
          <w:b/>
          <w:sz w:val="24"/>
          <w:szCs w:val="24"/>
          <w:shd w:val="clear" w:color="auto" w:fill="FFFFFF"/>
          <w:rPrChange w:id="7040" w:author="Windows 用户" w:date="2018-06-12T19:09:00Z">
            <w:rPr>
              <w:rFonts w:hint="eastAsia"/>
            </w:rPr>
          </w:rPrChange>
        </w:rPr>
        <w:t>启动和被启动的</w:t>
      </w:r>
      <w:r w:rsidRPr="00384C6B">
        <w:rPr>
          <w:rFonts w:ascii="Times New Roman" w:eastAsia="宋体" w:hAnsi="Times New Roman" w:cs="Times New Roman"/>
          <w:b/>
          <w:sz w:val="24"/>
          <w:szCs w:val="24"/>
          <w:shd w:val="clear" w:color="auto" w:fill="FFFFFF"/>
          <w:rPrChange w:id="7041" w:author="Windows 用户" w:date="2018-06-12T19:09:00Z">
            <w:rPr/>
          </w:rPrChange>
        </w:rPr>
        <w:t>activity</w:t>
      </w:r>
      <w:r w:rsidRPr="00384C6B">
        <w:rPr>
          <w:rFonts w:ascii="Times New Roman" w:eastAsia="宋体" w:hAnsi="Times New Roman" w:cs="Times New Roman" w:hint="eastAsia"/>
          <w:b/>
          <w:sz w:val="24"/>
          <w:szCs w:val="24"/>
          <w:shd w:val="clear" w:color="auto" w:fill="FFFFFF"/>
          <w:rPrChange w:id="7042" w:author="Windows 用户" w:date="2018-06-12T19:09:00Z">
            <w:rPr>
              <w:rFonts w:hint="eastAsia"/>
            </w:rPr>
          </w:rPrChange>
        </w:rPr>
        <w:t>不在同一</w:t>
      </w:r>
      <w:ins w:id="7043" w:author="..." w:date="2018-06-12T15:59:00Z">
        <w:r w:rsidRPr="00384C6B">
          <w:rPr>
            <w:rFonts w:ascii="Times New Roman" w:eastAsia="宋体" w:hAnsi="Times New Roman" w:cs="Times New Roman"/>
            <w:b/>
            <w:sz w:val="24"/>
            <w:szCs w:val="24"/>
            <w:shd w:val="clear" w:color="auto" w:fill="FFFFFF"/>
            <w:rPrChange w:id="7044" w:author="Windows 用户" w:date="2018-06-12T19:09:00Z">
              <w:rPr>
                <w:rFonts w:ascii="Times New Roman" w:eastAsia="宋体" w:hAnsi="Times New Roman" w:cs="Times New Roman"/>
                <w:sz w:val="24"/>
                <w:szCs w:val="24"/>
              </w:rPr>
            </w:rPrChange>
          </w:rPr>
          <w:t>A</w:t>
        </w:r>
      </w:ins>
      <w:del w:id="7045" w:author="..." w:date="2018-06-12T15:59:00Z">
        <w:r w:rsidRPr="00384C6B">
          <w:rPr>
            <w:rFonts w:ascii="Times New Roman" w:eastAsia="宋体" w:hAnsi="Times New Roman" w:cs="Times New Roman"/>
            <w:b/>
            <w:sz w:val="24"/>
            <w:szCs w:val="24"/>
            <w:shd w:val="clear" w:color="auto" w:fill="FFFFFF"/>
            <w:rPrChange w:id="7046" w:author="Windows 用户" w:date="2018-06-12T19:09:00Z">
              <w:rPr/>
            </w:rPrChange>
          </w:rPr>
          <w:delText>a</w:delText>
        </w:r>
      </w:del>
      <w:r w:rsidRPr="00384C6B">
        <w:rPr>
          <w:rFonts w:ascii="Times New Roman" w:eastAsia="宋体" w:hAnsi="Times New Roman" w:cs="Times New Roman"/>
          <w:b/>
          <w:sz w:val="24"/>
          <w:szCs w:val="24"/>
          <w:shd w:val="clear" w:color="auto" w:fill="FFFFFF"/>
          <w:rPrChange w:id="7047" w:author="Windows 用户" w:date="2018-06-12T19:09:00Z">
            <w:rPr/>
          </w:rPrChange>
        </w:rPr>
        <w:t>pp</w:t>
      </w:r>
      <w:r w:rsidRPr="00384C6B">
        <w:rPr>
          <w:rFonts w:ascii="Times New Roman" w:eastAsia="宋体" w:hAnsi="Times New Roman" w:cs="Times New Roman" w:hint="eastAsia"/>
          <w:b/>
          <w:sz w:val="24"/>
          <w:szCs w:val="24"/>
          <w:shd w:val="clear" w:color="auto" w:fill="FFFFFF"/>
          <w:rPrChange w:id="7048" w:author="Windows 用户" w:date="2018-06-12T19:09:00Z">
            <w:rPr>
              <w:rFonts w:hint="eastAsia"/>
            </w:rPr>
          </w:rPrChange>
        </w:rPr>
        <w:t>中（签名不同）</w:t>
      </w:r>
      <w:bookmarkEnd w:id="7038"/>
    </w:p>
    <w:p w:rsidR="00F76376" w:rsidRPr="00F76376" w:rsidRDefault="00793F6E">
      <w:pPr>
        <w:spacing w:line="400" w:lineRule="exact"/>
        <w:ind w:firstLineChars="200" w:firstLine="480"/>
        <w:rPr>
          <w:rFonts w:ascii="Times New Roman" w:eastAsia="宋体" w:hAnsi="Times New Roman" w:cs="Times New Roman"/>
          <w:sz w:val="24"/>
          <w:szCs w:val="24"/>
          <w:rPrChange w:id="7049" w:author="..." w:date="2018-06-12T16:50:00Z">
            <w:rPr/>
          </w:rPrChange>
        </w:rPr>
        <w:pPrChange w:id="7050" w:author="Windows 用户" w:date="2018-06-12T19:54:00Z">
          <w:pPr>
            <w:pStyle w:val="aa"/>
            <w:ind w:left="360" w:firstLineChars="0" w:firstLine="0"/>
          </w:pPr>
        </w:pPrChange>
      </w:pPr>
      <w:r>
        <w:rPr>
          <w:rFonts w:ascii="Times New Roman" w:eastAsia="宋体" w:hAnsi="Times New Roman" w:cs="Times New Roman" w:hint="eastAsia"/>
          <w:sz w:val="24"/>
          <w:szCs w:val="24"/>
          <w:rPrChange w:id="7051" w:author="..." w:date="2018-06-12T16:50:00Z">
            <w:rPr>
              <w:rFonts w:hint="eastAsia"/>
            </w:rPr>
          </w:rPrChange>
        </w:rPr>
        <w:t>在</w:t>
      </w:r>
      <w:r>
        <w:rPr>
          <w:rFonts w:ascii="Times New Roman" w:eastAsia="宋体" w:hAnsi="Times New Roman" w:cs="Times New Roman"/>
          <w:sz w:val="24"/>
          <w:szCs w:val="24"/>
          <w:rPrChange w:id="7052" w:author="..." w:date="2018-06-12T16:50:00Z">
            <w:rPr/>
          </w:rPrChange>
        </w:rPr>
        <w:t>app2</w:t>
      </w:r>
      <w:r>
        <w:rPr>
          <w:rFonts w:ascii="Times New Roman" w:eastAsia="宋体" w:hAnsi="Times New Roman" w:cs="Times New Roman" w:hint="eastAsia"/>
          <w:sz w:val="24"/>
          <w:szCs w:val="24"/>
          <w:rPrChange w:id="7053" w:author="..." w:date="2018-06-12T16:50:00Z">
            <w:rPr>
              <w:rFonts w:hint="eastAsia"/>
            </w:rPr>
          </w:rPrChange>
        </w:rPr>
        <w:t>的</w:t>
      </w:r>
      <w:r>
        <w:rPr>
          <w:rFonts w:ascii="Times New Roman" w:eastAsia="宋体" w:hAnsi="Times New Roman" w:cs="Times New Roman"/>
          <w:sz w:val="24"/>
          <w:szCs w:val="24"/>
          <w:rPrChange w:id="7054" w:author="..." w:date="2018-06-12T16:50:00Z">
            <w:rPr/>
          </w:rPrChange>
        </w:rPr>
        <w:t>activity</w:t>
      </w:r>
      <w:r>
        <w:rPr>
          <w:rFonts w:ascii="Times New Roman" w:eastAsia="宋体" w:hAnsi="Times New Roman" w:cs="Times New Roman" w:hint="eastAsia"/>
          <w:sz w:val="24"/>
          <w:szCs w:val="24"/>
          <w:rPrChange w:id="7055" w:author="..." w:date="2018-06-12T16:50:00Z">
            <w:rPr>
              <w:rFonts w:hint="eastAsia"/>
            </w:rPr>
          </w:rPrChange>
        </w:rPr>
        <w:t>标签下添加”</w:t>
      </w:r>
      <w:r>
        <w:rPr>
          <w:rFonts w:ascii="Times New Roman" w:eastAsia="宋体" w:hAnsi="Times New Roman" w:cs="Times New Roman"/>
          <w:sz w:val="24"/>
          <w:szCs w:val="24"/>
          <w:rPrChange w:id="7056" w:author="..." w:date="2018-06-12T16:50:00Z">
            <w:rPr/>
          </w:rPrChange>
        </w:rPr>
        <w:t>exported=true</w:t>
      </w:r>
      <w:r>
        <w:rPr>
          <w:rFonts w:ascii="Times New Roman" w:eastAsia="宋体" w:hAnsi="Times New Roman" w:cs="Times New Roman" w:hint="eastAsia"/>
          <w:sz w:val="24"/>
          <w:szCs w:val="24"/>
          <w:rPrChange w:id="7057" w:author="..." w:date="2018-06-12T16:50:00Z">
            <w:rPr>
              <w:rFonts w:hint="eastAsia"/>
            </w:rPr>
          </w:rPrChange>
        </w:rPr>
        <w:t>”。</w:t>
      </w:r>
    </w:p>
    <w:p w:rsidR="00F76376" w:rsidRDefault="00793F6E">
      <w:pPr>
        <w:spacing w:line="400" w:lineRule="exact"/>
        <w:ind w:firstLineChars="200" w:firstLine="480"/>
        <w:pPrChange w:id="7058" w:author="Windows 用户" w:date="2018-06-12T19:54:00Z">
          <w:pPr>
            <w:pStyle w:val="aa"/>
            <w:ind w:left="360" w:firstLineChars="0" w:firstLine="0"/>
          </w:pPr>
        </w:pPrChange>
      </w:pPr>
      <w:r>
        <w:rPr>
          <w:rFonts w:ascii="Times New Roman" w:eastAsia="宋体" w:hAnsi="Times New Roman" w:cs="Times New Roman"/>
          <w:sz w:val="24"/>
          <w:szCs w:val="24"/>
          <w:rPrChange w:id="7059" w:author="..." w:date="2018-06-12T16:50:00Z">
            <w:rPr/>
          </w:rPrChange>
        </w:rPr>
        <w:t>app1</w:t>
      </w:r>
      <w:r>
        <w:rPr>
          <w:rFonts w:ascii="Times New Roman" w:eastAsia="宋体" w:hAnsi="Times New Roman" w:cs="Times New Roman" w:hint="eastAsia"/>
          <w:sz w:val="24"/>
          <w:szCs w:val="24"/>
          <w:rPrChange w:id="7060" w:author="..." w:date="2018-06-12T16:50:00Z">
            <w:rPr>
              <w:rFonts w:hint="eastAsia"/>
            </w:rPr>
          </w:rPrChange>
        </w:rPr>
        <w:t>有</w:t>
      </w:r>
      <w:r>
        <w:rPr>
          <w:rFonts w:ascii="Times New Roman" w:eastAsia="宋体" w:hAnsi="Times New Roman" w:cs="Times New Roman"/>
          <w:sz w:val="24"/>
          <w:szCs w:val="24"/>
          <w:rPrChange w:id="7061" w:author="..." w:date="2018-06-12T16:50:00Z">
            <w:rPr/>
          </w:rPrChange>
        </w:rPr>
        <w:t>3</w:t>
      </w:r>
      <w:r>
        <w:rPr>
          <w:rFonts w:ascii="Times New Roman" w:eastAsia="宋体" w:hAnsi="Times New Roman" w:cs="Times New Roman" w:hint="eastAsia"/>
          <w:sz w:val="24"/>
          <w:szCs w:val="24"/>
          <w:rPrChange w:id="7062" w:author="..." w:date="2018-06-12T16:50:00Z">
            <w:rPr>
              <w:rFonts w:hint="eastAsia"/>
            </w:rPr>
          </w:rPrChange>
        </w:rPr>
        <w:t>个</w:t>
      </w:r>
      <w:r>
        <w:rPr>
          <w:rFonts w:ascii="Times New Roman" w:eastAsia="宋体" w:hAnsi="Times New Roman" w:cs="Times New Roman"/>
          <w:sz w:val="24"/>
          <w:szCs w:val="24"/>
          <w:rPrChange w:id="7063" w:author="..." w:date="2018-06-12T16:50:00Z">
            <w:rPr/>
          </w:rPrChange>
        </w:rPr>
        <w:t>activity</w:t>
      </w:r>
      <w:r>
        <w:rPr>
          <w:rFonts w:ascii="Times New Roman" w:eastAsia="宋体" w:hAnsi="Times New Roman" w:cs="Times New Roman" w:hint="eastAsia"/>
          <w:sz w:val="24"/>
          <w:szCs w:val="24"/>
          <w:rPrChange w:id="7064" w:author="..." w:date="2018-06-12T16:50:00Z">
            <w:rPr>
              <w:rFonts w:hint="eastAsia"/>
            </w:rPr>
          </w:rPrChange>
        </w:rPr>
        <w:t>：</w:t>
      </w:r>
      <w:r>
        <w:rPr>
          <w:rFonts w:ascii="Times New Roman" w:eastAsia="宋体" w:hAnsi="Times New Roman" w:cs="Times New Roman"/>
          <w:sz w:val="24"/>
          <w:szCs w:val="24"/>
          <w:rPrChange w:id="7065" w:author="..." w:date="2018-06-12T16:50:00Z">
            <w:rPr/>
          </w:rPrChange>
        </w:rPr>
        <w:t>FirstActivity</w:t>
      </w:r>
      <w:r>
        <w:rPr>
          <w:rFonts w:ascii="Times New Roman" w:eastAsia="宋体" w:hAnsi="Times New Roman" w:cs="Times New Roman" w:hint="eastAsia"/>
          <w:sz w:val="24"/>
          <w:szCs w:val="24"/>
          <w:rPrChange w:id="7066" w:author="..." w:date="2018-06-12T16:50:00Z">
            <w:rPr>
              <w:rFonts w:hint="eastAsia"/>
            </w:rPr>
          </w:rPrChange>
        </w:rPr>
        <w:t>、</w:t>
      </w:r>
      <w:r>
        <w:rPr>
          <w:rFonts w:ascii="Times New Roman" w:eastAsia="宋体" w:hAnsi="Times New Roman" w:cs="Times New Roman"/>
          <w:sz w:val="24"/>
          <w:szCs w:val="24"/>
          <w:rPrChange w:id="7067" w:author="..." w:date="2018-06-12T16:50:00Z">
            <w:rPr/>
          </w:rPrChange>
        </w:rPr>
        <w:t>SecondActivity</w:t>
      </w:r>
      <w:r>
        <w:rPr>
          <w:rFonts w:ascii="Times New Roman" w:eastAsia="宋体" w:hAnsi="Times New Roman" w:cs="Times New Roman" w:hint="eastAsia"/>
          <w:sz w:val="24"/>
          <w:szCs w:val="24"/>
          <w:rPrChange w:id="7068" w:author="..." w:date="2018-06-12T16:50:00Z">
            <w:rPr>
              <w:rFonts w:hint="eastAsia"/>
            </w:rPr>
          </w:rPrChange>
        </w:rPr>
        <w:t>、</w:t>
      </w:r>
      <w:r>
        <w:rPr>
          <w:rFonts w:ascii="Times New Roman" w:eastAsia="宋体" w:hAnsi="Times New Roman" w:cs="Times New Roman"/>
          <w:sz w:val="24"/>
          <w:szCs w:val="24"/>
          <w:rPrChange w:id="7069" w:author="..." w:date="2018-06-12T16:50:00Z">
            <w:rPr/>
          </w:rPrChange>
        </w:rPr>
        <w:t>ThirdActivity</w:t>
      </w:r>
      <w:r>
        <w:rPr>
          <w:rFonts w:ascii="Times New Roman" w:eastAsia="宋体" w:hAnsi="Times New Roman" w:cs="Times New Roman" w:hint="eastAsia"/>
          <w:sz w:val="24"/>
          <w:szCs w:val="24"/>
          <w:rPrChange w:id="7070" w:author="..." w:date="2018-06-12T16:50:00Z">
            <w:rPr>
              <w:rFonts w:hint="eastAsia"/>
            </w:rPr>
          </w:rPrChange>
        </w:rPr>
        <w:t>，其中</w:t>
      </w:r>
      <w:r>
        <w:rPr>
          <w:rFonts w:ascii="Times New Roman" w:eastAsia="宋体" w:hAnsi="Times New Roman" w:cs="Times New Roman"/>
          <w:sz w:val="24"/>
          <w:szCs w:val="24"/>
          <w:rPrChange w:id="7071" w:author="..." w:date="2018-06-12T16:50:00Z">
            <w:rPr/>
          </w:rPrChange>
        </w:rPr>
        <w:t>FirstActivity</w:t>
      </w:r>
      <w:r>
        <w:rPr>
          <w:rFonts w:ascii="Times New Roman" w:eastAsia="宋体" w:hAnsi="Times New Roman" w:cs="Times New Roman" w:hint="eastAsia"/>
          <w:sz w:val="24"/>
          <w:szCs w:val="24"/>
          <w:rPrChange w:id="7072" w:author="..." w:date="2018-06-12T16:50:00Z">
            <w:rPr>
              <w:rFonts w:hint="eastAsia"/>
            </w:rPr>
          </w:rPrChange>
        </w:rPr>
        <w:t>为</w:t>
      </w:r>
      <w:r>
        <w:rPr>
          <w:rFonts w:ascii="Times New Roman" w:eastAsia="宋体" w:hAnsi="Times New Roman" w:cs="Times New Roman"/>
          <w:sz w:val="24"/>
          <w:szCs w:val="24"/>
          <w:rPrChange w:id="7073" w:author="..." w:date="2018-06-12T16:50:00Z">
            <w:rPr/>
          </w:rPrChange>
        </w:rPr>
        <w:t>MainActivity</w:t>
      </w:r>
      <w:r>
        <w:rPr>
          <w:rFonts w:ascii="Times New Roman" w:eastAsia="宋体" w:hAnsi="Times New Roman" w:cs="Times New Roman" w:hint="eastAsia"/>
          <w:sz w:val="24"/>
          <w:szCs w:val="24"/>
          <w:rPrChange w:id="7074" w:author="..." w:date="2018-06-12T16:50:00Z">
            <w:rPr>
              <w:rFonts w:hint="eastAsia"/>
            </w:rPr>
          </w:rPrChange>
        </w:rPr>
        <w:t>，</w:t>
      </w:r>
      <w:r>
        <w:rPr>
          <w:rFonts w:ascii="Times New Roman" w:eastAsia="宋体" w:hAnsi="Times New Roman" w:cs="Times New Roman"/>
          <w:sz w:val="24"/>
          <w:szCs w:val="24"/>
          <w:rPrChange w:id="7075" w:author="..." w:date="2018-06-12T16:50:00Z">
            <w:rPr/>
          </w:rPrChange>
        </w:rPr>
        <w:t>app1</w:t>
      </w:r>
      <w:r>
        <w:rPr>
          <w:rFonts w:ascii="Times New Roman" w:eastAsia="宋体" w:hAnsi="Times New Roman" w:cs="Times New Roman" w:hint="eastAsia"/>
          <w:sz w:val="24"/>
          <w:szCs w:val="24"/>
          <w:rPrChange w:id="7076" w:author="..." w:date="2018-06-12T16:50:00Z">
            <w:rPr>
              <w:rFonts w:hint="eastAsia"/>
            </w:rPr>
          </w:rPrChange>
        </w:rPr>
        <w:t>中的每个</w:t>
      </w:r>
      <w:r>
        <w:rPr>
          <w:rFonts w:ascii="Times New Roman" w:eastAsia="宋体" w:hAnsi="Times New Roman" w:cs="Times New Roman"/>
          <w:sz w:val="24"/>
          <w:szCs w:val="24"/>
          <w:rPrChange w:id="7077" w:author="..." w:date="2018-06-12T16:50:00Z">
            <w:rPr/>
          </w:rPrChange>
        </w:rPr>
        <w:t>activity</w:t>
      </w:r>
      <w:r>
        <w:rPr>
          <w:rFonts w:ascii="Times New Roman" w:eastAsia="宋体" w:hAnsi="Times New Roman" w:cs="Times New Roman" w:hint="eastAsia"/>
          <w:sz w:val="24"/>
          <w:szCs w:val="24"/>
          <w:rPrChange w:id="7078" w:author="..." w:date="2018-06-12T16:50:00Z">
            <w:rPr>
              <w:rFonts w:hint="eastAsia"/>
            </w:rPr>
          </w:rPrChange>
        </w:rPr>
        <w:t>都可以启动</w:t>
      </w:r>
      <w:r>
        <w:rPr>
          <w:rFonts w:ascii="Times New Roman" w:eastAsia="宋体" w:hAnsi="Times New Roman" w:cs="Times New Roman"/>
          <w:sz w:val="24"/>
          <w:szCs w:val="24"/>
          <w:rPrChange w:id="7079" w:author="..." w:date="2018-06-12T16:50:00Z">
            <w:rPr/>
          </w:rPrChange>
        </w:rPr>
        <w:t>app2</w:t>
      </w:r>
      <w:r>
        <w:rPr>
          <w:rFonts w:ascii="Times New Roman" w:eastAsia="宋体" w:hAnsi="Times New Roman" w:cs="Times New Roman" w:hint="eastAsia"/>
          <w:sz w:val="24"/>
          <w:szCs w:val="24"/>
          <w:rPrChange w:id="7080" w:author="..." w:date="2018-06-12T16:50:00Z">
            <w:rPr>
              <w:rFonts w:hint="eastAsia"/>
            </w:rPr>
          </w:rPrChange>
        </w:rPr>
        <w:t>中的任意一个</w:t>
      </w:r>
      <w:r>
        <w:rPr>
          <w:rFonts w:ascii="Times New Roman" w:eastAsia="宋体" w:hAnsi="Times New Roman" w:cs="Times New Roman"/>
          <w:sz w:val="24"/>
          <w:szCs w:val="24"/>
          <w:rPrChange w:id="7081" w:author="..." w:date="2018-06-12T16:50:00Z">
            <w:rPr/>
          </w:rPrChange>
        </w:rPr>
        <w:t>activity</w:t>
      </w:r>
      <w:r>
        <w:rPr>
          <w:rFonts w:ascii="Times New Roman" w:eastAsia="宋体" w:hAnsi="Times New Roman" w:cs="Times New Roman" w:hint="eastAsia"/>
          <w:sz w:val="24"/>
          <w:szCs w:val="24"/>
          <w:rPrChange w:id="7082" w:author="..." w:date="2018-06-12T16:50:00Z">
            <w:rPr>
              <w:rFonts w:hint="eastAsia"/>
            </w:rPr>
          </w:rPrChange>
        </w:rPr>
        <w:t>。将</w:t>
      </w:r>
      <w:r>
        <w:rPr>
          <w:rFonts w:ascii="Times New Roman" w:eastAsia="宋体" w:hAnsi="Times New Roman" w:cs="Times New Roman"/>
          <w:sz w:val="24"/>
          <w:szCs w:val="24"/>
          <w:rPrChange w:id="7083" w:author="..." w:date="2018-06-12T16:50:00Z">
            <w:rPr/>
          </w:rPrChange>
        </w:rPr>
        <w:t>app1</w:t>
      </w:r>
      <w:r>
        <w:rPr>
          <w:rFonts w:ascii="Times New Roman" w:eastAsia="宋体" w:hAnsi="Times New Roman" w:cs="Times New Roman" w:hint="eastAsia"/>
          <w:sz w:val="24"/>
          <w:szCs w:val="24"/>
          <w:rPrChange w:id="7084" w:author="..." w:date="2018-06-12T16:50:00Z">
            <w:rPr>
              <w:rFonts w:hint="eastAsia"/>
            </w:rPr>
          </w:rPrChange>
        </w:rPr>
        <w:t>的</w:t>
      </w:r>
      <w:r>
        <w:rPr>
          <w:rFonts w:ascii="Times New Roman" w:eastAsia="宋体" w:hAnsi="Times New Roman" w:cs="Times New Roman"/>
          <w:sz w:val="24"/>
          <w:szCs w:val="24"/>
          <w:rPrChange w:id="7085" w:author="..." w:date="2018-06-12T16:50:00Z">
            <w:rPr/>
          </w:rPrChange>
        </w:rPr>
        <w:t>SecondActivity</w:t>
      </w:r>
      <w:r>
        <w:rPr>
          <w:rFonts w:ascii="Times New Roman" w:eastAsia="宋体" w:hAnsi="Times New Roman" w:cs="Times New Roman" w:hint="eastAsia"/>
          <w:sz w:val="24"/>
          <w:szCs w:val="24"/>
          <w:rPrChange w:id="7086" w:author="..." w:date="2018-06-12T16:50:00Z">
            <w:rPr>
              <w:rFonts w:hint="eastAsia"/>
            </w:rPr>
          </w:rPrChange>
        </w:rPr>
        <w:t>进程设置为“</w:t>
      </w:r>
      <w:r>
        <w:rPr>
          <w:rFonts w:ascii="Times New Roman" w:eastAsia="宋体" w:hAnsi="Times New Roman" w:cs="Times New Roman"/>
          <w:sz w:val="24"/>
          <w:szCs w:val="24"/>
          <w:rPrChange w:id="7087" w:author="..." w:date="2018-06-12T16:50:00Z">
            <w:rPr/>
          </w:rPrChange>
        </w:rPr>
        <w:t>:second</w:t>
      </w:r>
      <w:r>
        <w:rPr>
          <w:rFonts w:ascii="Times New Roman" w:eastAsia="宋体" w:hAnsi="Times New Roman" w:cs="Times New Roman" w:hint="eastAsia"/>
          <w:sz w:val="24"/>
          <w:szCs w:val="24"/>
          <w:rPrChange w:id="7088" w:author="..." w:date="2018-06-12T16:50:00Z">
            <w:rPr>
              <w:rFonts w:hint="eastAsia"/>
            </w:rPr>
          </w:rPrChange>
        </w:rPr>
        <w:t>”，将</w:t>
      </w:r>
      <w:r>
        <w:rPr>
          <w:rFonts w:ascii="Times New Roman" w:eastAsia="宋体" w:hAnsi="Times New Roman" w:cs="Times New Roman"/>
          <w:sz w:val="24"/>
          <w:szCs w:val="24"/>
          <w:rPrChange w:id="7089" w:author="..." w:date="2018-06-12T16:50:00Z">
            <w:rPr/>
          </w:rPrChange>
        </w:rPr>
        <w:t>app1</w:t>
      </w:r>
      <w:r>
        <w:rPr>
          <w:rFonts w:ascii="Times New Roman" w:eastAsia="宋体" w:hAnsi="Times New Roman" w:cs="Times New Roman" w:hint="eastAsia"/>
          <w:sz w:val="24"/>
          <w:szCs w:val="24"/>
          <w:rPrChange w:id="7090" w:author="..." w:date="2018-06-12T16:50:00Z">
            <w:rPr>
              <w:rFonts w:hint="eastAsia"/>
            </w:rPr>
          </w:rPrChange>
        </w:rPr>
        <w:t>的</w:t>
      </w:r>
      <w:r>
        <w:rPr>
          <w:rFonts w:ascii="Times New Roman" w:eastAsia="宋体" w:hAnsi="Times New Roman" w:cs="Times New Roman"/>
          <w:sz w:val="24"/>
          <w:szCs w:val="24"/>
          <w:rPrChange w:id="7091" w:author="..." w:date="2018-06-12T16:50:00Z">
            <w:rPr/>
          </w:rPrChange>
        </w:rPr>
        <w:t>ThirdActivity</w:t>
      </w:r>
      <w:r>
        <w:rPr>
          <w:rFonts w:ascii="Times New Roman" w:eastAsia="宋体" w:hAnsi="Times New Roman" w:cs="Times New Roman" w:hint="eastAsia"/>
          <w:sz w:val="24"/>
          <w:szCs w:val="24"/>
          <w:rPrChange w:id="7092" w:author="..." w:date="2018-06-12T16:50:00Z">
            <w:rPr>
              <w:rFonts w:hint="eastAsia"/>
            </w:rPr>
          </w:rPrChange>
        </w:rPr>
        <w:t>进程设置为“</w:t>
      </w:r>
      <w:r>
        <w:rPr>
          <w:rFonts w:ascii="Times New Roman" w:eastAsia="宋体" w:hAnsi="Times New Roman" w:cs="Times New Roman"/>
          <w:sz w:val="24"/>
          <w:szCs w:val="24"/>
          <w:rPrChange w:id="7093" w:author="..." w:date="2018-06-12T16:50:00Z">
            <w:rPr/>
          </w:rPrChange>
        </w:rPr>
        <w:t>:third</w:t>
      </w:r>
      <w:r>
        <w:rPr>
          <w:rFonts w:ascii="Times New Roman" w:eastAsia="宋体" w:hAnsi="Times New Roman" w:cs="Times New Roman" w:hint="eastAsia"/>
          <w:sz w:val="24"/>
          <w:szCs w:val="24"/>
          <w:rPrChange w:id="7094" w:author="..." w:date="2018-06-12T16:50:00Z">
            <w:rPr>
              <w:rFonts w:hint="eastAsia"/>
            </w:rPr>
          </w:rPrChange>
        </w:rPr>
        <w:t>”。具体操作与</w:t>
      </w:r>
      <w:r>
        <w:rPr>
          <w:rFonts w:ascii="Times New Roman" w:eastAsia="宋体" w:hAnsi="Times New Roman" w:cs="Times New Roman"/>
          <w:sz w:val="24"/>
          <w:szCs w:val="24"/>
          <w:rPrChange w:id="7095" w:author="..." w:date="2018-06-12T16:50:00Z">
            <w:rPr/>
          </w:rPrChange>
        </w:rPr>
        <w:t>4.4</w:t>
      </w:r>
      <w:r>
        <w:rPr>
          <w:rFonts w:ascii="Times New Roman" w:eastAsia="宋体" w:hAnsi="Times New Roman" w:cs="Times New Roman" w:hint="eastAsia"/>
          <w:sz w:val="24"/>
          <w:szCs w:val="24"/>
          <w:rPrChange w:id="7096" w:author="..." w:date="2018-06-12T16:50:00Z">
            <w:rPr>
              <w:rFonts w:hint="eastAsia"/>
            </w:rPr>
          </w:rPrChange>
        </w:rPr>
        <w:t>一样。</w:t>
      </w:r>
    </w:p>
    <w:p w:rsidR="00F76376" w:rsidRPr="00F56C84" w:rsidRDefault="00793F6E">
      <w:pPr>
        <w:pStyle w:val="4"/>
        <w:spacing w:before="0" w:after="0" w:line="400" w:lineRule="exact"/>
        <w:ind w:leftChars="200" w:left="420"/>
        <w:rPr>
          <w:rFonts w:ascii="Times New Roman" w:eastAsia="楷体" w:hAnsi="Times New Roman"/>
          <w:b w:val="0"/>
          <w:sz w:val="24"/>
          <w:szCs w:val="24"/>
          <w:rPrChange w:id="7097" w:author="Windows 用户" w:date="2018-06-12T19:12:00Z">
            <w:rPr/>
          </w:rPrChange>
        </w:rPr>
        <w:pPrChange w:id="7098" w:author="..." w:date="2018-06-12T12:35:00Z">
          <w:pPr>
            <w:pStyle w:val="4"/>
          </w:pPr>
        </w:pPrChange>
      </w:pPr>
      <w:r w:rsidRPr="00F56C84">
        <w:rPr>
          <w:rFonts w:ascii="Times New Roman" w:eastAsia="楷体" w:hAnsi="Times New Roman"/>
          <w:b w:val="0"/>
          <w:sz w:val="24"/>
          <w:szCs w:val="24"/>
          <w:rPrChange w:id="7099" w:author="Windows 用户" w:date="2018-06-12T19:12:00Z">
            <w:rPr/>
          </w:rPrChange>
        </w:rPr>
        <w:t>4.5.2.1 activity.process</w:t>
      </w:r>
      <w:r w:rsidRPr="00F56C84">
        <w:rPr>
          <w:rFonts w:ascii="Times New Roman" w:eastAsia="楷体" w:hAnsi="Times New Roman" w:hint="eastAsia"/>
          <w:b w:val="0"/>
          <w:sz w:val="24"/>
          <w:szCs w:val="24"/>
          <w:rPrChange w:id="7100" w:author="Windows 用户" w:date="2018-06-12T19:12:00Z">
            <w:rPr>
              <w:rFonts w:hint="eastAsia"/>
            </w:rPr>
          </w:rPrChange>
        </w:rPr>
        <w:t>未设置</w:t>
      </w:r>
    </w:p>
    <w:p w:rsidR="00F76376" w:rsidRPr="00F76376" w:rsidRDefault="00793F6E">
      <w:pPr>
        <w:spacing w:line="400" w:lineRule="exact"/>
        <w:ind w:firstLineChars="200" w:firstLine="480"/>
        <w:rPr>
          <w:rFonts w:ascii="Times New Roman" w:eastAsia="宋体" w:hAnsi="Times New Roman" w:cs="Times New Roman"/>
          <w:sz w:val="24"/>
          <w:szCs w:val="24"/>
          <w:rPrChange w:id="7101" w:author="..." w:date="2018-06-12T16:50:00Z">
            <w:rPr/>
          </w:rPrChange>
        </w:rPr>
        <w:pPrChange w:id="7102" w:author="..." w:date="2018-06-12T16:50:00Z">
          <w:pPr>
            <w:pStyle w:val="aa"/>
            <w:ind w:firstLineChars="0" w:firstLine="0"/>
          </w:pPr>
        </w:pPrChange>
      </w:pPr>
      <w:ins w:id="7103" w:author="..." w:date="2018-06-12T13:38:00Z">
        <w:r>
          <w:rPr>
            <w:rFonts w:ascii="Times New Roman" w:eastAsia="宋体" w:hAnsi="Times New Roman" w:cs="Times New Roman" w:hint="eastAsia"/>
            <w:sz w:val="24"/>
            <w:szCs w:val="24"/>
            <w:rPrChange w:id="7104" w:author="..." w:date="2018-06-12T16:50:00Z">
              <w:rPr>
                <w:rFonts w:hint="eastAsia"/>
              </w:rPr>
            </w:rPrChange>
          </w:rPr>
          <w:t>（</w:t>
        </w:r>
      </w:ins>
      <w:ins w:id="7105" w:author="..." w:date="2018-06-12T13:39:00Z">
        <w:r>
          <w:rPr>
            <w:rFonts w:ascii="Times New Roman" w:eastAsia="宋体" w:hAnsi="Times New Roman" w:cs="Times New Roman"/>
            <w:sz w:val="24"/>
            <w:szCs w:val="24"/>
            <w:rPrChange w:id="7106" w:author="..." w:date="2018-06-12T13:51:00Z">
              <w:rPr/>
            </w:rPrChange>
          </w:rPr>
          <w:t>1</w:t>
        </w:r>
      </w:ins>
      <w:ins w:id="7107" w:author="..." w:date="2018-06-12T13:38:00Z">
        <w:r>
          <w:rPr>
            <w:rFonts w:ascii="Times New Roman" w:eastAsia="宋体" w:hAnsi="Times New Roman" w:cs="Times New Roman" w:hint="eastAsia"/>
            <w:sz w:val="24"/>
            <w:szCs w:val="24"/>
            <w:rPrChange w:id="7108" w:author="..." w:date="2018-06-12T16:50:00Z">
              <w:rPr>
                <w:rFonts w:hint="eastAsia"/>
              </w:rPr>
            </w:rPrChange>
          </w:rPr>
          <w:t>）</w:t>
        </w:r>
      </w:ins>
      <w:del w:id="7109" w:author="..." w:date="2018-06-12T13:38:00Z">
        <w:r>
          <w:rPr>
            <w:rFonts w:ascii="Times New Roman" w:eastAsia="宋体" w:hAnsi="Times New Roman" w:cs="Times New Roman" w:hint="eastAsia"/>
            <w:sz w:val="24"/>
            <w:szCs w:val="24"/>
            <w:rPrChange w:id="7110" w:author="..." w:date="2018-06-12T16:50:00Z">
              <w:rPr>
                <w:rFonts w:hint="eastAsia"/>
              </w:rPr>
            </w:rPrChange>
          </w:rPr>
          <w:delText>①</w:delText>
        </w:r>
      </w:del>
      <w:r>
        <w:rPr>
          <w:rFonts w:ascii="Times New Roman" w:eastAsia="宋体" w:hAnsi="Times New Roman" w:cs="Times New Roman"/>
          <w:sz w:val="24"/>
          <w:szCs w:val="24"/>
          <w:rPrChange w:id="7111" w:author="..." w:date="2018-06-12T16:50:00Z">
            <w:rPr/>
          </w:rPrChange>
        </w:rPr>
        <w:t>multiprocess=false</w:t>
      </w:r>
      <w:r>
        <w:rPr>
          <w:rFonts w:ascii="Times New Roman" w:eastAsia="宋体" w:hAnsi="Times New Roman" w:cs="Times New Roman" w:hint="eastAsia"/>
          <w:sz w:val="24"/>
          <w:szCs w:val="24"/>
          <w:rPrChange w:id="7112" w:author="..." w:date="2018-06-12T16:50:00Z">
            <w:rPr>
              <w:rFonts w:hint="eastAsia"/>
            </w:rPr>
          </w:rPrChange>
        </w:rPr>
        <w:t>时，从多条路径启动</w:t>
      </w:r>
      <w:r>
        <w:rPr>
          <w:rFonts w:ascii="Times New Roman" w:eastAsia="宋体" w:hAnsi="Times New Roman" w:cs="Times New Roman"/>
          <w:sz w:val="24"/>
          <w:szCs w:val="24"/>
          <w:rPrChange w:id="7113" w:author="..." w:date="2018-06-12T16:50:00Z">
            <w:rPr/>
          </w:rPrChange>
        </w:rPr>
        <w:t>activity</w:t>
      </w:r>
      <w:r>
        <w:rPr>
          <w:rFonts w:ascii="Times New Roman" w:eastAsia="宋体" w:hAnsi="Times New Roman" w:cs="Times New Roman" w:hint="eastAsia"/>
          <w:sz w:val="24"/>
          <w:szCs w:val="24"/>
          <w:rPrChange w:id="7114" w:author="..." w:date="2018-06-12T16:50:00Z">
            <w:rPr>
              <w:rFonts w:hint="eastAsia"/>
            </w:rPr>
          </w:rPrChange>
        </w:rPr>
        <w:t>，观察它所在的进程是否与启动它的组件所在进程有关？即是否总在默认的</w:t>
      </w:r>
      <w:r>
        <w:rPr>
          <w:rFonts w:ascii="Times New Roman" w:eastAsia="宋体" w:hAnsi="Times New Roman" w:cs="Times New Roman"/>
          <w:sz w:val="24"/>
          <w:szCs w:val="24"/>
          <w:rPrChange w:id="7115" w:author="..." w:date="2018-06-12T16:50:00Z">
            <w:rPr/>
          </w:rPrChange>
        </w:rPr>
        <w:t>app</w:t>
      </w:r>
      <w:r>
        <w:rPr>
          <w:rFonts w:ascii="Times New Roman" w:eastAsia="宋体" w:hAnsi="Times New Roman" w:cs="Times New Roman" w:hint="eastAsia"/>
          <w:sz w:val="24"/>
          <w:szCs w:val="24"/>
          <w:rPrChange w:id="7116" w:author="..." w:date="2018-06-12T16:50:00Z">
            <w:rPr>
              <w:rFonts w:hint="eastAsia"/>
            </w:rPr>
          </w:rPrChange>
        </w:rPr>
        <w:t>进程中？</w:t>
      </w:r>
    </w:p>
    <w:p w:rsidR="00F76376" w:rsidRPr="00F76376" w:rsidRDefault="00793F6E">
      <w:pPr>
        <w:spacing w:line="400" w:lineRule="exact"/>
        <w:ind w:firstLineChars="200" w:firstLine="480"/>
        <w:rPr>
          <w:rFonts w:ascii="Times New Roman" w:eastAsia="宋体" w:hAnsi="Times New Roman" w:cs="Times New Roman"/>
          <w:sz w:val="24"/>
          <w:szCs w:val="24"/>
          <w:rPrChange w:id="7117" w:author="..." w:date="2018-06-12T16:50:00Z">
            <w:rPr/>
          </w:rPrChange>
        </w:rPr>
        <w:pPrChange w:id="7118" w:author="Windows 用户" w:date="2018-06-12T19:54:00Z">
          <w:pPr>
            <w:pStyle w:val="aa"/>
            <w:ind w:leftChars="650" w:left="1365" w:firstLineChars="0" w:firstLine="315"/>
          </w:pPr>
        </w:pPrChange>
      </w:pPr>
      <w:ins w:id="7119" w:author="..." w:date="2018-06-12T13:39:00Z">
        <w:r>
          <w:rPr>
            <w:rFonts w:ascii="Times New Roman" w:eastAsia="宋体" w:hAnsi="Times New Roman" w:cs="Times New Roman" w:hint="eastAsia"/>
            <w:sz w:val="24"/>
            <w:szCs w:val="24"/>
            <w:rPrChange w:id="7120" w:author="..." w:date="2018-06-12T17:57:00Z">
              <w:rPr>
                <w:rFonts w:hint="eastAsia"/>
              </w:rPr>
            </w:rPrChange>
          </w:rPr>
          <w:t>①</w:t>
        </w:r>
      </w:ins>
      <w:del w:id="7121" w:author="..." w:date="2018-06-12T13:39:00Z">
        <w:r>
          <w:rPr>
            <w:rFonts w:ascii="Times New Roman" w:eastAsia="宋体" w:hAnsi="Times New Roman" w:cs="Times New Roman"/>
            <w:sz w:val="24"/>
            <w:szCs w:val="24"/>
            <w:rPrChange w:id="7122" w:author="..." w:date="2018-06-12T16:50:00Z">
              <w:rPr/>
            </w:rPrChange>
          </w:rPr>
          <w:delText xml:space="preserve">[1] </w:delText>
        </w:r>
      </w:del>
      <w:r>
        <w:rPr>
          <w:rFonts w:ascii="Times New Roman" w:eastAsia="宋体" w:hAnsi="Times New Roman" w:cs="Times New Roman"/>
          <w:sz w:val="24"/>
          <w:szCs w:val="24"/>
          <w:rPrChange w:id="7123" w:author="..." w:date="2018-06-12T16:50:00Z">
            <w:rPr/>
          </w:rPrChange>
        </w:rPr>
        <w:t>App1.MainActivity-&gt;App1.SecondActivity-&gt;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124" w:author="..." w:date="2018-06-12T16:50:00Z">
            <w:rPr/>
          </w:rPrChange>
        </w:rPr>
        <w:pPrChange w:id="7125" w:author="Windows 用户" w:date="2018-06-12T19:54:00Z">
          <w:pPr>
            <w:pStyle w:val="aa"/>
            <w:ind w:leftChars="650" w:left="1365" w:firstLineChars="0" w:firstLine="315"/>
          </w:pPr>
        </w:pPrChange>
      </w:pPr>
      <w:r>
        <w:rPr>
          <w:rFonts w:ascii="Times New Roman" w:eastAsia="宋体" w:hAnsi="Times New Roman" w:cs="Times New Roman"/>
          <w:sz w:val="24"/>
          <w:szCs w:val="24"/>
          <w:rPrChange w:id="7126" w:author="..." w:date="2018-06-12T16:50:00Z">
            <w:rPr/>
          </w:rPrChange>
        </w:rPr>
        <w:t>App1.SecondActivity</w:t>
      </w:r>
      <w:r>
        <w:rPr>
          <w:rFonts w:ascii="Times New Roman" w:eastAsia="宋体" w:hAnsi="Times New Roman" w:cs="Times New Roman" w:hint="eastAsia"/>
          <w:sz w:val="24"/>
          <w:szCs w:val="24"/>
          <w:rPrChange w:id="7127" w:author="..." w:date="2018-06-12T16:50:00Z">
            <w:rPr>
              <w:rFonts w:hint="eastAsia"/>
            </w:rPr>
          </w:rPrChange>
        </w:rPr>
        <w:t>进程名：</w:t>
      </w:r>
      <w:r>
        <w:rPr>
          <w:rFonts w:ascii="Times New Roman" w:eastAsia="宋体" w:hAnsi="Times New Roman" w:cs="Times New Roman"/>
          <w:sz w:val="24"/>
          <w:szCs w:val="24"/>
          <w:rPrChange w:id="7128" w:author="..." w:date="2018-06-12T16:50:00Z">
            <w:rPr/>
          </w:rPrChange>
        </w:rPr>
        <w:t>com.demo.app1:second</w:t>
      </w:r>
    </w:p>
    <w:p w:rsidR="00F76376" w:rsidRPr="00F76376" w:rsidRDefault="00793F6E">
      <w:pPr>
        <w:spacing w:line="400" w:lineRule="exact"/>
        <w:ind w:firstLineChars="200" w:firstLine="480"/>
        <w:rPr>
          <w:rFonts w:ascii="Times New Roman" w:eastAsia="宋体" w:hAnsi="Times New Roman" w:cs="Times New Roman"/>
          <w:sz w:val="24"/>
          <w:szCs w:val="24"/>
          <w:rPrChange w:id="7129" w:author="..." w:date="2018-06-12T16:50:00Z">
            <w:rPr/>
          </w:rPrChange>
        </w:rPr>
        <w:pPrChange w:id="7130" w:author="Windows 用户" w:date="2018-06-12T19:54:00Z">
          <w:pPr>
            <w:pStyle w:val="aa"/>
            <w:ind w:leftChars="650" w:left="1365" w:firstLineChars="0" w:firstLine="315"/>
          </w:pPr>
        </w:pPrChange>
      </w:pPr>
      <w:r>
        <w:rPr>
          <w:rFonts w:ascii="Times New Roman" w:eastAsia="宋体" w:hAnsi="Times New Roman" w:cs="Times New Roman"/>
          <w:sz w:val="24"/>
          <w:szCs w:val="24"/>
          <w:rPrChange w:id="7131" w:author="..." w:date="2018-06-12T16:50:00Z">
            <w:rPr/>
          </w:rPrChange>
        </w:rPr>
        <w:t>App2.SecondActivity</w:t>
      </w:r>
      <w:r>
        <w:rPr>
          <w:rFonts w:ascii="Times New Roman" w:eastAsia="宋体" w:hAnsi="Times New Roman" w:cs="Times New Roman" w:hint="eastAsia"/>
          <w:sz w:val="24"/>
          <w:szCs w:val="24"/>
          <w:rPrChange w:id="7132" w:author="..." w:date="2018-06-12T16:50:00Z">
            <w:rPr>
              <w:rFonts w:hint="eastAsia"/>
            </w:rPr>
          </w:rPrChange>
        </w:rPr>
        <w:t>进程名：</w:t>
      </w:r>
      <w:r>
        <w:rPr>
          <w:rFonts w:ascii="Times New Roman" w:eastAsia="宋体" w:hAnsi="Times New Roman" w:cs="Times New Roman"/>
          <w:sz w:val="24"/>
          <w:szCs w:val="24"/>
          <w:rPrChange w:id="7133" w:author="..." w:date="2018-06-12T16:50:00Z">
            <w:rPr/>
          </w:rPrChange>
        </w:rPr>
        <w:t>com.demo.app2</w:t>
      </w:r>
    </w:p>
    <w:p w:rsidR="00F76376" w:rsidRPr="00F76376" w:rsidRDefault="00F76376">
      <w:pPr>
        <w:spacing w:line="400" w:lineRule="exact"/>
        <w:ind w:firstLineChars="200" w:firstLine="480"/>
        <w:rPr>
          <w:del w:id="7134" w:author="..." w:date="2018-06-12T13:45:00Z"/>
          <w:rFonts w:ascii="Times New Roman" w:eastAsia="宋体" w:hAnsi="Times New Roman" w:cs="Times New Roman"/>
          <w:sz w:val="24"/>
          <w:szCs w:val="24"/>
          <w:rPrChange w:id="7135" w:author="..." w:date="2018-06-12T16:50:00Z">
            <w:rPr>
              <w:del w:id="7136" w:author="..." w:date="2018-06-12T13:45:00Z"/>
            </w:rPr>
          </w:rPrChange>
        </w:rPr>
        <w:pPrChange w:id="7137" w:author="Windows 用户" w:date="2018-06-12T19:54: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138" w:author="..." w:date="2018-06-12T16:50:00Z">
            <w:rPr/>
          </w:rPrChange>
        </w:rPr>
        <w:pPrChange w:id="7139" w:author="Windows 用户" w:date="2018-06-12T19:54:00Z">
          <w:pPr>
            <w:pStyle w:val="aa"/>
            <w:ind w:leftChars="500" w:left="1050" w:firstLineChars="300" w:firstLine="630"/>
          </w:pPr>
        </w:pPrChange>
      </w:pPr>
      <w:ins w:id="7140" w:author="..." w:date="2018-06-12T13:39:00Z">
        <w:r>
          <w:rPr>
            <w:rFonts w:ascii="Times New Roman" w:eastAsia="宋体" w:hAnsi="Times New Roman" w:cs="Times New Roman" w:hint="eastAsia"/>
            <w:sz w:val="24"/>
            <w:szCs w:val="24"/>
            <w:rPrChange w:id="7141" w:author="..." w:date="2018-06-12T17:57:00Z">
              <w:rPr>
                <w:rFonts w:hint="eastAsia"/>
              </w:rPr>
            </w:rPrChange>
          </w:rPr>
          <w:t>②</w:t>
        </w:r>
      </w:ins>
      <w:del w:id="7142" w:author="..." w:date="2018-06-12T13:39:00Z">
        <w:r>
          <w:rPr>
            <w:rFonts w:ascii="Times New Roman" w:eastAsia="宋体" w:hAnsi="Times New Roman" w:cs="Times New Roman"/>
            <w:sz w:val="24"/>
            <w:szCs w:val="24"/>
            <w:rPrChange w:id="7143" w:author="..." w:date="2018-06-12T16:50:00Z">
              <w:rPr/>
            </w:rPrChange>
          </w:rPr>
          <w:delText xml:space="preserve">[2] </w:delText>
        </w:r>
      </w:del>
      <w:r>
        <w:rPr>
          <w:rFonts w:ascii="Times New Roman" w:eastAsia="宋体" w:hAnsi="Times New Roman" w:cs="Times New Roman"/>
          <w:sz w:val="24"/>
          <w:szCs w:val="24"/>
          <w:rPrChange w:id="7144" w:author="..." w:date="2018-06-12T16:50:00Z">
            <w:rPr/>
          </w:rPrChange>
        </w:rPr>
        <w:t>App1.MainActivity-&gt; App1.ThirdActivity-&gt;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145" w:author="..." w:date="2018-06-12T16:50:00Z">
            <w:rPr/>
          </w:rPrChange>
        </w:rPr>
        <w:pPrChange w:id="7146" w:author="Windows 用户" w:date="2018-06-12T19:54:00Z">
          <w:pPr>
            <w:pStyle w:val="aa"/>
            <w:ind w:leftChars="500" w:left="1050" w:firstLineChars="300" w:firstLine="630"/>
          </w:pPr>
        </w:pPrChange>
      </w:pPr>
      <w:r>
        <w:rPr>
          <w:rFonts w:ascii="Times New Roman" w:eastAsia="宋体" w:hAnsi="Times New Roman" w:cs="Times New Roman"/>
          <w:sz w:val="24"/>
          <w:szCs w:val="24"/>
          <w:rPrChange w:id="7147" w:author="..." w:date="2018-06-12T16:50:00Z">
            <w:rPr/>
          </w:rPrChange>
        </w:rPr>
        <w:t>App1.ThirdActivity</w:t>
      </w:r>
      <w:r>
        <w:rPr>
          <w:rFonts w:ascii="Times New Roman" w:eastAsia="宋体" w:hAnsi="Times New Roman" w:cs="Times New Roman" w:hint="eastAsia"/>
          <w:sz w:val="24"/>
          <w:szCs w:val="24"/>
          <w:rPrChange w:id="7148" w:author="..." w:date="2018-06-12T16:50:00Z">
            <w:rPr>
              <w:rFonts w:hint="eastAsia"/>
            </w:rPr>
          </w:rPrChange>
        </w:rPr>
        <w:t>进程名：</w:t>
      </w:r>
      <w:r>
        <w:rPr>
          <w:rFonts w:ascii="Times New Roman" w:eastAsia="宋体" w:hAnsi="Times New Roman" w:cs="Times New Roman"/>
          <w:sz w:val="24"/>
          <w:szCs w:val="24"/>
          <w:rPrChange w:id="7149" w:author="..." w:date="2018-06-12T16:50:00Z">
            <w:rPr/>
          </w:rPrChange>
        </w:rPr>
        <w:t>com.demo.app1:third</w:t>
      </w:r>
    </w:p>
    <w:p w:rsidR="00F76376" w:rsidRPr="00F76376" w:rsidRDefault="00793F6E">
      <w:pPr>
        <w:spacing w:line="400" w:lineRule="exact"/>
        <w:ind w:firstLineChars="200" w:firstLine="480"/>
        <w:rPr>
          <w:rFonts w:ascii="Times New Roman" w:eastAsia="宋体" w:hAnsi="Times New Roman" w:cs="Times New Roman"/>
          <w:sz w:val="24"/>
          <w:szCs w:val="24"/>
          <w:rPrChange w:id="7150" w:author="..." w:date="2018-06-12T16:50:00Z">
            <w:rPr/>
          </w:rPrChange>
        </w:rPr>
        <w:pPrChange w:id="7151" w:author="Windows 用户" w:date="2018-06-12T19:54:00Z">
          <w:pPr>
            <w:pStyle w:val="aa"/>
            <w:ind w:leftChars="500" w:left="1050" w:firstLineChars="300" w:firstLine="630"/>
          </w:pPr>
        </w:pPrChange>
      </w:pPr>
      <w:r>
        <w:rPr>
          <w:rFonts w:ascii="Times New Roman" w:eastAsia="宋体" w:hAnsi="Times New Roman" w:cs="Times New Roman"/>
          <w:sz w:val="24"/>
          <w:szCs w:val="24"/>
          <w:rPrChange w:id="7152" w:author="..." w:date="2018-06-12T16:50:00Z">
            <w:rPr/>
          </w:rPrChange>
        </w:rPr>
        <w:t>App2.SecondActivity</w:t>
      </w:r>
      <w:r>
        <w:rPr>
          <w:rFonts w:ascii="Times New Roman" w:eastAsia="宋体" w:hAnsi="Times New Roman" w:cs="Times New Roman" w:hint="eastAsia"/>
          <w:sz w:val="24"/>
          <w:szCs w:val="24"/>
          <w:rPrChange w:id="7153" w:author="..." w:date="2018-06-12T16:50:00Z">
            <w:rPr>
              <w:rFonts w:hint="eastAsia"/>
            </w:rPr>
          </w:rPrChange>
        </w:rPr>
        <w:t>进程名：</w:t>
      </w:r>
      <w:r>
        <w:rPr>
          <w:rFonts w:ascii="Times New Roman" w:eastAsia="宋体" w:hAnsi="Times New Roman" w:cs="Times New Roman"/>
          <w:sz w:val="24"/>
          <w:szCs w:val="24"/>
          <w:rPrChange w:id="7154" w:author="..." w:date="2018-06-12T16:50:00Z">
            <w:rPr/>
          </w:rPrChange>
        </w:rPr>
        <w:t>com.demo.app2</w:t>
      </w:r>
    </w:p>
    <w:p w:rsidR="00F76376" w:rsidRPr="00F76376" w:rsidRDefault="00F76376">
      <w:pPr>
        <w:spacing w:line="400" w:lineRule="exact"/>
        <w:ind w:leftChars="500" w:left="1050" w:firstLineChars="200" w:firstLine="480"/>
        <w:rPr>
          <w:del w:id="7155" w:author="..." w:date="2018-06-12T13:46:00Z"/>
          <w:rFonts w:ascii="Times New Roman" w:eastAsia="宋体" w:hAnsi="Times New Roman" w:cs="Times New Roman"/>
          <w:sz w:val="24"/>
          <w:szCs w:val="24"/>
          <w:rPrChange w:id="7156" w:author="..." w:date="2018-06-12T16:50:00Z">
            <w:rPr>
              <w:del w:id="7157" w:author="..." w:date="2018-06-12T13:46:00Z"/>
            </w:rPr>
          </w:rPrChange>
        </w:rPr>
        <w:pPrChange w:id="7158" w:author="..." w:date="2018-06-12T16:50:00Z">
          <w:pPr>
            <w:pStyle w:val="aa"/>
            <w:ind w:leftChars="500" w:left="1785" w:hangingChars="350" w:hanging="735"/>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159" w:author="..." w:date="2018-06-12T16:50:00Z">
            <w:rPr/>
          </w:rPrChange>
        </w:rPr>
        <w:pPrChange w:id="7160" w:author="..." w:date="2018-06-12T16:50:00Z">
          <w:pPr/>
        </w:pPrChange>
      </w:pPr>
      <w:ins w:id="7161" w:author="..." w:date="2018-06-12T13:39:00Z">
        <w:r>
          <w:rPr>
            <w:rFonts w:ascii="Times New Roman" w:eastAsia="宋体" w:hAnsi="Times New Roman" w:cs="Times New Roman" w:hint="eastAsia"/>
            <w:sz w:val="24"/>
            <w:szCs w:val="24"/>
            <w:rPrChange w:id="7162" w:author="..." w:date="2018-06-12T16:50:00Z">
              <w:rPr>
                <w:rFonts w:hint="eastAsia"/>
              </w:rPr>
            </w:rPrChange>
          </w:rPr>
          <w:t>（</w:t>
        </w:r>
        <w:r>
          <w:rPr>
            <w:rFonts w:ascii="Times New Roman" w:eastAsia="宋体" w:hAnsi="Times New Roman" w:cs="Times New Roman"/>
            <w:sz w:val="24"/>
            <w:szCs w:val="24"/>
            <w:rPrChange w:id="7163" w:author="..." w:date="2018-06-12T13:51:00Z">
              <w:rPr/>
            </w:rPrChange>
          </w:rPr>
          <w:t>2</w:t>
        </w:r>
        <w:r>
          <w:rPr>
            <w:rFonts w:ascii="Times New Roman" w:eastAsia="宋体" w:hAnsi="Times New Roman" w:cs="Times New Roman" w:hint="eastAsia"/>
            <w:sz w:val="24"/>
            <w:szCs w:val="24"/>
            <w:rPrChange w:id="7164" w:author="..." w:date="2018-06-12T16:50:00Z">
              <w:rPr>
                <w:rFonts w:hint="eastAsia"/>
              </w:rPr>
            </w:rPrChange>
          </w:rPr>
          <w:t>）</w:t>
        </w:r>
      </w:ins>
      <w:del w:id="7165" w:author="..." w:date="2018-06-12T13:39:00Z">
        <w:r>
          <w:rPr>
            <w:rFonts w:ascii="Times New Roman" w:eastAsia="宋体" w:hAnsi="Times New Roman" w:cs="Times New Roman" w:hint="eastAsia"/>
            <w:sz w:val="24"/>
            <w:szCs w:val="24"/>
            <w:rPrChange w:id="7166" w:author="..." w:date="2018-06-12T16:50:00Z">
              <w:rPr>
                <w:rFonts w:hint="eastAsia"/>
              </w:rPr>
            </w:rPrChange>
          </w:rPr>
          <w:delText>②</w:delText>
        </w:r>
      </w:del>
      <w:r>
        <w:rPr>
          <w:rFonts w:ascii="Times New Roman" w:eastAsia="宋体" w:hAnsi="Times New Roman" w:cs="Times New Roman"/>
          <w:sz w:val="24"/>
          <w:szCs w:val="24"/>
          <w:rPrChange w:id="7167" w:author="..." w:date="2018-06-12T16:50:00Z">
            <w:rPr/>
          </w:rPrChange>
        </w:rPr>
        <w:t>multiprocess=true</w:t>
      </w:r>
      <w:r>
        <w:rPr>
          <w:rFonts w:ascii="Times New Roman" w:eastAsia="宋体" w:hAnsi="Times New Roman" w:cs="Times New Roman" w:hint="eastAsia"/>
          <w:sz w:val="24"/>
          <w:szCs w:val="24"/>
          <w:rPrChange w:id="7168" w:author="..." w:date="2018-06-12T16:50:00Z">
            <w:rPr>
              <w:rFonts w:hint="eastAsia"/>
            </w:rPr>
          </w:rPrChange>
        </w:rPr>
        <w:t>时，从多条路径启动</w:t>
      </w:r>
      <w:r>
        <w:rPr>
          <w:rFonts w:ascii="Times New Roman" w:eastAsia="宋体" w:hAnsi="Times New Roman" w:cs="Times New Roman"/>
          <w:sz w:val="24"/>
          <w:szCs w:val="24"/>
          <w:rPrChange w:id="7169" w:author="..." w:date="2018-06-12T16:50:00Z">
            <w:rPr/>
          </w:rPrChange>
        </w:rPr>
        <w:t>activity</w:t>
      </w:r>
      <w:r>
        <w:rPr>
          <w:rFonts w:ascii="Times New Roman" w:eastAsia="宋体" w:hAnsi="Times New Roman" w:cs="Times New Roman" w:hint="eastAsia"/>
          <w:sz w:val="24"/>
          <w:szCs w:val="24"/>
          <w:rPrChange w:id="7170" w:author="..." w:date="2018-06-12T16:50:00Z">
            <w:rPr>
              <w:rFonts w:hint="eastAsia"/>
            </w:rPr>
          </w:rPrChange>
        </w:rPr>
        <w:t>，观察它所在的进程是否与启动它的组件所在进程有关？即被启动的</w:t>
      </w:r>
      <w:r>
        <w:rPr>
          <w:rFonts w:ascii="Times New Roman" w:eastAsia="宋体" w:hAnsi="Times New Roman" w:cs="Times New Roman"/>
          <w:sz w:val="24"/>
          <w:szCs w:val="24"/>
          <w:rPrChange w:id="7171" w:author="..." w:date="2018-06-12T16:50:00Z">
            <w:rPr/>
          </w:rPrChange>
        </w:rPr>
        <w:t>activity</w:t>
      </w:r>
      <w:r>
        <w:rPr>
          <w:rFonts w:ascii="Times New Roman" w:eastAsia="宋体" w:hAnsi="Times New Roman" w:cs="Times New Roman" w:hint="eastAsia"/>
          <w:sz w:val="24"/>
          <w:szCs w:val="24"/>
          <w:rPrChange w:id="7172" w:author="..." w:date="2018-06-12T16:50:00Z">
            <w:rPr>
              <w:rFonts w:hint="eastAsia"/>
            </w:rPr>
          </w:rPrChange>
        </w:rPr>
        <w:t>能够在另一个</w:t>
      </w:r>
      <w:r>
        <w:rPr>
          <w:rFonts w:ascii="Times New Roman" w:eastAsia="宋体" w:hAnsi="Times New Roman" w:cs="Times New Roman"/>
          <w:sz w:val="24"/>
          <w:szCs w:val="24"/>
          <w:rPrChange w:id="7173" w:author="..." w:date="2018-06-12T16:50:00Z">
            <w:rPr/>
          </w:rPrChange>
        </w:rPr>
        <w:t>app</w:t>
      </w:r>
      <w:r>
        <w:rPr>
          <w:rFonts w:ascii="Times New Roman" w:eastAsia="宋体" w:hAnsi="Times New Roman" w:cs="Times New Roman" w:hint="eastAsia"/>
          <w:sz w:val="24"/>
          <w:szCs w:val="24"/>
          <w:rPrChange w:id="7174" w:author="..." w:date="2018-06-12T16:50:00Z">
            <w:rPr>
              <w:rFonts w:hint="eastAsia"/>
            </w:rPr>
          </w:rPrChange>
        </w:rPr>
        <w:t>中被实例化？</w:t>
      </w:r>
    </w:p>
    <w:p w:rsidR="00F76376" w:rsidRPr="00F76376" w:rsidRDefault="00793F6E">
      <w:pPr>
        <w:spacing w:line="400" w:lineRule="exact"/>
        <w:ind w:firstLineChars="200" w:firstLine="480"/>
        <w:rPr>
          <w:rFonts w:ascii="Times New Roman" w:eastAsia="宋体" w:hAnsi="Times New Roman" w:cs="Times New Roman"/>
          <w:sz w:val="24"/>
          <w:szCs w:val="24"/>
          <w:rPrChange w:id="7175" w:author="..." w:date="2018-06-12T16:50:00Z">
            <w:rPr/>
          </w:rPrChange>
        </w:rPr>
        <w:pPrChange w:id="7176" w:author="Windows 用户" w:date="2018-06-12T19:54:00Z">
          <w:pPr>
            <w:pStyle w:val="aa"/>
            <w:ind w:leftChars="650" w:left="1365" w:firstLineChars="0" w:firstLine="315"/>
          </w:pPr>
        </w:pPrChange>
      </w:pPr>
      <w:ins w:id="7177" w:author="..." w:date="2018-06-12T13:39:00Z">
        <w:r>
          <w:rPr>
            <w:rFonts w:ascii="Times New Roman" w:eastAsia="宋体" w:hAnsi="Times New Roman" w:cs="Times New Roman" w:hint="eastAsia"/>
            <w:sz w:val="24"/>
            <w:szCs w:val="24"/>
            <w:rPrChange w:id="7178" w:author="..." w:date="2018-06-12T17:57:00Z">
              <w:rPr>
                <w:rFonts w:hint="eastAsia"/>
              </w:rPr>
            </w:rPrChange>
          </w:rPr>
          <w:t>①</w:t>
        </w:r>
      </w:ins>
      <w:del w:id="7179" w:author="..." w:date="2018-06-12T13:39:00Z">
        <w:r>
          <w:rPr>
            <w:rFonts w:ascii="Times New Roman" w:eastAsia="宋体" w:hAnsi="Times New Roman" w:cs="Times New Roman"/>
            <w:sz w:val="24"/>
            <w:szCs w:val="24"/>
            <w:rPrChange w:id="7180" w:author="..." w:date="2018-06-12T16:50:00Z">
              <w:rPr/>
            </w:rPrChange>
          </w:rPr>
          <w:delText xml:space="preserve">[1] </w:delText>
        </w:r>
      </w:del>
      <w:r>
        <w:rPr>
          <w:rFonts w:ascii="Times New Roman" w:eastAsia="宋体" w:hAnsi="Times New Roman" w:cs="Times New Roman"/>
          <w:sz w:val="24"/>
          <w:szCs w:val="24"/>
          <w:rPrChange w:id="7181" w:author="..." w:date="2018-06-12T16:50:00Z">
            <w:rPr/>
          </w:rPrChange>
        </w:rPr>
        <w:t>App1.MainActivity-&gt;App1.SecondActivity-&gt; App2.ThirdActivity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182" w:author="..." w:date="2018-06-12T16:50:00Z">
            <w:rPr/>
          </w:rPrChange>
        </w:rPr>
        <w:pPrChange w:id="7183" w:author="Windows 用户" w:date="2018-06-12T19:54:00Z">
          <w:pPr>
            <w:pStyle w:val="aa"/>
            <w:ind w:leftChars="650" w:left="1365" w:firstLineChars="0" w:firstLine="315"/>
          </w:pPr>
        </w:pPrChange>
      </w:pPr>
      <w:r>
        <w:rPr>
          <w:rFonts w:ascii="Times New Roman" w:eastAsia="宋体" w:hAnsi="Times New Roman" w:cs="Times New Roman"/>
          <w:sz w:val="24"/>
          <w:szCs w:val="24"/>
          <w:rPrChange w:id="7184" w:author="..." w:date="2018-06-12T16:50:00Z">
            <w:rPr/>
          </w:rPrChange>
        </w:rPr>
        <w:t>App1.SecondActivity</w:t>
      </w:r>
      <w:r>
        <w:rPr>
          <w:rFonts w:ascii="Times New Roman" w:eastAsia="宋体" w:hAnsi="Times New Roman" w:cs="Times New Roman" w:hint="eastAsia"/>
          <w:sz w:val="24"/>
          <w:szCs w:val="24"/>
          <w:rPrChange w:id="7185" w:author="..." w:date="2018-06-12T16:50:00Z">
            <w:rPr>
              <w:rFonts w:hint="eastAsia"/>
            </w:rPr>
          </w:rPrChange>
        </w:rPr>
        <w:t>进程名：</w:t>
      </w:r>
      <w:r>
        <w:rPr>
          <w:rFonts w:ascii="Times New Roman" w:eastAsia="宋体" w:hAnsi="Times New Roman" w:cs="Times New Roman"/>
          <w:sz w:val="24"/>
          <w:szCs w:val="24"/>
          <w:rPrChange w:id="7186" w:author="..." w:date="2018-06-12T16:50:00Z">
            <w:rPr/>
          </w:rPrChange>
        </w:rPr>
        <w:t>com.demo.app1:second</w:t>
      </w:r>
    </w:p>
    <w:p w:rsidR="00F76376" w:rsidRPr="00F76376" w:rsidRDefault="00793F6E">
      <w:pPr>
        <w:spacing w:line="400" w:lineRule="exact"/>
        <w:ind w:firstLineChars="200" w:firstLine="480"/>
        <w:rPr>
          <w:rFonts w:ascii="Times New Roman" w:eastAsia="宋体" w:hAnsi="Times New Roman" w:cs="Times New Roman"/>
          <w:sz w:val="24"/>
          <w:szCs w:val="24"/>
          <w:rPrChange w:id="7187" w:author="..." w:date="2018-06-12T16:50:00Z">
            <w:rPr/>
          </w:rPrChange>
        </w:rPr>
        <w:pPrChange w:id="7188" w:author="Windows 用户" w:date="2018-06-12T19:54:00Z">
          <w:pPr>
            <w:pStyle w:val="aa"/>
            <w:ind w:leftChars="650" w:left="1365" w:firstLineChars="0" w:firstLine="315"/>
          </w:pPr>
        </w:pPrChange>
      </w:pPr>
      <w:r>
        <w:rPr>
          <w:rFonts w:ascii="Times New Roman" w:eastAsia="宋体" w:hAnsi="Times New Roman" w:cs="Times New Roman"/>
          <w:sz w:val="24"/>
          <w:szCs w:val="24"/>
          <w:rPrChange w:id="7189" w:author="..." w:date="2018-06-12T16:50:00Z">
            <w:rPr/>
          </w:rPrChange>
        </w:rPr>
        <w:t>App2. ThirdActivity</w:t>
      </w:r>
      <w:r>
        <w:rPr>
          <w:rFonts w:ascii="Times New Roman" w:eastAsia="宋体" w:hAnsi="Times New Roman" w:cs="Times New Roman" w:hint="eastAsia"/>
          <w:sz w:val="24"/>
          <w:szCs w:val="24"/>
          <w:rPrChange w:id="7190" w:author="..." w:date="2018-06-12T16:50:00Z">
            <w:rPr>
              <w:rFonts w:hint="eastAsia"/>
            </w:rPr>
          </w:rPrChange>
        </w:rPr>
        <w:t>进程名：</w:t>
      </w:r>
      <w:r>
        <w:rPr>
          <w:rFonts w:ascii="Times New Roman" w:eastAsia="宋体" w:hAnsi="Times New Roman" w:cs="Times New Roman"/>
          <w:sz w:val="24"/>
          <w:szCs w:val="24"/>
          <w:rPrChange w:id="7191" w:author="..." w:date="2018-06-12T16:50:00Z">
            <w:rPr/>
          </w:rPrChange>
        </w:rPr>
        <w:t>com.demo.app2</w:t>
      </w:r>
    </w:p>
    <w:p w:rsidR="00F76376" w:rsidRPr="00F76376" w:rsidRDefault="00F76376">
      <w:pPr>
        <w:spacing w:line="400" w:lineRule="exact"/>
        <w:ind w:firstLineChars="200" w:firstLine="480"/>
        <w:rPr>
          <w:del w:id="7192" w:author="..." w:date="2018-06-12T13:46:00Z"/>
          <w:rFonts w:ascii="Times New Roman" w:eastAsia="宋体" w:hAnsi="Times New Roman" w:cs="Times New Roman"/>
          <w:sz w:val="24"/>
          <w:szCs w:val="24"/>
          <w:rPrChange w:id="7193" w:author="..." w:date="2018-06-12T16:50:00Z">
            <w:rPr>
              <w:del w:id="7194" w:author="..." w:date="2018-06-12T13:46:00Z"/>
            </w:rPr>
          </w:rPrChange>
        </w:rPr>
        <w:pPrChange w:id="7195" w:author="Windows 用户" w:date="2018-06-12T19:54: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196" w:author="..." w:date="2018-06-12T16:50:00Z">
            <w:rPr/>
          </w:rPrChange>
        </w:rPr>
        <w:pPrChange w:id="7197" w:author="Windows 用户" w:date="2018-06-12T19:54:00Z">
          <w:pPr>
            <w:pStyle w:val="aa"/>
            <w:ind w:leftChars="500" w:left="1050" w:firstLineChars="300" w:firstLine="630"/>
          </w:pPr>
        </w:pPrChange>
      </w:pPr>
      <w:ins w:id="7198" w:author="..." w:date="2018-06-12T13:39:00Z">
        <w:r>
          <w:rPr>
            <w:rFonts w:ascii="Times New Roman" w:eastAsia="宋体" w:hAnsi="Times New Roman" w:cs="Times New Roman" w:hint="eastAsia"/>
            <w:sz w:val="24"/>
            <w:szCs w:val="24"/>
            <w:rPrChange w:id="7199" w:author="..." w:date="2018-06-12T17:57:00Z">
              <w:rPr>
                <w:rFonts w:hint="eastAsia"/>
              </w:rPr>
            </w:rPrChange>
          </w:rPr>
          <w:t>②</w:t>
        </w:r>
      </w:ins>
      <w:del w:id="7200" w:author="..." w:date="2018-06-12T13:39:00Z">
        <w:r>
          <w:rPr>
            <w:rFonts w:ascii="Times New Roman" w:eastAsia="宋体" w:hAnsi="Times New Roman" w:cs="Times New Roman"/>
            <w:sz w:val="24"/>
            <w:szCs w:val="24"/>
            <w:rPrChange w:id="7201" w:author="..." w:date="2018-06-12T16:50:00Z">
              <w:rPr/>
            </w:rPrChange>
          </w:rPr>
          <w:delText xml:space="preserve">[2] </w:delText>
        </w:r>
      </w:del>
      <w:r>
        <w:rPr>
          <w:rFonts w:ascii="Times New Roman" w:eastAsia="宋体" w:hAnsi="Times New Roman" w:cs="Times New Roman"/>
          <w:sz w:val="24"/>
          <w:szCs w:val="24"/>
          <w:rPrChange w:id="7202" w:author="..." w:date="2018-06-12T16:50:00Z">
            <w:rPr/>
          </w:rPrChange>
        </w:rPr>
        <w:t>App1.MainActivity-&gt; App1.ThirdActivity-&gt; App2. 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203" w:author="..." w:date="2018-06-12T16:50:00Z">
            <w:rPr/>
          </w:rPrChange>
        </w:rPr>
        <w:pPrChange w:id="7204" w:author="Windows 用户" w:date="2018-06-12T19:54:00Z">
          <w:pPr>
            <w:pStyle w:val="aa"/>
            <w:ind w:leftChars="500" w:left="1050" w:firstLineChars="300" w:firstLine="630"/>
          </w:pPr>
        </w:pPrChange>
      </w:pPr>
      <w:r>
        <w:rPr>
          <w:rFonts w:ascii="Times New Roman" w:eastAsia="宋体" w:hAnsi="Times New Roman" w:cs="Times New Roman"/>
          <w:sz w:val="24"/>
          <w:szCs w:val="24"/>
          <w:rPrChange w:id="7205" w:author="..." w:date="2018-06-12T16:50:00Z">
            <w:rPr/>
          </w:rPrChange>
        </w:rPr>
        <w:t>App1.ThirdActivity</w:t>
      </w:r>
      <w:r>
        <w:rPr>
          <w:rFonts w:ascii="Times New Roman" w:eastAsia="宋体" w:hAnsi="Times New Roman" w:cs="Times New Roman" w:hint="eastAsia"/>
          <w:sz w:val="24"/>
          <w:szCs w:val="24"/>
          <w:rPrChange w:id="7206" w:author="..." w:date="2018-06-12T16:50:00Z">
            <w:rPr>
              <w:rFonts w:hint="eastAsia"/>
            </w:rPr>
          </w:rPrChange>
        </w:rPr>
        <w:t>进程名：</w:t>
      </w:r>
      <w:r>
        <w:rPr>
          <w:rFonts w:ascii="Times New Roman" w:eastAsia="宋体" w:hAnsi="Times New Roman" w:cs="Times New Roman"/>
          <w:sz w:val="24"/>
          <w:szCs w:val="24"/>
          <w:rPrChange w:id="7207" w:author="..." w:date="2018-06-12T16:50:00Z">
            <w:rPr/>
          </w:rPrChange>
        </w:rPr>
        <w:t>com.demo.app1:third</w:t>
      </w:r>
    </w:p>
    <w:p w:rsidR="00F76376" w:rsidRPr="00F76376" w:rsidRDefault="00793F6E">
      <w:pPr>
        <w:spacing w:line="400" w:lineRule="exact"/>
        <w:ind w:firstLineChars="200" w:firstLine="480"/>
        <w:rPr>
          <w:rFonts w:ascii="Times New Roman" w:eastAsia="宋体" w:hAnsi="Times New Roman" w:cs="Times New Roman"/>
          <w:sz w:val="24"/>
          <w:szCs w:val="24"/>
          <w:rPrChange w:id="7208" w:author="..." w:date="2018-06-12T16:50:00Z">
            <w:rPr/>
          </w:rPrChange>
        </w:rPr>
        <w:pPrChange w:id="7209" w:author="..." w:date="2018-06-12T16:50:00Z">
          <w:pPr/>
        </w:pPrChange>
      </w:pPr>
      <w:r>
        <w:rPr>
          <w:rFonts w:ascii="Times New Roman" w:eastAsia="宋体" w:hAnsi="Times New Roman" w:cs="Times New Roman"/>
          <w:sz w:val="24"/>
          <w:szCs w:val="24"/>
          <w:rPrChange w:id="7210" w:author="..." w:date="2018-06-12T16:50:00Z">
            <w:rPr/>
          </w:rPrChange>
        </w:rPr>
        <w:t>App2. ThirdActivity</w:t>
      </w:r>
      <w:r>
        <w:rPr>
          <w:rFonts w:ascii="Times New Roman" w:eastAsia="宋体" w:hAnsi="Times New Roman" w:cs="Times New Roman" w:hint="eastAsia"/>
          <w:sz w:val="24"/>
          <w:szCs w:val="24"/>
          <w:rPrChange w:id="7211" w:author="..." w:date="2018-06-12T16:50:00Z">
            <w:rPr>
              <w:rFonts w:hint="eastAsia"/>
            </w:rPr>
          </w:rPrChange>
        </w:rPr>
        <w:t>进程名：</w:t>
      </w:r>
      <w:r>
        <w:rPr>
          <w:rFonts w:ascii="Times New Roman" w:eastAsia="宋体" w:hAnsi="Times New Roman" w:cs="Times New Roman"/>
          <w:sz w:val="24"/>
          <w:szCs w:val="24"/>
          <w:rPrChange w:id="7212" w:author="..." w:date="2018-06-12T16:50:00Z">
            <w:rPr/>
          </w:rPrChange>
        </w:rPr>
        <w:t>com.demo.app2</w:t>
      </w:r>
    </w:p>
    <w:p w:rsidR="00F76376" w:rsidRPr="00F56C84" w:rsidRDefault="00793F6E">
      <w:pPr>
        <w:pStyle w:val="4"/>
        <w:spacing w:before="0" w:after="0" w:line="400" w:lineRule="exact"/>
        <w:ind w:leftChars="200" w:left="420"/>
        <w:rPr>
          <w:rFonts w:ascii="Times New Roman" w:eastAsia="楷体" w:hAnsi="Times New Roman"/>
          <w:b w:val="0"/>
          <w:sz w:val="24"/>
          <w:szCs w:val="24"/>
          <w:rPrChange w:id="7213" w:author="Windows 用户" w:date="2018-06-12T19:12:00Z">
            <w:rPr/>
          </w:rPrChange>
        </w:rPr>
        <w:pPrChange w:id="7214" w:author="..." w:date="2018-06-12T12:35:00Z">
          <w:pPr>
            <w:pStyle w:val="4"/>
          </w:pPr>
        </w:pPrChange>
      </w:pPr>
      <w:r w:rsidRPr="00F56C84">
        <w:rPr>
          <w:rFonts w:ascii="Times New Roman" w:eastAsia="楷体" w:hAnsi="Times New Roman"/>
          <w:b w:val="0"/>
          <w:sz w:val="24"/>
          <w:szCs w:val="24"/>
          <w:rPrChange w:id="7215" w:author="Windows 用户" w:date="2018-06-12T19:12:00Z">
            <w:rPr/>
          </w:rPrChange>
        </w:rPr>
        <w:lastRenderedPageBreak/>
        <w:t>4.5.2.2 activity.process</w:t>
      </w:r>
      <w:r w:rsidRPr="00F56C84">
        <w:rPr>
          <w:rFonts w:ascii="Times New Roman" w:eastAsia="楷体" w:hAnsi="Times New Roman" w:hint="eastAsia"/>
          <w:b w:val="0"/>
          <w:sz w:val="24"/>
          <w:szCs w:val="24"/>
          <w:rPrChange w:id="7216" w:author="Windows 用户" w:date="2018-06-12T19:12:00Z">
            <w:rPr>
              <w:rFonts w:hint="eastAsia"/>
            </w:rPr>
          </w:rPrChange>
        </w:rPr>
        <w:t>有值</w:t>
      </w:r>
    </w:p>
    <w:p w:rsidR="00F76376" w:rsidRPr="00F76376" w:rsidRDefault="00793F6E">
      <w:pPr>
        <w:spacing w:line="400" w:lineRule="exact"/>
        <w:ind w:firstLineChars="200" w:firstLine="480"/>
        <w:rPr>
          <w:rFonts w:ascii="Times New Roman" w:eastAsia="宋体" w:hAnsi="Times New Roman" w:cs="Times New Roman"/>
          <w:sz w:val="24"/>
          <w:szCs w:val="24"/>
          <w:rPrChange w:id="7217" w:author="..." w:date="2018-06-12T13:51:00Z">
            <w:rPr/>
          </w:rPrChange>
        </w:rPr>
        <w:pPrChange w:id="7218" w:author="Windows 用户" w:date="2018-06-12T19:55:00Z">
          <w:pPr/>
        </w:pPrChange>
      </w:pPr>
      <w:r>
        <w:rPr>
          <w:rFonts w:ascii="Times New Roman" w:eastAsia="宋体" w:hAnsi="Times New Roman" w:cs="Times New Roman"/>
          <w:sz w:val="24"/>
          <w:szCs w:val="24"/>
          <w:rPrChange w:id="7219" w:author="..." w:date="2018-06-12T16:51:00Z">
            <w:rPr/>
          </w:rPrChange>
        </w:rPr>
        <w:t>activity.process</w:t>
      </w:r>
      <w:r>
        <w:rPr>
          <w:rFonts w:ascii="Times New Roman" w:eastAsia="宋体" w:hAnsi="Times New Roman" w:cs="Times New Roman" w:hint="eastAsia"/>
          <w:sz w:val="24"/>
          <w:szCs w:val="24"/>
          <w:rPrChange w:id="7220" w:author="..." w:date="2018-06-12T16:51:00Z">
            <w:rPr>
              <w:rFonts w:hint="eastAsia"/>
            </w:rPr>
          </w:rPrChange>
        </w:rPr>
        <w:t>设置为“</w:t>
      </w:r>
      <w:r>
        <w:rPr>
          <w:rFonts w:ascii="Times New Roman" w:eastAsia="宋体" w:hAnsi="Times New Roman" w:cs="Times New Roman"/>
          <w:sz w:val="24"/>
          <w:szCs w:val="24"/>
          <w:rPrChange w:id="7221" w:author="..." w:date="2018-06-12T16:51:00Z">
            <w:rPr/>
          </w:rPrChange>
        </w:rPr>
        <w:t>:re</w:t>
      </w:r>
      <w:ins w:id="7222" w:author="..." w:date="2018-06-12T14:41:00Z">
        <w:r>
          <w:rPr>
            <w:rFonts w:ascii="Times New Roman" w:eastAsia="宋体" w:hAnsi="Times New Roman" w:cs="Times New Roman"/>
            <w:sz w:val="24"/>
            <w:szCs w:val="24"/>
          </w:rPr>
          <w:t>mo</w:t>
        </w:r>
      </w:ins>
      <w:del w:id="7223" w:author="..." w:date="2018-06-12T14:41:00Z">
        <w:r>
          <w:rPr>
            <w:rFonts w:ascii="Times New Roman" w:eastAsia="宋体" w:hAnsi="Times New Roman" w:cs="Times New Roman"/>
            <w:sz w:val="24"/>
            <w:szCs w:val="24"/>
            <w:rPrChange w:id="7224" w:author="..." w:date="2018-06-12T16:51:00Z">
              <w:rPr/>
            </w:rPrChange>
          </w:rPr>
          <w:delText>mo</w:delText>
        </w:r>
      </w:del>
      <w:r>
        <w:rPr>
          <w:rFonts w:ascii="Times New Roman" w:eastAsia="宋体" w:hAnsi="Times New Roman" w:cs="Times New Roman"/>
          <w:sz w:val="24"/>
          <w:szCs w:val="24"/>
          <w:rPrChange w:id="7225" w:author="..." w:date="2018-06-12T16:51:00Z">
            <w:rPr/>
          </w:rPrChange>
        </w:rPr>
        <w:t>te</w:t>
      </w:r>
      <w:r>
        <w:rPr>
          <w:rFonts w:ascii="Times New Roman" w:eastAsia="宋体" w:hAnsi="Times New Roman" w:cs="Times New Roman" w:hint="eastAsia"/>
          <w:sz w:val="24"/>
          <w:szCs w:val="24"/>
          <w:rPrChange w:id="7226" w:author="..." w:date="2018-06-12T16:51:00Z">
            <w:rPr>
              <w:rFonts w:hint="eastAsia"/>
            </w:rPr>
          </w:rPrChange>
        </w:rPr>
        <w:t>”。</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27" w:author="Windows 用户" w:date="2018-06-12T19:55:00Z">
            <w:rPr/>
          </w:rPrChange>
        </w:rPr>
        <w:pPrChange w:id="7228" w:author="Windows 用户" w:date="2018-06-12T19:55:00Z">
          <w:pPr>
            <w:shd w:val="clear" w:color="auto" w:fill="E7E6E6" w:themeFill="background2"/>
            <w:ind w:firstLineChars="250" w:firstLine="525"/>
          </w:pPr>
        </w:pPrChange>
      </w:pPr>
      <w:r w:rsidRPr="005721D4">
        <w:rPr>
          <w:rFonts w:ascii="Times New Roman" w:eastAsia="宋体" w:hAnsi="Times New Roman"/>
          <w:rPrChange w:id="7229" w:author="Windows 用户" w:date="2018-06-12T19:55:00Z">
            <w:rPr/>
          </w:rPrChange>
        </w:rPr>
        <w:t>&lt;activity android:name=".SecondActivity"</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30" w:author="Windows 用户" w:date="2018-06-12T19:55:00Z">
            <w:rPr/>
          </w:rPrChange>
        </w:rPr>
        <w:pPrChange w:id="7231" w:author="Windows 用户" w:date="2018-06-12T19:55:00Z">
          <w:pPr>
            <w:shd w:val="clear" w:color="auto" w:fill="E7E6E6" w:themeFill="background2"/>
            <w:ind w:firstLineChars="250" w:firstLine="525"/>
          </w:pPr>
        </w:pPrChange>
      </w:pPr>
      <w:r w:rsidRPr="005721D4">
        <w:rPr>
          <w:rFonts w:ascii="Times New Roman" w:eastAsia="宋体" w:hAnsi="Times New Roman"/>
          <w:rPrChange w:id="7232" w:author="Windows 用户" w:date="2018-06-12T19:55:00Z">
            <w:rPr/>
          </w:rPrChange>
        </w:rPr>
        <w:t xml:space="preserve">    android:label="App2-SecondActivity"</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33" w:author="Windows 用户" w:date="2018-06-12T19:55:00Z">
            <w:rPr/>
          </w:rPrChange>
        </w:rPr>
        <w:pPrChange w:id="7234" w:author="Windows 用户" w:date="2018-06-12T19:55:00Z">
          <w:pPr>
            <w:shd w:val="clear" w:color="auto" w:fill="E7E6E6" w:themeFill="background2"/>
            <w:ind w:firstLineChars="250" w:firstLine="525"/>
          </w:pPr>
        </w:pPrChange>
      </w:pPr>
      <w:r w:rsidRPr="005721D4">
        <w:rPr>
          <w:rFonts w:ascii="Times New Roman" w:eastAsia="宋体" w:hAnsi="Times New Roman"/>
          <w:rPrChange w:id="7235" w:author="Windows 用户" w:date="2018-06-12T19:55:00Z">
            <w:rPr/>
          </w:rPrChange>
        </w:rPr>
        <w:t xml:space="preserve">    android:multiprocess="false"</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236" w:author="..." w:date="2018-06-12T13:46:00Z"/>
          <w:rFonts w:ascii="Times New Roman" w:eastAsia="宋体" w:hAnsi="Times New Roman"/>
          <w:rPrChange w:id="7237" w:author="Windows 用户" w:date="2018-06-12T19:55:00Z">
            <w:rPr>
              <w:del w:id="7238" w:author="..." w:date="2018-06-12T13:46:00Z"/>
            </w:rPr>
          </w:rPrChange>
        </w:rPr>
        <w:pPrChange w:id="7239" w:author="Windows 用户" w:date="2018-06-12T19:55:00Z">
          <w:pPr>
            <w:shd w:val="clear" w:color="auto" w:fill="E7E6E6" w:themeFill="background2"/>
            <w:ind w:firstLineChars="250" w:firstLine="525"/>
          </w:pPr>
        </w:pPrChange>
      </w:pPr>
      <w:r w:rsidRPr="005721D4">
        <w:rPr>
          <w:rFonts w:ascii="Times New Roman" w:eastAsia="宋体" w:hAnsi="Times New Roman"/>
          <w:rPrChange w:id="7240" w:author="Windows 用户" w:date="2018-06-12T19:55:00Z">
            <w:rPr/>
          </w:rPrChange>
        </w:rPr>
        <w:t xml:space="preserve">    android:process=":remote2"</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241" w:author="..." w:date="2018-06-12T13:46:00Z"/>
          <w:rFonts w:ascii="Times New Roman" w:eastAsia="宋体" w:hAnsi="Times New Roman"/>
          <w:rPrChange w:id="7242" w:author="Windows 用户" w:date="2018-06-12T19:55:00Z">
            <w:rPr>
              <w:del w:id="7243" w:author="..." w:date="2018-06-12T13:46:00Z"/>
            </w:rPr>
          </w:rPrChange>
        </w:rPr>
        <w:pPrChange w:id="7244" w:author="Windows 用户" w:date="2018-06-12T19:55:00Z">
          <w:pPr>
            <w:shd w:val="clear" w:color="auto" w:fill="E7E6E6" w:themeFill="background2"/>
            <w:ind w:firstLineChars="250" w:firstLine="525"/>
          </w:pPr>
        </w:pPrChange>
      </w:pPr>
      <w:r w:rsidRPr="005721D4">
        <w:rPr>
          <w:rFonts w:ascii="Times New Roman" w:eastAsia="宋体" w:hAnsi="Times New Roman"/>
          <w:rPrChange w:id="7245" w:author="Windows 用户" w:date="2018-06-12T19:55:00Z">
            <w:rPr/>
          </w:rPrChange>
        </w:rPr>
        <w:t>&gt;</w:t>
      </w:r>
    </w:p>
    <w:p w:rsidR="00F76376" w:rsidRPr="005721D4"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46" w:author="Windows 用户" w:date="2018-06-12T19:55:00Z">
            <w:rPr/>
          </w:rPrChange>
        </w:rPr>
        <w:pPrChange w:id="7247" w:author="Windows 用户" w:date="2018-06-12T19:55:00Z">
          <w:pPr>
            <w:shd w:val="clear" w:color="auto" w:fill="E7E6E6" w:themeFill="background2"/>
            <w:ind w:firstLineChars="250" w:firstLine="525"/>
          </w:pPr>
        </w:pPrChange>
      </w:pP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248" w:author="..." w:date="2018-06-12T16:51:00Z"/>
          <w:rFonts w:ascii="Times New Roman" w:eastAsia="宋体" w:hAnsi="Times New Roman"/>
          <w:rPrChange w:id="7249" w:author="Windows 用户" w:date="2018-06-12T19:55:00Z">
            <w:rPr>
              <w:del w:id="7250" w:author="..." w:date="2018-06-12T16:51:00Z"/>
            </w:rPr>
          </w:rPrChange>
        </w:rPr>
        <w:pPrChange w:id="7251" w:author="Windows 用户" w:date="2018-06-12T19:55:00Z">
          <w:pPr>
            <w:shd w:val="clear" w:color="auto" w:fill="E7E6E6" w:themeFill="background2"/>
            <w:ind w:firstLineChars="250" w:firstLine="525"/>
          </w:pPr>
        </w:pPrChange>
      </w:pPr>
      <w:r w:rsidRPr="005721D4">
        <w:rPr>
          <w:rFonts w:ascii="Times New Roman" w:eastAsia="宋体" w:hAnsi="Times New Roman"/>
          <w:rPrChange w:id="7252" w:author="Windows 用户" w:date="2018-06-12T19:55:00Z">
            <w:rPr/>
          </w:rPrChange>
        </w:rPr>
        <w:t>&lt;/activity&gt;</w:t>
      </w:r>
    </w:p>
    <w:p w:rsidR="00F76376" w:rsidRPr="005721D4"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53" w:author="Windows 用户" w:date="2018-06-12T19:55:00Z">
            <w:rPr/>
          </w:rPrChange>
        </w:rPr>
        <w:pPrChange w:id="7254" w:author="Windows 用户" w:date="2018-06-12T19:55:00Z">
          <w:pPr>
            <w:shd w:val="clear" w:color="auto" w:fill="E7E6E6" w:themeFill="background2"/>
            <w:ind w:firstLineChars="250" w:firstLine="525"/>
          </w:pPr>
        </w:pPrChange>
      </w:pP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55" w:author="Windows 用户" w:date="2018-06-12T19:55:00Z">
            <w:rPr/>
          </w:rPrChange>
        </w:rPr>
        <w:pPrChange w:id="7256" w:author="Windows 用户" w:date="2018-06-12T19:55:00Z">
          <w:pPr>
            <w:shd w:val="clear" w:color="auto" w:fill="E7E6E6" w:themeFill="background2"/>
            <w:ind w:firstLineChars="250" w:firstLine="525"/>
          </w:pPr>
        </w:pPrChange>
      </w:pPr>
      <w:r w:rsidRPr="005721D4">
        <w:rPr>
          <w:rFonts w:ascii="Times New Roman" w:eastAsia="宋体" w:hAnsi="Times New Roman"/>
          <w:rPrChange w:id="7257" w:author="Windows 用户" w:date="2018-06-12T19:55:00Z">
            <w:rPr/>
          </w:rPrChange>
        </w:rPr>
        <w:t>&lt;activity android:name=".ThirdActivity"</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58" w:author="Windows 用户" w:date="2018-06-12T19:55:00Z">
            <w:rPr/>
          </w:rPrChange>
        </w:rPr>
        <w:pPrChange w:id="7259" w:author="Windows 用户" w:date="2018-06-12T19:55:00Z">
          <w:pPr>
            <w:shd w:val="clear" w:color="auto" w:fill="E7E6E6" w:themeFill="background2"/>
            <w:ind w:firstLineChars="250" w:firstLine="525"/>
          </w:pPr>
        </w:pPrChange>
      </w:pPr>
      <w:r w:rsidRPr="005721D4">
        <w:rPr>
          <w:rFonts w:ascii="Times New Roman" w:eastAsia="宋体" w:hAnsi="Times New Roman"/>
          <w:rPrChange w:id="7260" w:author="Windows 用户" w:date="2018-06-12T19:55:00Z">
            <w:rPr/>
          </w:rPrChange>
        </w:rPr>
        <w:t xml:space="preserve">    android:label="App2-ThirdActivity"</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61" w:author="Windows 用户" w:date="2018-06-12T19:55:00Z">
            <w:rPr/>
          </w:rPrChange>
        </w:rPr>
        <w:pPrChange w:id="7262" w:author="Windows 用户" w:date="2018-06-12T19:55:00Z">
          <w:pPr>
            <w:shd w:val="clear" w:color="auto" w:fill="E7E6E6" w:themeFill="background2"/>
            <w:ind w:firstLineChars="250" w:firstLine="525"/>
          </w:pPr>
        </w:pPrChange>
      </w:pPr>
      <w:r w:rsidRPr="005721D4">
        <w:rPr>
          <w:rFonts w:ascii="Times New Roman" w:eastAsia="宋体" w:hAnsi="Times New Roman"/>
          <w:rPrChange w:id="7263" w:author="Windows 用户" w:date="2018-06-12T19:55:00Z">
            <w:rPr/>
          </w:rPrChange>
        </w:rPr>
        <w:t xml:space="preserve">    android:multiprocess="true"</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264" w:author="..." w:date="2018-06-12T13:46:00Z"/>
          <w:rFonts w:ascii="Times New Roman" w:eastAsia="宋体" w:hAnsi="Times New Roman"/>
          <w:rPrChange w:id="7265" w:author="Windows 用户" w:date="2018-06-12T19:55:00Z">
            <w:rPr>
              <w:del w:id="7266" w:author="..." w:date="2018-06-12T13:46:00Z"/>
            </w:rPr>
          </w:rPrChange>
        </w:rPr>
        <w:pPrChange w:id="7267" w:author="Windows 用户" w:date="2018-06-12T19:55:00Z">
          <w:pPr>
            <w:shd w:val="clear" w:color="auto" w:fill="E7E6E6" w:themeFill="background2"/>
            <w:ind w:firstLineChars="250" w:firstLine="525"/>
          </w:pPr>
        </w:pPrChange>
      </w:pPr>
      <w:r w:rsidRPr="005721D4">
        <w:rPr>
          <w:rFonts w:ascii="Times New Roman" w:eastAsia="宋体" w:hAnsi="Times New Roman"/>
          <w:rPrChange w:id="7268" w:author="Windows 用户" w:date="2018-06-12T19:55:00Z">
            <w:rPr/>
          </w:rPrChange>
        </w:rPr>
        <w:t xml:space="preserve">    android:process=":remote3"</w:t>
      </w:r>
    </w:p>
    <w:p w:rsidR="00F76376" w:rsidRPr="005721D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269" w:author="..." w:date="2018-06-12T13:46:00Z"/>
          <w:rFonts w:ascii="Times New Roman" w:eastAsia="宋体" w:hAnsi="Times New Roman"/>
          <w:rPrChange w:id="7270" w:author="Windows 用户" w:date="2018-06-12T19:55:00Z">
            <w:rPr>
              <w:del w:id="7271" w:author="..." w:date="2018-06-12T13:46:00Z"/>
            </w:rPr>
          </w:rPrChange>
        </w:rPr>
        <w:pPrChange w:id="7272" w:author="Windows 用户" w:date="2018-06-12T19:55:00Z">
          <w:pPr>
            <w:shd w:val="clear" w:color="auto" w:fill="E7E6E6" w:themeFill="background2"/>
            <w:ind w:firstLineChars="250" w:firstLine="525"/>
          </w:pPr>
        </w:pPrChange>
      </w:pPr>
      <w:r w:rsidRPr="005721D4">
        <w:rPr>
          <w:rFonts w:ascii="Times New Roman" w:eastAsia="宋体" w:hAnsi="Times New Roman"/>
          <w:rPrChange w:id="7273" w:author="Windows 用户" w:date="2018-06-12T19:55:00Z">
            <w:rPr/>
          </w:rPrChange>
        </w:rPr>
        <w:t>&gt;</w:t>
      </w:r>
    </w:p>
    <w:p w:rsidR="00F76376" w:rsidRPr="005721D4"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274" w:author="Windows 用户" w:date="2018-06-12T19:55:00Z">
            <w:rPr/>
          </w:rPrChange>
        </w:rPr>
        <w:pPrChange w:id="7275" w:author="Windows 用户" w:date="2018-06-12T19:55:00Z">
          <w:pPr>
            <w:shd w:val="clear" w:color="auto" w:fill="E7E6E6" w:themeFill="background2"/>
            <w:ind w:firstLineChars="250" w:firstLine="525"/>
          </w:pPr>
        </w:pPrChange>
      </w:pP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7276" w:author="Windows 用户" w:date="2018-06-12T19:55:00Z">
          <w:pPr>
            <w:shd w:val="clear" w:color="auto" w:fill="E7E6E6" w:themeFill="background2"/>
            <w:ind w:firstLineChars="250" w:firstLine="525"/>
          </w:pPr>
        </w:pPrChange>
      </w:pPr>
      <w:r w:rsidRPr="005721D4">
        <w:rPr>
          <w:rFonts w:ascii="Times New Roman" w:eastAsia="宋体" w:hAnsi="Times New Roman"/>
          <w:rPrChange w:id="7277" w:author="Windows 用户" w:date="2018-06-12T19:55:00Z">
            <w:rPr/>
          </w:rPrChange>
        </w:rPr>
        <w:t>&lt;/activity&gt;</w:t>
      </w:r>
    </w:p>
    <w:p w:rsidR="00F76376" w:rsidRPr="00A10D9E" w:rsidRDefault="00F76376">
      <w:pPr>
        <w:ind w:firstLineChars="250" w:firstLine="600"/>
        <w:rPr>
          <w:del w:id="7278" w:author="..." w:date="2018-06-12T13:46:00Z"/>
          <w:rFonts w:ascii="Times New Roman" w:eastAsia="宋体" w:hAnsi="Times New Roman" w:cs="Times New Roman"/>
          <w:sz w:val="24"/>
          <w:szCs w:val="24"/>
          <w:rPrChange w:id="7279" w:author="Windows 用户" w:date="2018-06-12T19:55:00Z">
            <w:rPr>
              <w:del w:id="7280" w:author="..." w:date="2018-06-12T13:46:00Z"/>
            </w:rPr>
          </w:rPrChange>
        </w:rPr>
      </w:pPr>
    </w:p>
    <w:p w:rsidR="00F76376" w:rsidRPr="00F76376" w:rsidRDefault="00793F6E">
      <w:pPr>
        <w:spacing w:line="400" w:lineRule="exact"/>
        <w:ind w:firstLineChars="200" w:firstLine="480"/>
        <w:rPr>
          <w:rFonts w:ascii="Times New Roman" w:eastAsia="宋体" w:hAnsi="Times New Roman" w:cs="Times New Roman"/>
          <w:sz w:val="24"/>
          <w:szCs w:val="24"/>
          <w:rPrChange w:id="7281" w:author="..." w:date="2018-06-12T16:51:00Z">
            <w:rPr/>
          </w:rPrChange>
        </w:rPr>
        <w:pPrChange w:id="7282" w:author="..." w:date="2018-06-12T16:51:00Z">
          <w:pPr>
            <w:pStyle w:val="aa"/>
            <w:ind w:firstLineChars="0" w:firstLine="0"/>
          </w:pPr>
        </w:pPrChange>
      </w:pPr>
      <w:ins w:id="7283" w:author="..." w:date="2018-06-12T13:39:00Z">
        <w:r>
          <w:rPr>
            <w:rFonts w:ascii="Times New Roman" w:eastAsia="宋体" w:hAnsi="Times New Roman" w:cs="Times New Roman" w:hint="eastAsia"/>
            <w:sz w:val="24"/>
            <w:szCs w:val="24"/>
            <w:rPrChange w:id="7284" w:author="..." w:date="2018-06-12T16:51:00Z">
              <w:rPr>
                <w:rFonts w:hint="eastAsia"/>
              </w:rPr>
            </w:rPrChange>
          </w:rPr>
          <w:t>（</w:t>
        </w:r>
        <w:r>
          <w:rPr>
            <w:rFonts w:ascii="Times New Roman" w:eastAsia="宋体" w:hAnsi="Times New Roman" w:cs="Times New Roman"/>
            <w:sz w:val="24"/>
            <w:szCs w:val="24"/>
            <w:rPrChange w:id="7285" w:author="..." w:date="2018-06-12T13:51:00Z">
              <w:rPr/>
            </w:rPrChange>
          </w:rPr>
          <w:t>1</w:t>
        </w:r>
        <w:r>
          <w:rPr>
            <w:rFonts w:ascii="Times New Roman" w:eastAsia="宋体" w:hAnsi="Times New Roman" w:cs="Times New Roman" w:hint="eastAsia"/>
            <w:sz w:val="24"/>
            <w:szCs w:val="24"/>
            <w:rPrChange w:id="7286" w:author="..." w:date="2018-06-12T16:51:00Z">
              <w:rPr>
                <w:rFonts w:hint="eastAsia"/>
              </w:rPr>
            </w:rPrChange>
          </w:rPr>
          <w:t>）</w:t>
        </w:r>
      </w:ins>
      <w:del w:id="7287" w:author="..." w:date="2018-06-12T13:39:00Z">
        <w:r>
          <w:rPr>
            <w:rFonts w:ascii="Times New Roman" w:eastAsia="宋体" w:hAnsi="Times New Roman" w:cs="Times New Roman" w:hint="eastAsia"/>
            <w:sz w:val="24"/>
            <w:szCs w:val="24"/>
            <w:rPrChange w:id="7288" w:author="..." w:date="2018-06-12T16:51:00Z">
              <w:rPr>
                <w:rFonts w:hint="eastAsia"/>
              </w:rPr>
            </w:rPrChange>
          </w:rPr>
          <w:delText>①</w:delText>
        </w:r>
      </w:del>
      <w:r>
        <w:rPr>
          <w:rFonts w:ascii="Times New Roman" w:eastAsia="宋体" w:hAnsi="Times New Roman" w:cs="Times New Roman"/>
          <w:sz w:val="24"/>
          <w:szCs w:val="24"/>
          <w:rPrChange w:id="7289" w:author="..." w:date="2018-06-12T16:51:00Z">
            <w:rPr/>
          </w:rPrChange>
        </w:rPr>
        <w:t>multiprocess=false</w:t>
      </w:r>
      <w:r>
        <w:rPr>
          <w:rFonts w:ascii="Times New Roman" w:eastAsia="宋体" w:hAnsi="Times New Roman" w:cs="Times New Roman" w:hint="eastAsia"/>
          <w:sz w:val="24"/>
          <w:szCs w:val="24"/>
          <w:rPrChange w:id="7290" w:author="..." w:date="2018-06-12T16:51:00Z">
            <w:rPr>
              <w:rFonts w:hint="eastAsia"/>
            </w:rPr>
          </w:rPrChange>
        </w:rPr>
        <w:t>时，从多条路径启动</w:t>
      </w:r>
      <w:r>
        <w:rPr>
          <w:rFonts w:ascii="Times New Roman" w:eastAsia="宋体" w:hAnsi="Times New Roman" w:cs="Times New Roman"/>
          <w:sz w:val="24"/>
          <w:szCs w:val="24"/>
          <w:rPrChange w:id="7291" w:author="..." w:date="2018-06-12T16:51:00Z">
            <w:rPr/>
          </w:rPrChange>
        </w:rPr>
        <w:t>activity</w:t>
      </w:r>
      <w:r>
        <w:rPr>
          <w:rFonts w:ascii="Times New Roman" w:eastAsia="宋体" w:hAnsi="Times New Roman" w:cs="Times New Roman" w:hint="eastAsia"/>
          <w:sz w:val="24"/>
          <w:szCs w:val="24"/>
          <w:rPrChange w:id="7292" w:author="..." w:date="2018-06-12T16:51:00Z">
            <w:rPr>
              <w:rFonts w:hint="eastAsia"/>
            </w:rPr>
          </w:rPrChange>
        </w:rPr>
        <w:t>，观察它所在的进程是否与启动它的组件所在进程有关？即是否总在“</w:t>
      </w:r>
      <w:r>
        <w:rPr>
          <w:rFonts w:ascii="Times New Roman" w:eastAsia="宋体" w:hAnsi="Times New Roman" w:cs="Times New Roman"/>
          <w:sz w:val="24"/>
          <w:szCs w:val="24"/>
          <w:rPrChange w:id="7293" w:author="..." w:date="2018-06-12T16:51:00Z">
            <w:rPr/>
          </w:rPrChange>
        </w:rPr>
        <w:t>:remote</w:t>
      </w:r>
      <w:r>
        <w:rPr>
          <w:rFonts w:ascii="Times New Roman" w:eastAsia="宋体" w:hAnsi="Times New Roman" w:cs="Times New Roman" w:hint="eastAsia"/>
          <w:sz w:val="24"/>
          <w:szCs w:val="24"/>
          <w:rPrChange w:id="7294" w:author="..." w:date="2018-06-12T16:51:00Z">
            <w:rPr>
              <w:rFonts w:hint="eastAsia"/>
            </w:rPr>
          </w:rPrChange>
        </w:rPr>
        <w:t>”进程中？</w:t>
      </w:r>
    </w:p>
    <w:p w:rsidR="00F76376" w:rsidRPr="00F76376" w:rsidRDefault="00793F6E">
      <w:pPr>
        <w:spacing w:line="400" w:lineRule="exact"/>
        <w:ind w:firstLineChars="200" w:firstLine="480"/>
        <w:rPr>
          <w:rFonts w:ascii="Times New Roman" w:eastAsia="宋体" w:hAnsi="Times New Roman" w:cs="Times New Roman"/>
          <w:sz w:val="24"/>
          <w:szCs w:val="24"/>
          <w:rPrChange w:id="7295" w:author="..." w:date="2018-06-12T16:51:00Z">
            <w:rPr/>
          </w:rPrChange>
        </w:rPr>
        <w:pPrChange w:id="7296" w:author="Windows 用户" w:date="2018-06-12T19:55:00Z">
          <w:pPr>
            <w:pStyle w:val="aa"/>
            <w:ind w:leftChars="650" w:left="1365" w:firstLineChars="0" w:firstLine="315"/>
          </w:pPr>
        </w:pPrChange>
      </w:pPr>
      <w:ins w:id="7297" w:author="..." w:date="2018-06-12T13:40:00Z">
        <w:r>
          <w:rPr>
            <w:rFonts w:ascii="Times New Roman" w:eastAsia="宋体" w:hAnsi="Times New Roman" w:cs="Times New Roman" w:hint="eastAsia"/>
            <w:sz w:val="24"/>
            <w:szCs w:val="24"/>
            <w:rPrChange w:id="7298" w:author="..." w:date="2018-06-12T17:57:00Z">
              <w:rPr>
                <w:rFonts w:hint="eastAsia"/>
              </w:rPr>
            </w:rPrChange>
          </w:rPr>
          <w:t>①</w:t>
        </w:r>
      </w:ins>
      <w:del w:id="7299" w:author="..." w:date="2018-06-12T13:39:00Z">
        <w:r>
          <w:rPr>
            <w:rFonts w:ascii="Times New Roman" w:eastAsia="宋体" w:hAnsi="Times New Roman" w:cs="Times New Roman"/>
            <w:sz w:val="24"/>
            <w:szCs w:val="24"/>
            <w:rPrChange w:id="7300" w:author="..." w:date="2018-06-12T16:51:00Z">
              <w:rPr/>
            </w:rPrChange>
          </w:rPr>
          <w:delText xml:space="preserve">[1] </w:delText>
        </w:r>
      </w:del>
      <w:r>
        <w:rPr>
          <w:rFonts w:ascii="Times New Roman" w:eastAsia="宋体" w:hAnsi="Times New Roman" w:cs="Times New Roman"/>
          <w:sz w:val="24"/>
          <w:szCs w:val="24"/>
          <w:rPrChange w:id="7301" w:author="..." w:date="2018-06-12T16:51:00Z">
            <w:rPr/>
          </w:rPrChange>
        </w:rPr>
        <w:t>App1.MainActivity-&gt;App1.SecondActivity-&gt;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302" w:author="..." w:date="2018-06-12T16:51:00Z">
            <w:rPr/>
          </w:rPrChange>
        </w:rPr>
        <w:pPrChange w:id="7303" w:author="Windows 用户" w:date="2018-06-12T19:55:00Z">
          <w:pPr>
            <w:pStyle w:val="aa"/>
            <w:ind w:leftChars="650" w:left="1365" w:firstLineChars="0" w:firstLine="315"/>
          </w:pPr>
        </w:pPrChange>
      </w:pPr>
      <w:r>
        <w:rPr>
          <w:rFonts w:ascii="Times New Roman" w:eastAsia="宋体" w:hAnsi="Times New Roman" w:cs="Times New Roman"/>
          <w:sz w:val="24"/>
          <w:szCs w:val="24"/>
          <w:rPrChange w:id="7304" w:author="..." w:date="2018-06-12T16:51:00Z">
            <w:rPr/>
          </w:rPrChange>
        </w:rPr>
        <w:t>App1.SecondActivity</w:t>
      </w:r>
      <w:r>
        <w:rPr>
          <w:rFonts w:ascii="Times New Roman" w:eastAsia="宋体" w:hAnsi="Times New Roman" w:cs="Times New Roman" w:hint="eastAsia"/>
          <w:sz w:val="24"/>
          <w:szCs w:val="24"/>
          <w:rPrChange w:id="7305" w:author="..." w:date="2018-06-12T16:51:00Z">
            <w:rPr>
              <w:rFonts w:hint="eastAsia"/>
            </w:rPr>
          </w:rPrChange>
        </w:rPr>
        <w:t>进程名：</w:t>
      </w:r>
      <w:r>
        <w:rPr>
          <w:rFonts w:ascii="Times New Roman" w:eastAsia="宋体" w:hAnsi="Times New Roman" w:cs="Times New Roman"/>
          <w:sz w:val="24"/>
          <w:szCs w:val="24"/>
          <w:rPrChange w:id="7306" w:author="..." w:date="2018-06-12T16:51:00Z">
            <w:rPr/>
          </w:rPrChange>
        </w:rPr>
        <w:t>com.demo.app1:second</w:t>
      </w:r>
    </w:p>
    <w:p w:rsidR="00F76376" w:rsidRPr="00F76376" w:rsidRDefault="00793F6E">
      <w:pPr>
        <w:spacing w:line="400" w:lineRule="exact"/>
        <w:ind w:leftChars="650" w:left="1365" w:firstLineChars="200" w:firstLine="480"/>
        <w:rPr>
          <w:del w:id="7307" w:author="..." w:date="2018-06-12T13:46:00Z"/>
          <w:rFonts w:ascii="Times New Roman" w:eastAsia="宋体" w:hAnsi="Times New Roman" w:cs="Times New Roman"/>
          <w:sz w:val="24"/>
          <w:szCs w:val="24"/>
          <w:rPrChange w:id="7308" w:author="..." w:date="2018-06-12T16:51:00Z">
            <w:rPr>
              <w:del w:id="7309" w:author="..." w:date="2018-06-12T13:46:00Z"/>
            </w:rPr>
          </w:rPrChange>
        </w:rPr>
        <w:pPrChange w:id="7310" w:author="Windows 用户" w:date="2018-06-12T19:55:00Z">
          <w:pPr>
            <w:pStyle w:val="aa"/>
            <w:ind w:leftChars="650" w:left="1365" w:firstLineChars="0" w:firstLine="315"/>
          </w:pPr>
        </w:pPrChange>
      </w:pPr>
      <w:r>
        <w:rPr>
          <w:rFonts w:ascii="Times New Roman" w:eastAsia="宋体" w:hAnsi="Times New Roman" w:cs="Times New Roman"/>
          <w:sz w:val="24"/>
          <w:szCs w:val="24"/>
          <w:rPrChange w:id="7311" w:author="..." w:date="2018-06-12T16:51:00Z">
            <w:rPr/>
          </w:rPrChange>
        </w:rPr>
        <w:t>App2.SecondActivity</w:t>
      </w:r>
      <w:r>
        <w:rPr>
          <w:rFonts w:ascii="Times New Roman" w:eastAsia="宋体" w:hAnsi="Times New Roman" w:cs="Times New Roman" w:hint="eastAsia"/>
          <w:sz w:val="24"/>
          <w:szCs w:val="24"/>
          <w:rPrChange w:id="7312" w:author="..." w:date="2018-06-12T16:51:00Z">
            <w:rPr>
              <w:rFonts w:hint="eastAsia"/>
            </w:rPr>
          </w:rPrChange>
        </w:rPr>
        <w:t>进程名：</w:t>
      </w:r>
      <w:r>
        <w:rPr>
          <w:rFonts w:ascii="Times New Roman" w:eastAsia="宋体" w:hAnsi="Times New Roman" w:cs="Times New Roman"/>
          <w:sz w:val="24"/>
          <w:szCs w:val="24"/>
          <w:rPrChange w:id="7313" w:author="..." w:date="2018-06-12T16:51:00Z">
            <w:rPr/>
          </w:rPrChange>
        </w:rPr>
        <w:t>com.demo.app2:remote2</w:t>
      </w:r>
    </w:p>
    <w:p w:rsidR="00F76376" w:rsidRPr="00F76376" w:rsidRDefault="00F76376">
      <w:pPr>
        <w:spacing w:line="400" w:lineRule="exact"/>
        <w:ind w:firstLineChars="200" w:firstLine="480"/>
        <w:rPr>
          <w:rFonts w:ascii="Times New Roman" w:eastAsia="宋体" w:hAnsi="Times New Roman" w:cs="Times New Roman"/>
          <w:sz w:val="24"/>
          <w:szCs w:val="24"/>
          <w:rPrChange w:id="7314" w:author="..." w:date="2018-06-12T16:51:00Z">
            <w:rPr/>
          </w:rPrChange>
        </w:rPr>
        <w:pPrChange w:id="7315" w:author="Windows 用户" w:date="2018-06-12T19:55: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316" w:author="..." w:date="2018-06-12T16:51:00Z">
            <w:rPr/>
          </w:rPrChange>
        </w:rPr>
        <w:pPrChange w:id="7317" w:author="Windows 用户" w:date="2018-06-12T19:55:00Z">
          <w:pPr>
            <w:pStyle w:val="aa"/>
            <w:ind w:leftChars="500" w:left="1050" w:firstLineChars="300" w:firstLine="630"/>
          </w:pPr>
        </w:pPrChange>
      </w:pPr>
      <w:ins w:id="7318" w:author="..." w:date="2018-06-12T13:40:00Z">
        <w:r>
          <w:rPr>
            <w:rFonts w:ascii="Times New Roman" w:eastAsia="宋体" w:hAnsi="Times New Roman" w:cs="Times New Roman" w:hint="eastAsia"/>
            <w:sz w:val="24"/>
            <w:szCs w:val="24"/>
            <w:rPrChange w:id="7319" w:author="..." w:date="2018-06-12T17:57:00Z">
              <w:rPr>
                <w:rFonts w:hint="eastAsia"/>
              </w:rPr>
            </w:rPrChange>
          </w:rPr>
          <w:t>②</w:t>
        </w:r>
      </w:ins>
      <w:del w:id="7320" w:author="..." w:date="2018-06-12T13:40:00Z">
        <w:r>
          <w:rPr>
            <w:rFonts w:ascii="Times New Roman" w:eastAsia="宋体" w:hAnsi="Times New Roman" w:cs="Times New Roman"/>
            <w:sz w:val="24"/>
            <w:szCs w:val="24"/>
            <w:rPrChange w:id="7321" w:author="..." w:date="2018-06-12T16:51:00Z">
              <w:rPr/>
            </w:rPrChange>
          </w:rPr>
          <w:delText xml:space="preserve">[2] </w:delText>
        </w:r>
      </w:del>
      <w:r>
        <w:rPr>
          <w:rFonts w:ascii="Times New Roman" w:eastAsia="宋体" w:hAnsi="Times New Roman" w:cs="Times New Roman"/>
          <w:sz w:val="24"/>
          <w:szCs w:val="24"/>
          <w:rPrChange w:id="7322" w:author="..." w:date="2018-06-12T16:51:00Z">
            <w:rPr/>
          </w:rPrChange>
        </w:rPr>
        <w:t>App1.MainActivity-&gt; App1.ThirdActivity-&gt;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323" w:author="..." w:date="2018-06-12T16:51:00Z">
            <w:rPr/>
          </w:rPrChange>
        </w:rPr>
        <w:pPrChange w:id="7324" w:author="Windows 用户" w:date="2018-06-12T19:55:00Z">
          <w:pPr>
            <w:pStyle w:val="aa"/>
            <w:ind w:leftChars="500" w:left="1050" w:firstLineChars="300" w:firstLine="630"/>
          </w:pPr>
        </w:pPrChange>
      </w:pPr>
      <w:r>
        <w:rPr>
          <w:rFonts w:ascii="Times New Roman" w:eastAsia="宋体" w:hAnsi="Times New Roman" w:cs="Times New Roman"/>
          <w:sz w:val="24"/>
          <w:szCs w:val="24"/>
          <w:rPrChange w:id="7325" w:author="..." w:date="2018-06-12T16:51:00Z">
            <w:rPr/>
          </w:rPrChange>
        </w:rPr>
        <w:t>App1.ThirdActivity</w:t>
      </w:r>
      <w:r>
        <w:rPr>
          <w:rFonts w:ascii="Times New Roman" w:eastAsia="宋体" w:hAnsi="Times New Roman" w:cs="Times New Roman" w:hint="eastAsia"/>
          <w:sz w:val="24"/>
          <w:szCs w:val="24"/>
          <w:rPrChange w:id="7326" w:author="..." w:date="2018-06-12T16:51:00Z">
            <w:rPr>
              <w:rFonts w:hint="eastAsia"/>
            </w:rPr>
          </w:rPrChange>
        </w:rPr>
        <w:t>进程名：</w:t>
      </w:r>
      <w:r>
        <w:rPr>
          <w:rFonts w:ascii="Times New Roman" w:eastAsia="宋体" w:hAnsi="Times New Roman" w:cs="Times New Roman"/>
          <w:sz w:val="24"/>
          <w:szCs w:val="24"/>
          <w:rPrChange w:id="7327" w:author="..." w:date="2018-06-12T16:51:00Z">
            <w:rPr/>
          </w:rPrChange>
        </w:rPr>
        <w:t>com.demo.app1:third</w:t>
      </w:r>
    </w:p>
    <w:p w:rsidR="00F76376" w:rsidRPr="00F76376" w:rsidRDefault="00793F6E">
      <w:pPr>
        <w:spacing w:line="400" w:lineRule="exact"/>
        <w:ind w:firstLineChars="200" w:firstLine="480"/>
        <w:rPr>
          <w:del w:id="7328" w:author="..." w:date="2018-06-12T13:46:00Z"/>
          <w:rFonts w:ascii="Times New Roman" w:eastAsia="宋体" w:hAnsi="Times New Roman" w:cs="Times New Roman"/>
          <w:sz w:val="24"/>
          <w:szCs w:val="24"/>
          <w:rPrChange w:id="7329" w:author="..." w:date="2018-06-12T16:51:00Z">
            <w:rPr>
              <w:del w:id="7330" w:author="..." w:date="2018-06-12T13:46:00Z"/>
            </w:rPr>
          </w:rPrChange>
        </w:rPr>
        <w:pPrChange w:id="7331" w:author="Windows 用户" w:date="2018-06-12T19:55:00Z">
          <w:pPr>
            <w:pStyle w:val="aa"/>
            <w:ind w:leftChars="500" w:left="1050" w:firstLineChars="300" w:firstLine="630"/>
          </w:pPr>
        </w:pPrChange>
      </w:pPr>
      <w:r>
        <w:rPr>
          <w:rFonts w:ascii="Times New Roman" w:eastAsia="宋体" w:hAnsi="Times New Roman" w:cs="Times New Roman"/>
          <w:sz w:val="24"/>
          <w:szCs w:val="24"/>
          <w:rPrChange w:id="7332" w:author="..." w:date="2018-06-12T16:51:00Z">
            <w:rPr/>
          </w:rPrChange>
        </w:rPr>
        <w:t>App2.SecondActivity</w:t>
      </w:r>
      <w:r>
        <w:rPr>
          <w:rFonts w:ascii="Times New Roman" w:eastAsia="宋体" w:hAnsi="Times New Roman" w:cs="Times New Roman" w:hint="eastAsia"/>
          <w:sz w:val="24"/>
          <w:szCs w:val="24"/>
          <w:rPrChange w:id="7333" w:author="..." w:date="2018-06-12T16:51:00Z">
            <w:rPr>
              <w:rFonts w:hint="eastAsia"/>
            </w:rPr>
          </w:rPrChange>
        </w:rPr>
        <w:t>进程名：</w:t>
      </w:r>
      <w:r>
        <w:rPr>
          <w:rFonts w:ascii="Times New Roman" w:eastAsia="宋体" w:hAnsi="Times New Roman" w:cs="Times New Roman"/>
          <w:sz w:val="24"/>
          <w:szCs w:val="24"/>
          <w:rPrChange w:id="7334" w:author="..." w:date="2018-06-12T16:51:00Z">
            <w:rPr/>
          </w:rPrChange>
        </w:rPr>
        <w:t>com.demo.app2:remote2</w:t>
      </w:r>
    </w:p>
    <w:p w:rsidR="00F76376" w:rsidRPr="00F76376" w:rsidRDefault="00F76376">
      <w:pPr>
        <w:spacing w:line="400" w:lineRule="exact"/>
        <w:ind w:firstLineChars="200" w:firstLine="480"/>
        <w:rPr>
          <w:rFonts w:ascii="Times New Roman" w:eastAsia="宋体" w:hAnsi="Times New Roman" w:cs="Times New Roman"/>
          <w:sz w:val="24"/>
          <w:szCs w:val="24"/>
          <w:rPrChange w:id="7335" w:author="..." w:date="2018-06-12T16:51:00Z">
            <w:rPr/>
          </w:rPrChange>
        </w:rPr>
        <w:pPrChange w:id="7336" w:author="Windows 用户" w:date="2018-06-12T19:55:00Z">
          <w:pPr>
            <w:pStyle w:val="aa"/>
            <w:ind w:leftChars="450" w:left="1785" w:hangingChars="400" w:hanging="84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337" w:author="..." w:date="2018-06-12T16:51:00Z">
            <w:rPr/>
          </w:rPrChange>
        </w:rPr>
        <w:pPrChange w:id="7338" w:author="..." w:date="2018-06-12T16:51:00Z">
          <w:pPr/>
        </w:pPrChange>
      </w:pPr>
      <w:ins w:id="7339" w:author="..." w:date="2018-06-12T13:40:00Z">
        <w:r>
          <w:rPr>
            <w:rFonts w:ascii="Times New Roman" w:eastAsia="宋体" w:hAnsi="Times New Roman" w:cs="Times New Roman" w:hint="eastAsia"/>
            <w:sz w:val="24"/>
            <w:szCs w:val="24"/>
            <w:rPrChange w:id="7340" w:author="..." w:date="2018-06-12T16:51:00Z">
              <w:rPr>
                <w:rFonts w:hint="eastAsia"/>
              </w:rPr>
            </w:rPrChange>
          </w:rPr>
          <w:t>（</w:t>
        </w:r>
        <w:r>
          <w:rPr>
            <w:rFonts w:ascii="Times New Roman" w:eastAsia="宋体" w:hAnsi="Times New Roman" w:cs="Times New Roman"/>
            <w:sz w:val="24"/>
            <w:szCs w:val="24"/>
            <w:rPrChange w:id="7341" w:author="..." w:date="2018-06-12T13:51:00Z">
              <w:rPr/>
            </w:rPrChange>
          </w:rPr>
          <w:t>2</w:t>
        </w:r>
        <w:r>
          <w:rPr>
            <w:rFonts w:ascii="Times New Roman" w:eastAsia="宋体" w:hAnsi="Times New Roman" w:cs="Times New Roman" w:hint="eastAsia"/>
            <w:sz w:val="24"/>
            <w:szCs w:val="24"/>
            <w:rPrChange w:id="7342" w:author="..." w:date="2018-06-12T16:51:00Z">
              <w:rPr>
                <w:rFonts w:hint="eastAsia"/>
              </w:rPr>
            </w:rPrChange>
          </w:rPr>
          <w:t>）</w:t>
        </w:r>
      </w:ins>
      <w:del w:id="7343" w:author="..." w:date="2018-06-12T13:40:00Z">
        <w:r>
          <w:rPr>
            <w:rFonts w:ascii="Times New Roman" w:eastAsia="宋体" w:hAnsi="Times New Roman" w:cs="Times New Roman" w:hint="eastAsia"/>
            <w:sz w:val="24"/>
            <w:szCs w:val="24"/>
            <w:rPrChange w:id="7344" w:author="..." w:date="2018-06-12T16:51:00Z">
              <w:rPr>
                <w:rFonts w:hint="eastAsia"/>
              </w:rPr>
            </w:rPrChange>
          </w:rPr>
          <w:delText>②</w:delText>
        </w:r>
      </w:del>
      <w:r>
        <w:rPr>
          <w:rFonts w:ascii="Times New Roman" w:eastAsia="宋体" w:hAnsi="Times New Roman" w:cs="Times New Roman"/>
          <w:sz w:val="24"/>
          <w:szCs w:val="24"/>
          <w:rPrChange w:id="7345" w:author="..." w:date="2018-06-12T16:51:00Z">
            <w:rPr/>
          </w:rPrChange>
        </w:rPr>
        <w:t>multiprocess=true</w:t>
      </w:r>
      <w:r>
        <w:rPr>
          <w:rFonts w:ascii="Times New Roman" w:eastAsia="宋体" w:hAnsi="Times New Roman" w:cs="Times New Roman" w:hint="eastAsia"/>
          <w:sz w:val="24"/>
          <w:szCs w:val="24"/>
          <w:rPrChange w:id="7346" w:author="..." w:date="2018-06-12T16:51:00Z">
            <w:rPr>
              <w:rFonts w:hint="eastAsia"/>
            </w:rPr>
          </w:rPrChange>
        </w:rPr>
        <w:t>时，从多条路径启动</w:t>
      </w:r>
      <w:r>
        <w:rPr>
          <w:rFonts w:ascii="Times New Roman" w:eastAsia="宋体" w:hAnsi="Times New Roman" w:cs="Times New Roman"/>
          <w:sz w:val="24"/>
          <w:szCs w:val="24"/>
          <w:rPrChange w:id="7347" w:author="..." w:date="2018-06-12T16:51:00Z">
            <w:rPr/>
          </w:rPrChange>
        </w:rPr>
        <w:t>activity</w:t>
      </w:r>
      <w:r>
        <w:rPr>
          <w:rFonts w:ascii="Times New Roman" w:eastAsia="宋体" w:hAnsi="Times New Roman" w:cs="Times New Roman" w:hint="eastAsia"/>
          <w:sz w:val="24"/>
          <w:szCs w:val="24"/>
          <w:rPrChange w:id="7348" w:author="..." w:date="2018-06-12T16:51:00Z">
            <w:rPr>
              <w:rFonts w:hint="eastAsia"/>
            </w:rPr>
          </w:rPrChange>
        </w:rPr>
        <w:t>，观察它所在的进程是否与启动它的组件所在进程有关？即被启动的</w:t>
      </w:r>
      <w:r>
        <w:rPr>
          <w:rFonts w:ascii="Times New Roman" w:eastAsia="宋体" w:hAnsi="Times New Roman" w:cs="Times New Roman"/>
          <w:sz w:val="24"/>
          <w:szCs w:val="24"/>
          <w:rPrChange w:id="7349" w:author="..." w:date="2018-06-12T16:51:00Z">
            <w:rPr/>
          </w:rPrChange>
        </w:rPr>
        <w:t>activity</w:t>
      </w:r>
      <w:r>
        <w:rPr>
          <w:rFonts w:ascii="Times New Roman" w:eastAsia="宋体" w:hAnsi="Times New Roman" w:cs="Times New Roman" w:hint="eastAsia"/>
          <w:sz w:val="24"/>
          <w:szCs w:val="24"/>
          <w:rPrChange w:id="7350" w:author="..." w:date="2018-06-12T16:51:00Z">
            <w:rPr>
              <w:rFonts w:hint="eastAsia"/>
            </w:rPr>
          </w:rPrChange>
        </w:rPr>
        <w:t>能够在另一个</w:t>
      </w:r>
      <w:r>
        <w:rPr>
          <w:rFonts w:ascii="Times New Roman" w:eastAsia="宋体" w:hAnsi="Times New Roman" w:cs="Times New Roman"/>
          <w:sz w:val="24"/>
          <w:szCs w:val="24"/>
          <w:rPrChange w:id="7351" w:author="..." w:date="2018-06-12T16:51:00Z">
            <w:rPr/>
          </w:rPrChange>
        </w:rPr>
        <w:t>app</w:t>
      </w:r>
      <w:r>
        <w:rPr>
          <w:rFonts w:ascii="Times New Roman" w:eastAsia="宋体" w:hAnsi="Times New Roman" w:cs="Times New Roman" w:hint="eastAsia"/>
          <w:sz w:val="24"/>
          <w:szCs w:val="24"/>
          <w:rPrChange w:id="7352" w:author="..." w:date="2018-06-12T16:51:00Z">
            <w:rPr>
              <w:rFonts w:hint="eastAsia"/>
            </w:rPr>
          </w:rPrChange>
        </w:rPr>
        <w:t>中被实例化？</w:t>
      </w:r>
    </w:p>
    <w:p w:rsidR="00F76376" w:rsidRPr="00F76376" w:rsidRDefault="00793F6E">
      <w:pPr>
        <w:spacing w:line="400" w:lineRule="exact"/>
        <w:ind w:firstLineChars="200" w:firstLine="480"/>
        <w:rPr>
          <w:rFonts w:ascii="Times New Roman" w:eastAsia="宋体" w:hAnsi="Times New Roman" w:cs="Times New Roman"/>
          <w:sz w:val="24"/>
          <w:szCs w:val="24"/>
          <w:rPrChange w:id="7353" w:author="..." w:date="2018-06-12T16:51:00Z">
            <w:rPr/>
          </w:rPrChange>
        </w:rPr>
        <w:pPrChange w:id="7354" w:author="Windows 用户" w:date="2018-06-12T19:55:00Z">
          <w:pPr>
            <w:pStyle w:val="aa"/>
            <w:ind w:leftChars="650" w:left="1365" w:firstLineChars="0" w:firstLine="315"/>
          </w:pPr>
        </w:pPrChange>
      </w:pPr>
      <w:ins w:id="7355" w:author="..." w:date="2018-06-12T13:40:00Z">
        <w:r>
          <w:rPr>
            <w:rFonts w:ascii="Times New Roman" w:eastAsia="宋体" w:hAnsi="Times New Roman" w:cs="Times New Roman" w:hint="eastAsia"/>
            <w:sz w:val="24"/>
            <w:szCs w:val="24"/>
            <w:rPrChange w:id="7356" w:author="..." w:date="2018-06-12T17:57:00Z">
              <w:rPr>
                <w:rFonts w:hint="eastAsia"/>
              </w:rPr>
            </w:rPrChange>
          </w:rPr>
          <w:t>①</w:t>
        </w:r>
      </w:ins>
      <w:del w:id="7357" w:author="..." w:date="2018-06-12T13:40:00Z">
        <w:r>
          <w:rPr>
            <w:rFonts w:ascii="Times New Roman" w:eastAsia="宋体" w:hAnsi="Times New Roman" w:cs="Times New Roman"/>
            <w:sz w:val="24"/>
            <w:szCs w:val="24"/>
            <w:rPrChange w:id="7358" w:author="..." w:date="2018-06-12T16:51:00Z">
              <w:rPr/>
            </w:rPrChange>
          </w:rPr>
          <w:delText xml:space="preserve">[1] </w:delText>
        </w:r>
      </w:del>
      <w:r>
        <w:rPr>
          <w:rFonts w:ascii="Times New Roman" w:eastAsia="宋体" w:hAnsi="Times New Roman" w:cs="Times New Roman"/>
          <w:sz w:val="24"/>
          <w:szCs w:val="24"/>
          <w:rPrChange w:id="7359" w:author="..." w:date="2018-06-12T16:51:00Z">
            <w:rPr/>
          </w:rPrChange>
        </w:rPr>
        <w:t>App1.MainActivity-&gt;App1.SecondActivity-&gt; App2.ThirdActivity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360" w:author="..." w:date="2018-06-12T16:51:00Z">
            <w:rPr/>
          </w:rPrChange>
        </w:rPr>
        <w:pPrChange w:id="7361" w:author="Windows 用户" w:date="2018-06-12T19:55:00Z">
          <w:pPr>
            <w:pStyle w:val="aa"/>
            <w:ind w:leftChars="650" w:left="1365" w:firstLineChars="0" w:firstLine="315"/>
          </w:pPr>
        </w:pPrChange>
      </w:pPr>
      <w:r>
        <w:rPr>
          <w:rFonts w:ascii="Times New Roman" w:eastAsia="宋体" w:hAnsi="Times New Roman" w:cs="Times New Roman"/>
          <w:sz w:val="24"/>
          <w:szCs w:val="24"/>
          <w:rPrChange w:id="7362" w:author="..." w:date="2018-06-12T16:51:00Z">
            <w:rPr/>
          </w:rPrChange>
        </w:rPr>
        <w:t>App1.SecondActivity</w:t>
      </w:r>
      <w:r>
        <w:rPr>
          <w:rFonts w:ascii="Times New Roman" w:eastAsia="宋体" w:hAnsi="Times New Roman" w:cs="Times New Roman" w:hint="eastAsia"/>
          <w:sz w:val="24"/>
          <w:szCs w:val="24"/>
          <w:rPrChange w:id="7363" w:author="..." w:date="2018-06-12T16:51:00Z">
            <w:rPr>
              <w:rFonts w:hint="eastAsia"/>
            </w:rPr>
          </w:rPrChange>
        </w:rPr>
        <w:t>进程名：</w:t>
      </w:r>
      <w:r>
        <w:rPr>
          <w:rFonts w:ascii="Times New Roman" w:eastAsia="宋体" w:hAnsi="Times New Roman" w:cs="Times New Roman"/>
          <w:sz w:val="24"/>
          <w:szCs w:val="24"/>
          <w:rPrChange w:id="7364" w:author="..." w:date="2018-06-12T16:51:00Z">
            <w:rPr/>
          </w:rPrChange>
        </w:rPr>
        <w:t>com.demo.app1:second</w:t>
      </w:r>
    </w:p>
    <w:p w:rsidR="00F76376" w:rsidRPr="00F76376" w:rsidRDefault="00793F6E">
      <w:pPr>
        <w:spacing w:line="400" w:lineRule="exact"/>
        <w:ind w:leftChars="650" w:left="1365" w:firstLineChars="200" w:firstLine="480"/>
        <w:rPr>
          <w:del w:id="7365" w:author="..." w:date="2018-06-12T13:46:00Z"/>
          <w:rFonts w:ascii="Times New Roman" w:eastAsia="宋体" w:hAnsi="Times New Roman" w:cs="Times New Roman"/>
          <w:sz w:val="24"/>
          <w:szCs w:val="24"/>
          <w:rPrChange w:id="7366" w:author="..." w:date="2018-06-12T16:51:00Z">
            <w:rPr>
              <w:del w:id="7367" w:author="..." w:date="2018-06-12T13:46:00Z"/>
            </w:rPr>
          </w:rPrChange>
        </w:rPr>
        <w:pPrChange w:id="7368" w:author="Windows 用户" w:date="2018-06-12T19:55:00Z">
          <w:pPr>
            <w:pStyle w:val="aa"/>
            <w:ind w:leftChars="650" w:left="1365" w:firstLineChars="0" w:firstLine="315"/>
          </w:pPr>
        </w:pPrChange>
      </w:pPr>
      <w:r>
        <w:rPr>
          <w:rFonts w:ascii="Times New Roman" w:eastAsia="宋体" w:hAnsi="Times New Roman" w:cs="Times New Roman"/>
          <w:sz w:val="24"/>
          <w:szCs w:val="24"/>
          <w:rPrChange w:id="7369" w:author="..." w:date="2018-06-12T16:51:00Z">
            <w:rPr/>
          </w:rPrChange>
        </w:rPr>
        <w:t>App2. ThirdActivity</w:t>
      </w:r>
      <w:r>
        <w:rPr>
          <w:rFonts w:ascii="Times New Roman" w:eastAsia="宋体" w:hAnsi="Times New Roman" w:cs="Times New Roman" w:hint="eastAsia"/>
          <w:sz w:val="24"/>
          <w:szCs w:val="24"/>
          <w:rPrChange w:id="7370" w:author="..." w:date="2018-06-12T16:51:00Z">
            <w:rPr>
              <w:rFonts w:hint="eastAsia"/>
            </w:rPr>
          </w:rPrChange>
        </w:rPr>
        <w:t>进程名：</w:t>
      </w:r>
      <w:r>
        <w:rPr>
          <w:rFonts w:ascii="Times New Roman" w:eastAsia="宋体" w:hAnsi="Times New Roman" w:cs="Times New Roman"/>
          <w:sz w:val="24"/>
          <w:szCs w:val="24"/>
          <w:rPrChange w:id="7371" w:author="..." w:date="2018-06-12T16:51:00Z">
            <w:rPr/>
          </w:rPrChange>
        </w:rPr>
        <w:t>com.demo.app2:remote3</w:t>
      </w:r>
    </w:p>
    <w:p w:rsidR="00F76376" w:rsidRPr="00F76376" w:rsidRDefault="00F76376">
      <w:pPr>
        <w:spacing w:line="400" w:lineRule="exact"/>
        <w:ind w:firstLineChars="200" w:firstLine="480"/>
        <w:rPr>
          <w:rFonts w:ascii="Times New Roman" w:eastAsia="宋体" w:hAnsi="Times New Roman" w:cs="Times New Roman"/>
          <w:sz w:val="24"/>
          <w:szCs w:val="24"/>
          <w:rPrChange w:id="7372" w:author="..." w:date="2018-06-12T16:51:00Z">
            <w:rPr/>
          </w:rPrChange>
        </w:rPr>
        <w:pPrChange w:id="7373" w:author="Windows 用户" w:date="2018-06-12T19:55: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374" w:author="..." w:date="2018-06-12T16:51:00Z">
            <w:rPr/>
          </w:rPrChange>
        </w:rPr>
        <w:pPrChange w:id="7375" w:author="Windows 用户" w:date="2018-06-12T19:55:00Z">
          <w:pPr>
            <w:pStyle w:val="aa"/>
            <w:ind w:leftChars="500" w:left="1050" w:firstLineChars="300" w:firstLine="630"/>
          </w:pPr>
        </w:pPrChange>
      </w:pPr>
      <w:ins w:id="7376" w:author="..." w:date="2018-06-12T13:40:00Z">
        <w:r>
          <w:rPr>
            <w:rFonts w:ascii="Times New Roman" w:eastAsia="宋体" w:hAnsi="Times New Roman" w:cs="Times New Roman" w:hint="eastAsia"/>
            <w:sz w:val="24"/>
            <w:szCs w:val="24"/>
            <w:rPrChange w:id="7377" w:author="..." w:date="2018-06-12T17:57:00Z">
              <w:rPr>
                <w:rFonts w:hint="eastAsia"/>
              </w:rPr>
            </w:rPrChange>
          </w:rPr>
          <w:t>②</w:t>
        </w:r>
      </w:ins>
      <w:del w:id="7378" w:author="..." w:date="2018-06-12T13:40:00Z">
        <w:r>
          <w:rPr>
            <w:rFonts w:ascii="Times New Roman" w:eastAsia="宋体" w:hAnsi="Times New Roman" w:cs="Times New Roman"/>
            <w:sz w:val="24"/>
            <w:szCs w:val="24"/>
            <w:rPrChange w:id="7379" w:author="..." w:date="2018-06-12T16:51:00Z">
              <w:rPr/>
            </w:rPrChange>
          </w:rPr>
          <w:delText xml:space="preserve">[2] </w:delText>
        </w:r>
      </w:del>
      <w:r>
        <w:rPr>
          <w:rFonts w:ascii="Times New Roman" w:eastAsia="宋体" w:hAnsi="Times New Roman" w:cs="Times New Roman"/>
          <w:sz w:val="24"/>
          <w:szCs w:val="24"/>
          <w:rPrChange w:id="7380" w:author="..." w:date="2018-06-12T16:51:00Z">
            <w:rPr/>
          </w:rPrChange>
        </w:rPr>
        <w:t>App1.MainActivity-&gt; App1.ThirdActivity-&gt; App2. 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381" w:author="..." w:date="2018-06-12T16:51:00Z">
            <w:rPr/>
          </w:rPrChange>
        </w:rPr>
        <w:pPrChange w:id="7382" w:author="Windows 用户" w:date="2018-06-12T19:55:00Z">
          <w:pPr>
            <w:pStyle w:val="aa"/>
            <w:ind w:leftChars="500" w:left="1050" w:firstLineChars="300" w:firstLine="630"/>
          </w:pPr>
        </w:pPrChange>
      </w:pPr>
      <w:r>
        <w:rPr>
          <w:rFonts w:ascii="Times New Roman" w:eastAsia="宋体" w:hAnsi="Times New Roman" w:cs="Times New Roman"/>
          <w:sz w:val="24"/>
          <w:szCs w:val="24"/>
          <w:rPrChange w:id="7383" w:author="..." w:date="2018-06-12T16:51:00Z">
            <w:rPr/>
          </w:rPrChange>
        </w:rPr>
        <w:t>App1.ThirdActivity</w:t>
      </w:r>
      <w:r>
        <w:rPr>
          <w:rFonts w:ascii="Times New Roman" w:eastAsia="宋体" w:hAnsi="Times New Roman" w:cs="Times New Roman" w:hint="eastAsia"/>
          <w:sz w:val="24"/>
          <w:szCs w:val="24"/>
          <w:rPrChange w:id="7384" w:author="..." w:date="2018-06-12T16:51:00Z">
            <w:rPr>
              <w:rFonts w:hint="eastAsia"/>
            </w:rPr>
          </w:rPrChange>
        </w:rPr>
        <w:t>进程名：</w:t>
      </w:r>
      <w:r>
        <w:rPr>
          <w:rFonts w:ascii="Times New Roman" w:eastAsia="宋体" w:hAnsi="Times New Roman" w:cs="Times New Roman"/>
          <w:sz w:val="24"/>
          <w:szCs w:val="24"/>
          <w:rPrChange w:id="7385" w:author="..." w:date="2018-06-12T16:51:00Z">
            <w:rPr/>
          </w:rPrChange>
        </w:rPr>
        <w:t>com.demo.app1:third</w:t>
      </w:r>
    </w:p>
    <w:p w:rsidR="00F76376" w:rsidRDefault="00793F6E">
      <w:pPr>
        <w:spacing w:line="400" w:lineRule="exact"/>
        <w:ind w:firstLineChars="200" w:firstLine="480"/>
        <w:pPrChange w:id="7386" w:author="..." w:date="2018-06-12T16:51:00Z">
          <w:pPr/>
        </w:pPrChange>
      </w:pPr>
      <w:r>
        <w:rPr>
          <w:rFonts w:ascii="Times New Roman" w:eastAsia="宋体" w:hAnsi="Times New Roman" w:cs="Times New Roman"/>
          <w:sz w:val="24"/>
          <w:szCs w:val="24"/>
          <w:rPrChange w:id="7387" w:author="..." w:date="2018-06-12T16:51:00Z">
            <w:rPr/>
          </w:rPrChange>
        </w:rPr>
        <w:t>App2. ThirdActivity</w:t>
      </w:r>
      <w:r>
        <w:rPr>
          <w:rFonts w:ascii="Times New Roman" w:eastAsia="宋体" w:hAnsi="Times New Roman" w:cs="Times New Roman" w:hint="eastAsia"/>
          <w:sz w:val="24"/>
          <w:szCs w:val="24"/>
          <w:rPrChange w:id="7388" w:author="..." w:date="2018-06-12T16:51:00Z">
            <w:rPr>
              <w:rFonts w:hint="eastAsia"/>
            </w:rPr>
          </w:rPrChange>
        </w:rPr>
        <w:t>进程名：</w:t>
      </w:r>
      <w:r>
        <w:rPr>
          <w:rFonts w:ascii="Times New Roman" w:eastAsia="宋体" w:hAnsi="Times New Roman" w:cs="Times New Roman"/>
          <w:sz w:val="24"/>
          <w:szCs w:val="24"/>
          <w:rPrChange w:id="7389" w:author="..." w:date="2018-06-12T16:51:00Z">
            <w:rPr/>
          </w:rPrChange>
        </w:rPr>
        <w:t>com.demo.app2:remote3</w:t>
      </w:r>
    </w:p>
    <w:p w:rsidR="00F76376" w:rsidRPr="00F56C84" w:rsidRDefault="00793F6E">
      <w:pPr>
        <w:pStyle w:val="4"/>
        <w:spacing w:before="0" w:after="0" w:line="400" w:lineRule="exact"/>
        <w:ind w:leftChars="200" w:left="420"/>
        <w:rPr>
          <w:rFonts w:ascii="Times New Roman" w:eastAsia="楷体" w:hAnsi="Times New Roman"/>
          <w:b w:val="0"/>
          <w:sz w:val="24"/>
          <w:szCs w:val="24"/>
          <w:rPrChange w:id="7390" w:author="Windows 用户" w:date="2018-06-12T19:13:00Z">
            <w:rPr/>
          </w:rPrChange>
        </w:rPr>
        <w:pPrChange w:id="7391" w:author="..." w:date="2018-06-12T12:35:00Z">
          <w:pPr>
            <w:pStyle w:val="4"/>
          </w:pPr>
        </w:pPrChange>
      </w:pPr>
      <w:r w:rsidRPr="00F56C84">
        <w:rPr>
          <w:rFonts w:ascii="Times New Roman" w:eastAsia="楷体" w:hAnsi="Times New Roman"/>
          <w:b w:val="0"/>
          <w:sz w:val="24"/>
          <w:szCs w:val="24"/>
          <w:rPrChange w:id="7392" w:author="Windows 用户" w:date="2018-06-12T19:13:00Z">
            <w:rPr/>
          </w:rPrChange>
        </w:rPr>
        <w:t xml:space="preserve">4.5.2.3 </w:t>
      </w:r>
      <w:r w:rsidRPr="00F56C84">
        <w:rPr>
          <w:rFonts w:ascii="Times New Roman" w:eastAsia="楷体" w:hAnsi="Times New Roman" w:hint="eastAsia"/>
          <w:b w:val="0"/>
          <w:sz w:val="24"/>
          <w:szCs w:val="24"/>
          <w:rPrChange w:id="7393" w:author="Windows 用户" w:date="2018-06-12T19:13:00Z">
            <w:rPr>
              <w:rFonts w:hint="eastAsia"/>
            </w:rPr>
          </w:rPrChange>
        </w:rPr>
        <w:t>本节小结</w:t>
      </w:r>
    </w:p>
    <w:p w:rsidR="00F76376" w:rsidRPr="00F76376" w:rsidRDefault="00793F6E">
      <w:pPr>
        <w:spacing w:line="400" w:lineRule="exact"/>
        <w:ind w:firstLineChars="200" w:firstLine="480"/>
        <w:rPr>
          <w:del w:id="7394" w:author="..." w:date="2018-06-12T17:57:00Z"/>
          <w:rFonts w:ascii="Times New Roman" w:eastAsia="宋体" w:hAnsi="Times New Roman" w:cs="Times New Roman"/>
          <w:sz w:val="24"/>
          <w:szCs w:val="24"/>
          <w:rPrChange w:id="7395" w:author="..." w:date="2018-06-12T16:51:00Z">
            <w:rPr>
              <w:del w:id="7396" w:author="..." w:date="2018-06-12T17:57:00Z"/>
            </w:rPr>
          </w:rPrChange>
        </w:rPr>
        <w:pPrChange w:id="7397" w:author="Windows 用户" w:date="2018-06-12T19:56:00Z">
          <w:pPr/>
        </w:pPrChange>
      </w:pPr>
      <w:r>
        <w:rPr>
          <w:rFonts w:ascii="Times New Roman" w:eastAsia="宋体" w:hAnsi="Times New Roman" w:cs="Times New Roman" w:hint="eastAsia"/>
          <w:sz w:val="24"/>
          <w:szCs w:val="24"/>
          <w:rPrChange w:id="7398" w:author="..." w:date="2018-06-12T16:51:00Z">
            <w:rPr>
              <w:rFonts w:hint="eastAsia"/>
            </w:rPr>
          </w:rPrChange>
        </w:rPr>
        <w:t>签名不同的不同</w:t>
      </w:r>
      <w:r>
        <w:rPr>
          <w:rFonts w:ascii="Times New Roman" w:eastAsia="宋体" w:hAnsi="Times New Roman" w:cs="Times New Roman"/>
          <w:sz w:val="24"/>
          <w:szCs w:val="24"/>
          <w:rPrChange w:id="7399" w:author="..." w:date="2018-06-12T16:51:00Z">
            <w:rPr/>
          </w:rPrChange>
        </w:rPr>
        <w:t>App</w:t>
      </w:r>
      <w:r>
        <w:rPr>
          <w:rFonts w:ascii="Times New Roman" w:eastAsia="宋体" w:hAnsi="Times New Roman" w:cs="Times New Roman" w:hint="eastAsia"/>
          <w:sz w:val="24"/>
          <w:szCs w:val="24"/>
          <w:rPrChange w:id="7400" w:author="..." w:date="2018-06-12T16:51:00Z">
            <w:rPr>
              <w:rFonts w:hint="eastAsia"/>
            </w:rPr>
          </w:rPrChange>
        </w:rPr>
        <w:t>的</w:t>
      </w:r>
      <w:r>
        <w:rPr>
          <w:rFonts w:ascii="Times New Roman" w:eastAsia="宋体" w:hAnsi="Times New Roman" w:cs="Times New Roman"/>
          <w:sz w:val="24"/>
          <w:szCs w:val="24"/>
          <w:rPrChange w:id="7401" w:author="..." w:date="2018-06-12T16:51:00Z">
            <w:rPr/>
          </w:rPrChange>
        </w:rPr>
        <w:t>component</w:t>
      </w:r>
      <w:r>
        <w:rPr>
          <w:rFonts w:ascii="Times New Roman" w:eastAsia="宋体" w:hAnsi="Times New Roman" w:cs="Times New Roman" w:hint="eastAsia"/>
          <w:sz w:val="24"/>
          <w:szCs w:val="24"/>
          <w:rPrChange w:id="7402" w:author="..." w:date="2018-06-12T16:51:00Z">
            <w:rPr>
              <w:rFonts w:hint="eastAsia"/>
            </w:rPr>
          </w:rPrChange>
        </w:rPr>
        <w:t>：</w:t>
      </w:r>
    </w:p>
    <w:p w:rsidR="00F76376" w:rsidRDefault="00793F6E">
      <w:pPr>
        <w:spacing w:line="400" w:lineRule="exact"/>
        <w:ind w:firstLineChars="200" w:firstLine="480"/>
        <w:rPr>
          <w:del w:id="7403" w:author="..." w:date="2018-06-12T12:28:00Z"/>
        </w:rPr>
        <w:pPrChange w:id="7404" w:author="Windows 用户" w:date="2018-06-12T19:56:00Z">
          <w:pPr>
            <w:ind w:firstLine="420"/>
          </w:pPr>
        </w:pPrChange>
      </w:pPr>
      <w:r>
        <w:rPr>
          <w:rFonts w:ascii="Times New Roman" w:eastAsia="宋体" w:hAnsi="Times New Roman" w:cs="Times New Roman" w:hint="eastAsia"/>
          <w:sz w:val="24"/>
          <w:szCs w:val="24"/>
          <w:rPrChange w:id="7405" w:author="..." w:date="2018-06-12T16:51:00Z">
            <w:rPr>
              <w:rFonts w:hint="eastAsia"/>
            </w:rPr>
          </w:rPrChange>
        </w:rPr>
        <w:t>无论它们的</w:t>
      </w:r>
      <w:r>
        <w:rPr>
          <w:rFonts w:ascii="Times New Roman" w:eastAsia="宋体" w:hAnsi="Times New Roman" w:cs="Times New Roman"/>
          <w:sz w:val="24"/>
          <w:szCs w:val="24"/>
          <w:rPrChange w:id="7406" w:author="..." w:date="2018-06-12T16:51:00Z">
            <w:rPr/>
          </w:rPrChange>
        </w:rPr>
        <w:t>process</w:t>
      </w:r>
      <w:r>
        <w:rPr>
          <w:rFonts w:ascii="Times New Roman" w:eastAsia="宋体" w:hAnsi="Times New Roman" w:cs="Times New Roman" w:hint="eastAsia"/>
          <w:sz w:val="24"/>
          <w:szCs w:val="24"/>
          <w:rPrChange w:id="7407" w:author="..." w:date="2018-06-12T16:51:00Z">
            <w:rPr>
              <w:rFonts w:hint="eastAsia"/>
            </w:rPr>
          </w:rPrChange>
        </w:rPr>
        <w:t>为何值，无论</w:t>
      </w:r>
      <w:r>
        <w:rPr>
          <w:rFonts w:ascii="Times New Roman" w:eastAsia="宋体" w:hAnsi="Times New Roman" w:cs="Times New Roman"/>
          <w:sz w:val="24"/>
          <w:szCs w:val="24"/>
          <w:rPrChange w:id="7408" w:author="..." w:date="2018-06-12T16:51:00Z">
            <w:rPr/>
          </w:rPrChange>
        </w:rPr>
        <w:t>multiprocess</w:t>
      </w:r>
      <w:r>
        <w:rPr>
          <w:rFonts w:ascii="Times New Roman" w:eastAsia="宋体" w:hAnsi="Times New Roman" w:cs="Times New Roman" w:hint="eastAsia"/>
          <w:sz w:val="24"/>
          <w:szCs w:val="24"/>
          <w:rPrChange w:id="7409" w:author="..." w:date="2018-06-12T16:51:00Z">
            <w:rPr>
              <w:rFonts w:hint="eastAsia"/>
            </w:rPr>
          </w:rPrChange>
        </w:rPr>
        <w:t>为何值，组件被启动时都与启动组件的进程无关，总是运行在默认</w:t>
      </w:r>
      <w:r>
        <w:rPr>
          <w:rFonts w:ascii="Times New Roman" w:eastAsia="宋体" w:hAnsi="Times New Roman" w:cs="Times New Roman"/>
          <w:sz w:val="24"/>
          <w:szCs w:val="24"/>
          <w:rPrChange w:id="7410" w:author="..." w:date="2018-06-12T16:51:00Z">
            <w:rPr/>
          </w:rPrChange>
        </w:rPr>
        <w:t>app</w:t>
      </w:r>
      <w:r>
        <w:rPr>
          <w:rFonts w:ascii="Times New Roman" w:eastAsia="宋体" w:hAnsi="Times New Roman" w:cs="Times New Roman" w:hint="eastAsia"/>
          <w:sz w:val="24"/>
          <w:szCs w:val="24"/>
          <w:rPrChange w:id="7411" w:author="..." w:date="2018-06-12T16:51:00Z">
            <w:rPr>
              <w:rFonts w:hint="eastAsia"/>
            </w:rPr>
          </w:rPrChange>
        </w:rPr>
        <w:t>进程中。</w:t>
      </w:r>
    </w:p>
    <w:p w:rsidR="00F76376" w:rsidRDefault="00F76376">
      <w:pPr>
        <w:spacing w:line="400" w:lineRule="exact"/>
        <w:ind w:firstLineChars="200" w:firstLine="420"/>
        <w:pPrChange w:id="7412" w:author="..." w:date="2018-06-12T17:57:00Z">
          <w:pPr/>
        </w:pPrChange>
      </w:pPr>
    </w:p>
    <w:p w:rsidR="00F76376" w:rsidRPr="00F76376" w:rsidRDefault="00793F6E">
      <w:pPr>
        <w:autoSpaceDE w:val="0"/>
        <w:autoSpaceDN w:val="0"/>
        <w:adjustRightInd w:val="0"/>
        <w:spacing w:beforeLines="50" w:before="156" w:afterLines="50" w:after="156" w:line="400" w:lineRule="exact"/>
        <w:jc w:val="left"/>
        <w:outlineLvl w:val="2"/>
        <w:rPr>
          <w:rFonts w:ascii="Times New Roman" w:eastAsia="宋体" w:hAnsi="Times New Roman" w:cs="Times New Roman"/>
          <w:sz w:val="24"/>
          <w:szCs w:val="24"/>
          <w:rPrChange w:id="7413" w:author="..." w:date="2018-06-12T12:32:00Z">
            <w:rPr/>
          </w:rPrChange>
        </w:rPr>
        <w:pPrChange w:id="7414" w:author="Windows 用户" w:date="2018-06-12T19:09:00Z">
          <w:pPr>
            <w:pStyle w:val="3"/>
          </w:pPr>
        </w:pPrChange>
      </w:pPr>
      <w:bookmarkStart w:id="7415" w:name="_Toc516593070"/>
      <w:r w:rsidRPr="001E6F5F">
        <w:rPr>
          <w:rFonts w:ascii="Times New Roman" w:eastAsia="宋体" w:hAnsi="Times New Roman" w:cs="Times New Roman"/>
          <w:b/>
          <w:sz w:val="24"/>
          <w:szCs w:val="24"/>
          <w:shd w:val="clear" w:color="auto" w:fill="FFFFFF"/>
          <w:rPrChange w:id="7416" w:author="Windows 用户" w:date="2018-06-12T19:09:00Z">
            <w:rPr/>
          </w:rPrChange>
        </w:rPr>
        <w:t xml:space="preserve">4.5.3 </w:t>
      </w:r>
      <w:r w:rsidRPr="001E6F5F">
        <w:rPr>
          <w:rFonts w:ascii="Times New Roman" w:eastAsia="宋体" w:hAnsi="Times New Roman" w:cs="Times New Roman" w:hint="eastAsia"/>
          <w:b/>
          <w:sz w:val="24"/>
          <w:szCs w:val="24"/>
          <w:shd w:val="clear" w:color="auto" w:fill="FFFFFF"/>
          <w:rPrChange w:id="7417" w:author="Windows 用户" w:date="2018-06-12T19:09:00Z">
            <w:rPr>
              <w:rFonts w:hint="eastAsia"/>
            </w:rPr>
          </w:rPrChange>
        </w:rPr>
        <w:t>启动和被启动的</w:t>
      </w:r>
      <w:r w:rsidRPr="001E6F5F">
        <w:rPr>
          <w:rFonts w:ascii="Times New Roman" w:eastAsia="宋体" w:hAnsi="Times New Roman" w:cs="Times New Roman"/>
          <w:b/>
          <w:sz w:val="24"/>
          <w:szCs w:val="24"/>
          <w:shd w:val="clear" w:color="auto" w:fill="FFFFFF"/>
          <w:rPrChange w:id="7418" w:author="Windows 用户" w:date="2018-06-12T19:09:00Z">
            <w:rPr/>
          </w:rPrChange>
        </w:rPr>
        <w:t>activity</w:t>
      </w:r>
      <w:r w:rsidRPr="001E6F5F">
        <w:rPr>
          <w:rFonts w:ascii="Times New Roman" w:eastAsia="宋体" w:hAnsi="Times New Roman" w:cs="Times New Roman" w:hint="eastAsia"/>
          <w:b/>
          <w:sz w:val="24"/>
          <w:szCs w:val="24"/>
          <w:shd w:val="clear" w:color="auto" w:fill="FFFFFF"/>
          <w:rPrChange w:id="7419" w:author="Windows 用户" w:date="2018-06-12T19:09:00Z">
            <w:rPr>
              <w:rFonts w:hint="eastAsia"/>
            </w:rPr>
          </w:rPrChange>
        </w:rPr>
        <w:t>不在同一</w:t>
      </w:r>
      <w:ins w:id="7420" w:author="..." w:date="2018-06-12T16:00:00Z">
        <w:r w:rsidRPr="001E6F5F">
          <w:rPr>
            <w:rFonts w:ascii="Times New Roman" w:eastAsia="宋体" w:hAnsi="Times New Roman" w:cs="Times New Roman"/>
            <w:b/>
            <w:sz w:val="24"/>
            <w:szCs w:val="24"/>
            <w:shd w:val="clear" w:color="auto" w:fill="FFFFFF"/>
            <w:rPrChange w:id="7421" w:author="Windows 用户" w:date="2018-06-12T19:09:00Z">
              <w:rPr>
                <w:rFonts w:ascii="Times New Roman" w:eastAsia="宋体" w:hAnsi="Times New Roman" w:cs="Times New Roman"/>
                <w:sz w:val="24"/>
                <w:szCs w:val="24"/>
              </w:rPr>
            </w:rPrChange>
          </w:rPr>
          <w:t>A</w:t>
        </w:r>
      </w:ins>
      <w:del w:id="7422" w:author="..." w:date="2018-06-12T16:00:00Z">
        <w:r w:rsidRPr="001E6F5F">
          <w:rPr>
            <w:rFonts w:ascii="Times New Roman" w:eastAsia="宋体" w:hAnsi="Times New Roman" w:cs="Times New Roman"/>
            <w:b/>
            <w:sz w:val="24"/>
            <w:szCs w:val="24"/>
            <w:shd w:val="clear" w:color="auto" w:fill="FFFFFF"/>
            <w:rPrChange w:id="7423" w:author="Windows 用户" w:date="2018-06-12T19:09:00Z">
              <w:rPr/>
            </w:rPrChange>
          </w:rPr>
          <w:delText>a</w:delText>
        </w:r>
      </w:del>
      <w:r w:rsidRPr="001E6F5F">
        <w:rPr>
          <w:rFonts w:ascii="Times New Roman" w:eastAsia="宋体" w:hAnsi="Times New Roman" w:cs="Times New Roman"/>
          <w:b/>
          <w:sz w:val="24"/>
          <w:szCs w:val="24"/>
          <w:shd w:val="clear" w:color="auto" w:fill="FFFFFF"/>
          <w:rPrChange w:id="7424" w:author="Windows 用户" w:date="2018-06-12T19:09:00Z">
            <w:rPr/>
          </w:rPrChange>
        </w:rPr>
        <w:t>pp</w:t>
      </w:r>
      <w:r w:rsidRPr="001E6F5F">
        <w:rPr>
          <w:rFonts w:ascii="Times New Roman" w:eastAsia="宋体" w:hAnsi="Times New Roman" w:cs="Times New Roman" w:hint="eastAsia"/>
          <w:b/>
          <w:sz w:val="24"/>
          <w:szCs w:val="24"/>
          <w:shd w:val="clear" w:color="auto" w:fill="FFFFFF"/>
          <w:rPrChange w:id="7425" w:author="Windows 用户" w:date="2018-06-12T19:09:00Z">
            <w:rPr>
              <w:rFonts w:hint="eastAsia"/>
            </w:rPr>
          </w:rPrChange>
        </w:rPr>
        <w:t>中（签名相同）</w:t>
      </w:r>
      <w:bookmarkEnd w:id="7415"/>
    </w:p>
    <w:p w:rsidR="00F76376" w:rsidRPr="00F76376" w:rsidRDefault="00793F6E">
      <w:pPr>
        <w:spacing w:line="400" w:lineRule="exact"/>
        <w:ind w:firstLineChars="200" w:firstLine="480"/>
        <w:rPr>
          <w:rFonts w:ascii="Times New Roman" w:eastAsia="宋体" w:hAnsi="Times New Roman" w:cs="Times New Roman"/>
          <w:sz w:val="24"/>
          <w:szCs w:val="24"/>
          <w:rPrChange w:id="7426" w:author="..." w:date="2018-06-12T14:42:00Z">
            <w:rPr/>
          </w:rPrChange>
        </w:rPr>
        <w:pPrChange w:id="7427" w:author="Windows 用户" w:date="2018-06-12T19:56:00Z">
          <w:pPr>
            <w:pStyle w:val="aa"/>
          </w:pPr>
        </w:pPrChange>
      </w:pPr>
      <w:r>
        <w:rPr>
          <w:rFonts w:ascii="Times New Roman" w:eastAsia="宋体" w:hAnsi="Times New Roman" w:cs="Times New Roman" w:hint="eastAsia"/>
          <w:sz w:val="24"/>
          <w:szCs w:val="24"/>
          <w:rPrChange w:id="7428" w:author="..." w:date="2018-06-12T16:51:00Z">
            <w:rPr>
              <w:rFonts w:hint="eastAsia"/>
            </w:rPr>
          </w:rPrChange>
        </w:rPr>
        <w:t>根据前边的实验结果，我们需要修改</w:t>
      </w:r>
      <w:r>
        <w:rPr>
          <w:rFonts w:ascii="Times New Roman" w:eastAsia="宋体" w:hAnsi="Times New Roman" w:cs="Times New Roman"/>
          <w:sz w:val="24"/>
          <w:szCs w:val="24"/>
          <w:rPrChange w:id="7429" w:author="..." w:date="2018-06-12T16:51:00Z">
            <w:rPr/>
          </w:rPrChange>
        </w:rPr>
        <w:t>app2</w:t>
      </w:r>
      <w:r>
        <w:rPr>
          <w:rFonts w:ascii="Times New Roman" w:eastAsia="宋体" w:hAnsi="Times New Roman" w:cs="Times New Roman" w:hint="eastAsia"/>
          <w:sz w:val="24"/>
          <w:szCs w:val="24"/>
          <w:rPrChange w:id="7430" w:author="..." w:date="2018-06-12T16:51:00Z">
            <w:rPr>
              <w:rFonts w:hint="eastAsia"/>
            </w:rPr>
          </w:rPrChange>
        </w:rPr>
        <w:t>的签名与</w:t>
      </w:r>
      <w:r>
        <w:rPr>
          <w:rFonts w:ascii="Times New Roman" w:eastAsia="宋体" w:hAnsi="Times New Roman" w:cs="Times New Roman"/>
          <w:sz w:val="24"/>
          <w:szCs w:val="24"/>
          <w:rPrChange w:id="7431" w:author="..." w:date="2018-06-12T16:51:00Z">
            <w:rPr/>
          </w:rPrChange>
        </w:rPr>
        <w:t>app1</w:t>
      </w:r>
      <w:r>
        <w:rPr>
          <w:rFonts w:ascii="Times New Roman" w:eastAsia="宋体" w:hAnsi="Times New Roman" w:cs="Times New Roman" w:hint="eastAsia"/>
          <w:sz w:val="24"/>
          <w:szCs w:val="24"/>
          <w:rPrChange w:id="7432" w:author="..." w:date="2018-06-12T16:51:00Z">
            <w:rPr>
              <w:rFonts w:hint="eastAsia"/>
            </w:rPr>
          </w:rPrChange>
        </w:rPr>
        <w:t>的签名相同，设置</w:t>
      </w:r>
      <w:r>
        <w:rPr>
          <w:rFonts w:ascii="Times New Roman" w:eastAsia="宋体" w:hAnsi="Times New Roman" w:cs="Times New Roman"/>
          <w:sz w:val="24"/>
          <w:szCs w:val="24"/>
          <w:rPrChange w:id="7433" w:author="..." w:date="2018-06-12T16:51:00Z">
            <w:rPr/>
          </w:rPrChange>
        </w:rPr>
        <w:t>app2.shareduserid</w:t>
      </w:r>
      <w:r>
        <w:rPr>
          <w:rFonts w:ascii="Times New Roman" w:eastAsia="宋体" w:hAnsi="Times New Roman" w:cs="Times New Roman" w:hint="eastAsia"/>
          <w:sz w:val="24"/>
          <w:szCs w:val="24"/>
          <w:rPrChange w:id="7434" w:author="..." w:date="2018-06-12T16:51:00Z">
            <w:rPr>
              <w:rFonts w:hint="eastAsia"/>
            </w:rPr>
          </w:rPrChange>
        </w:rPr>
        <w:t>与</w:t>
      </w:r>
      <w:r>
        <w:rPr>
          <w:rFonts w:ascii="Times New Roman" w:eastAsia="宋体" w:hAnsi="Times New Roman" w:cs="Times New Roman"/>
          <w:sz w:val="24"/>
          <w:szCs w:val="24"/>
          <w:rPrChange w:id="7435" w:author="..." w:date="2018-06-12T16:51:00Z">
            <w:rPr/>
          </w:rPrChange>
        </w:rPr>
        <w:t>app1.shareduserid</w:t>
      </w:r>
      <w:r>
        <w:rPr>
          <w:rFonts w:ascii="Times New Roman" w:eastAsia="宋体" w:hAnsi="Times New Roman" w:cs="Times New Roman" w:hint="eastAsia"/>
          <w:sz w:val="24"/>
          <w:szCs w:val="24"/>
          <w:rPrChange w:id="7436" w:author="..." w:date="2018-06-12T16:51:00Z">
            <w:rPr>
              <w:rFonts w:hint="eastAsia"/>
            </w:rPr>
          </w:rPrChange>
        </w:rPr>
        <w:t>相同。</w:t>
      </w:r>
    </w:p>
    <w:p w:rsidR="00F76376" w:rsidRPr="00F76376" w:rsidRDefault="00793F6E">
      <w:pPr>
        <w:pStyle w:val="4"/>
        <w:spacing w:before="0" w:after="0" w:line="400" w:lineRule="exact"/>
        <w:ind w:leftChars="200" w:left="420"/>
        <w:rPr>
          <w:rFonts w:ascii="Times New Roman" w:eastAsia="楷体" w:hAnsi="Times New Roman"/>
          <w:sz w:val="24"/>
          <w:szCs w:val="24"/>
          <w:rPrChange w:id="7437" w:author="..." w:date="2018-06-12T12:35:00Z">
            <w:rPr/>
          </w:rPrChange>
        </w:rPr>
        <w:pPrChange w:id="7438" w:author="..." w:date="2018-06-12T12:35:00Z">
          <w:pPr>
            <w:pStyle w:val="4"/>
          </w:pPr>
        </w:pPrChange>
      </w:pPr>
      <w:r w:rsidRPr="00F56C84">
        <w:rPr>
          <w:rFonts w:ascii="Times New Roman" w:eastAsia="楷体" w:hAnsi="Times New Roman"/>
          <w:b w:val="0"/>
          <w:sz w:val="24"/>
          <w:szCs w:val="24"/>
          <w:rPrChange w:id="7439" w:author="Windows 用户" w:date="2018-06-12T19:13:00Z">
            <w:rPr/>
          </w:rPrChange>
        </w:rPr>
        <w:lastRenderedPageBreak/>
        <w:t>4.5.3.1 activity.process</w:t>
      </w:r>
      <w:r w:rsidRPr="00F56C84">
        <w:rPr>
          <w:rFonts w:ascii="Times New Roman" w:eastAsia="楷体" w:hAnsi="Times New Roman" w:hint="eastAsia"/>
          <w:b w:val="0"/>
          <w:sz w:val="24"/>
          <w:szCs w:val="24"/>
          <w:rPrChange w:id="7440" w:author="Windows 用户" w:date="2018-06-12T19:13:00Z">
            <w:rPr>
              <w:rFonts w:hint="eastAsia"/>
            </w:rPr>
          </w:rPrChange>
        </w:rPr>
        <w:t>未设置</w:t>
      </w:r>
    </w:p>
    <w:p w:rsidR="00F76376" w:rsidRPr="00F76376" w:rsidRDefault="00793F6E">
      <w:pPr>
        <w:spacing w:line="400" w:lineRule="exact"/>
        <w:ind w:firstLineChars="200" w:firstLine="480"/>
        <w:rPr>
          <w:rFonts w:ascii="Times New Roman" w:eastAsia="宋体" w:hAnsi="Times New Roman" w:cs="Times New Roman"/>
          <w:sz w:val="24"/>
          <w:szCs w:val="24"/>
          <w:rPrChange w:id="7441" w:author="..." w:date="2018-06-12T16:51:00Z">
            <w:rPr/>
          </w:rPrChange>
        </w:rPr>
        <w:pPrChange w:id="7442" w:author="..." w:date="2018-06-12T16:51:00Z">
          <w:pPr>
            <w:pStyle w:val="aa"/>
            <w:ind w:firstLineChars="0" w:firstLine="0"/>
          </w:pPr>
        </w:pPrChange>
      </w:pPr>
      <w:ins w:id="7443" w:author="..." w:date="2018-06-12T13:40:00Z">
        <w:r>
          <w:rPr>
            <w:rFonts w:ascii="Times New Roman" w:eastAsia="宋体" w:hAnsi="Times New Roman" w:cs="Times New Roman" w:hint="eastAsia"/>
            <w:sz w:val="24"/>
            <w:szCs w:val="24"/>
            <w:rPrChange w:id="7444" w:author="..." w:date="2018-06-12T16:51:00Z">
              <w:rPr>
                <w:rFonts w:hint="eastAsia"/>
              </w:rPr>
            </w:rPrChange>
          </w:rPr>
          <w:t>（</w:t>
        </w:r>
        <w:r>
          <w:rPr>
            <w:rFonts w:ascii="Times New Roman" w:eastAsia="宋体" w:hAnsi="Times New Roman" w:cs="Times New Roman"/>
            <w:sz w:val="24"/>
            <w:szCs w:val="24"/>
            <w:rPrChange w:id="7445" w:author="..." w:date="2018-06-12T14:42:00Z">
              <w:rPr/>
            </w:rPrChange>
          </w:rPr>
          <w:t>1</w:t>
        </w:r>
        <w:r>
          <w:rPr>
            <w:rFonts w:ascii="Times New Roman" w:eastAsia="宋体" w:hAnsi="Times New Roman" w:cs="Times New Roman" w:hint="eastAsia"/>
            <w:sz w:val="24"/>
            <w:szCs w:val="24"/>
            <w:rPrChange w:id="7446" w:author="..." w:date="2018-06-12T16:51:00Z">
              <w:rPr>
                <w:rFonts w:hint="eastAsia"/>
              </w:rPr>
            </w:rPrChange>
          </w:rPr>
          <w:t>）</w:t>
        </w:r>
      </w:ins>
      <w:del w:id="7447" w:author="..." w:date="2018-06-12T13:40:00Z">
        <w:r>
          <w:rPr>
            <w:rFonts w:ascii="Times New Roman" w:eastAsia="宋体" w:hAnsi="Times New Roman" w:cs="Times New Roman" w:hint="eastAsia"/>
            <w:sz w:val="24"/>
            <w:szCs w:val="24"/>
            <w:rPrChange w:id="7448" w:author="..." w:date="2018-06-12T16:51:00Z">
              <w:rPr>
                <w:rFonts w:hint="eastAsia"/>
              </w:rPr>
            </w:rPrChange>
          </w:rPr>
          <w:delText>①</w:delText>
        </w:r>
      </w:del>
      <w:r>
        <w:rPr>
          <w:rFonts w:ascii="Times New Roman" w:eastAsia="宋体" w:hAnsi="Times New Roman" w:cs="Times New Roman"/>
          <w:sz w:val="24"/>
          <w:szCs w:val="24"/>
          <w:rPrChange w:id="7449" w:author="..." w:date="2018-06-12T16:51:00Z">
            <w:rPr/>
          </w:rPrChange>
        </w:rPr>
        <w:t>multiprocess=false</w:t>
      </w:r>
      <w:r>
        <w:rPr>
          <w:rFonts w:ascii="Times New Roman" w:eastAsia="宋体" w:hAnsi="Times New Roman" w:cs="Times New Roman" w:hint="eastAsia"/>
          <w:sz w:val="24"/>
          <w:szCs w:val="24"/>
          <w:rPrChange w:id="7450" w:author="..." w:date="2018-06-12T16:51:00Z">
            <w:rPr>
              <w:rFonts w:hint="eastAsia"/>
            </w:rPr>
          </w:rPrChange>
        </w:rPr>
        <w:t>时，从多条路径启动</w:t>
      </w:r>
      <w:r>
        <w:rPr>
          <w:rFonts w:ascii="Times New Roman" w:eastAsia="宋体" w:hAnsi="Times New Roman" w:cs="Times New Roman"/>
          <w:sz w:val="24"/>
          <w:szCs w:val="24"/>
          <w:rPrChange w:id="7451" w:author="..." w:date="2018-06-12T16:51:00Z">
            <w:rPr/>
          </w:rPrChange>
        </w:rPr>
        <w:t>activity</w:t>
      </w:r>
      <w:r>
        <w:rPr>
          <w:rFonts w:ascii="Times New Roman" w:eastAsia="宋体" w:hAnsi="Times New Roman" w:cs="Times New Roman" w:hint="eastAsia"/>
          <w:sz w:val="24"/>
          <w:szCs w:val="24"/>
          <w:rPrChange w:id="7452" w:author="..." w:date="2018-06-12T16:51:00Z">
            <w:rPr>
              <w:rFonts w:hint="eastAsia"/>
            </w:rPr>
          </w:rPrChange>
        </w:rPr>
        <w:t>，观察它所在的进程是否与启动它的组件所在进程有关？</w:t>
      </w:r>
      <w:del w:id="7453" w:author="..." w:date="2018-06-12T12:28:00Z">
        <w:r>
          <w:rPr>
            <w:rFonts w:ascii="Times New Roman" w:eastAsia="宋体" w:hAnsi="Times New Roman" w:cs="Times New Roman" w:hint="eastAsia"/>
            <w:sz w:val="24"/>
            <w:szCs w:val="24"/>
            <w:rPrChange w:id="7454" w:author="..." w:date="2018-06-12T16:51:00Z">
              <w:rPr>
                <w:rFonts w:hint="eastAsia"/>
              </w:rPr>
            </w:rPrChange>
          </w:rPr>
          <w:delText>（</w:delText>
        </w:r>
        <w:r w:rsidRPr="00840B3D">
          <w:rPr>
            <w:rFonts w:ascii="Times New Roman" w:eastAsia="宋体" w:hAnsi="Times New Roman" w:cs="Times New Roman" w:hint="eastAsia"/>
            <w:sz w:val="24"/>
            <w:szCs w:val="24"/>
            <w:rPrChange w:id="7455" w:author="Windows 用户" w:date="2018-06-12T19:56:00Z">
              <w:rPr>
                <w:rFonts w:hint="eastAsia"/>
                <w:color w:val="FF0000"/>
              </w:rPr>
            </w:rPrChange>
          </w:rPr>
          <w:delText>无关</w:delText>
        </w:r>
        <w:r>
          <w:rPr>
            <w:rFonts w:ascii="Times New Roman" w:eastAsia="宋体" w:hAnsi="Times New Roman" w:cs="Times New Roman" w:hint="eastAsia"/>
            <w:sz w:val="24"/>
            <w:szCs w:val="24"/>
            <w:rPrChange w:id="7456" w:author="..." w:date="2018-06-12T16:51:00Z">
              <w:rPr>
                <w:rFonts w:hint="eastAsia"/>
              </w:rPr>
            </w:rPrChange>
          </w:rPr>
          <w:delText>）</w:delText>
        </w:r>
      </w:del>
      <w:r>
        <w:rPr>
          <w:rFonts w:ascii="Times New Roman" w:eastAsia="宋体" w:hAnsi="Times New Roman" w:cs="Times New Roman" w:hint="eastAsia"/>
          <w:sz w:val="24"/>
          <w:szCs w:val="24"/>
          <w:rPrChange w:id="7457" w:author="..." w:date="2018-06-12T16:51:00Z">
            <w:rPr>
              <w:rFonts w:hint="eastAsia"/>
            </w:rPr>
          </w:rPrChange>
        </w:rPr>
        <w:t>即是否总在默认的</w:t>
      </w:r>
      <w:r>
        <w:rPr>
          <w:rFonts w:ascii="Times New Roman" w:eastAsia="宋体" w:hAnsi="Times New Roman" w:cs="Times New Roman"/>
          <w:sz w:val="24"/>
          <w:szCs w:val="24"/>
          <w:rPrChange w:id="7458" w:author="..." w:date="2018-06-12T16:51:00Z">
            <w:rPr/>
          </w:rPrChange>
        </w:rPr>
        <w:t>app</w:t>
      </w:r>
      <w:r>
        <w:rPr>
          <w:rFonts w:ascii="Times New Roman" w:eastAsia="宋体" w:hAnsi="Times New Roman" w:cs="Times New Roman" w:hint="eastAsia"/>
          <w:sz w:val="24"/>
          <w:szCs w:val="24"/>
          <w:rPrChange w:id="7459" w:author="..." w:date="2018-06-12T16:51:00Z">
            <w:rPr>
              <w:rFonts w:hint="eastAsia"/>
            </w:rPr>
          </w:rPrChange>
        </w:rPr>
        <w:t>进程中？</w:t>
      </w:r>
      <w:del w:id="7460" w:author="..." w:date="2018-06-12T12:28:00Z">
        <w:r>
          <w:rPr>
            <w:rFonts w:ascii="Times New Roman" w:eastAsia="宋体" w:hAnsi="Times New Roman" w:cs="Times New Roman" w:hint="eastAsia"/>
            <w:sz w:val="24"/>
            <w:szCs w:val="24"/>
            <w:rPrChange w:id="7461" w:author="..." w:date="2018-06-12T16:51:00Z">
              <w:rPr>
                <w:rFonts w:hint="eastAsia"/>
              </w:rPr>
            </w:rPrChange>
          </w:rPr>
          <w:delText>（</w:delText>
        </w:r>
        <w:r w:rsidRPr="00840B3D">
          <w:rPr>
            <w:rFonts w:ascii="Times New Roman" w:eastAsia="宋体" w:hAnsi="Times New Roman" w:cs="Times New Roman" w:hint="eastAsia"/>
            <w:sz w:val="24"/>
            <w:szCs w:val="24"/>
            <w:rPrChange w:id="7462" w:author="Windows 用户" w:date="2018-06-12T19:56:00Z">
              <w:rPr>
                <w:rFonts w:hint="eastAsia"/>
                <w:color w:val="FF0000"/>
              </w:rPr>
            </w:rPrChange>
          </w:rPr>
          <w:delText>是</w:delText>
        </w:r>
        <w:r>
          <w:rPr>
            <w:rFonts w:ascii="Times New Roman" w:eastAsia="宋体" w:hAnsi="Times New Roman" w:cs="Times New Roman" w:hint="eastAsia"/>
            <w:sz w:val="24"/>
            <w:szCs w:val="24"/>
            <w:rPrChange w:id="7463" w:author="..." w:date="2018-06-12T16:51:00Z">
              <w:rPr>
                <w:rFonts w:hint="eastAsia"/>
              </w:rPr>
            </w:rPrChange>
          </w:rPr>
          <w:delText>）</w:delText>
        </w:r>
      </w:del>
    </w:p>
    <w:p w:rsidR="00F76376" w:rsidRPr="00F76376" w:rsidRDefault="00793F6E">
      <w:pPr>
        <w:spacing w:line="400" w:lineRule="exact"/>
        <w:ind w:firstLineChars="200" w:firstLine="480"/>
        <w:rPr>
          <w:rFonts w:ascii="Times New Roman" w:eastAsia="宋体" w:hAnsi="Times New Roman" w:cs="Times New Roman"/>
          <w:sz w:val="24"/>
          <w:szCs w:val="24"/>
          <w:rPrChange w:id="7464" w:author="..." w:date="2018-06-12T16:51:00Z">
            <w:rPr/>
          </w:rPrChange>
        </w:rPr>
        <w:pPrChange w:id="7465" w:author="Windows 用户" w:date="2018-06-12T19:56:00Z">
          <w:pPr>
            <w:pStyle w:val="aa"/>
            <w:ind w:leftChars="650" w:left="1365" w:firstLineChars="0" w:firstLine="315"/>
          </w:pPr>
        </w:pPrChange>
      </w:pPr>
      <w:ins w:id="7466" w:author="..." w:date="2018-06-12T13:41:00Z">
        <w:r>
          <w:rPr>
            <w:rFonts w:ascii="Times New Roman" w:eastAsia="宋体" w:hAnsi="Times New Roman" w:cs="Times New Roman" w:hint="eastAsia"/>
            <w:sz w:val="24"/>
            <w:szCs w:val="24"/>
            <w:rPrChange w:id="7467" w:author="..." w:date="2018-06-12T17:58:00Z">
              <w:rPr>
                <w:rFonts w:hint="eastAsia"/>
              </w:rPr>
            </w:rPrChange>
          </w:rPr>
          <w:t>①</w:t>
        </w:r>
      </w:ins>
      <w:del w:id="7468" w:author="..." w:date="2018-06-12T13:41:00Z">
        <w:r>
          <w:rPr>
            <w:rFonts w:ascii="Times New Roman" w:eastAsia="宋体" w:hAnsi="Times New Roman" w:cs="Times New Roman"/>
            <w:sz w:val="24"/>
            <w:szCs w:val="24"/>
            <w:rPrChange w:id="7469" w:author="..." w:date="2018-06-12T16:51:00Z">
              <w:rPr/>
            </w:rPrChange>
          </w:rPr>
          <w:delText xml:space="preserve">[1] </w:delText>
        </w:r>
      </w:del>
      <w:r>
        <w:rPr>
          <w:rFonts w:ascii="Times New Roman" w:eastAsia="宋体" w:hAnsi="Times New Roman" w:cs="Times New Roman"/>
          <w:sz w:val="24"/>
          <w:szCs w:val="24"/>
          <w:rPrChange w:id="7470" w:author="..." w:date="2018-06-12T16:51:00Z">
            <w:rPr/>
          </w:rPrChange>
        </w:rPr>
        <w:t>App1.MainActivity-&gt;App1.SecondActivity-&gt;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471" w:author="..." w:date="2018-06-12T16:51:00Z">
            <w:rPr/>
          </w:rPrChange>
        </w:rPr>
        <w:pPrChange w:id="7472" w:author="Windows 用户" w:date="2018-06-12T19:56:00Z">
          <w:pPr>
            <w:pStyle w:val="aa"/>
            <w:ind w:leftChars="650" w:left="1365" w:firstLineChars="0" w:firstLine="315"/>
          </w:pPr>
        </w:pPrChange>
      </w:pPr>
      <w:r>
        <w:rPr>
          <w:rFonts w:ascii="Times New Roman" w:eastAsia="宋体" w:hAnsi="Times New Roman" w:cs="Times New Roman"/>
          <w:sz w:val="24"/>
          <w:szCs w:val="24"/>
          <w:rPrChange w:id="7473" w:author="..." w:date="2018-06-12T16:51:00Z">
            <w:rPr/>
          </w:rPrChange>
        </w:rPr>
        <w:t>App1.SecondActivity</w:t>
      </w:r>
      <w:r>
        <w:rPr>
          <w:rFonts w:ascii="Times New Roman" w:eastAsia="宋体" w:hAnsi="Times New Roman" w:cs="Times New Roman" w:hint="eastAsia"/>
          <w:sz w:val="24"/>
          <w:szCs w:val="24"/>
          <w:rPrChange w:id="7474" w:author="..." w:date="2018-06-12T16:51:00Z">
            <w:rPr>
              <w:rFonts w:hint="eastAsia"/>
            </w:rPr>
          </w:rPrChange>
        </w:rPr>
        <w:t>进程名：</w:t>
      </w:r>
      <w:r>
        <w:rPr>
          <w:rFonts w:ascii="Times New Roman" w:eastAsia="宋体" w:hAnsi="Times New Roman" w:cs="Times New Roman"/>
          <w:sz w:val="24"/>
          <w:szCs w:val="24"/>
          <w:rPrChange w:id="7475" w:author="..." w:date="2018-06-12T16:51:00Z">
            <w:rPr/>
          </w:rPrChange>
        </w:rPr>
        <w:t>com.demo.app1:second</w:t>
      </w:r>
    </w:p>
    <w:p w:rsidR="00F76376" w:rsidRPr="00F76376" w:rsidRDefault="00793F6E">
      <w:pPr>
        <w:spacing w:line="400" w:lineRule="exact"/>
        <w:ind w:leftChars="650" w:left="1365" w:firstLineChars="200" w:firstLine="480"/>
        <w:rPr>
          <w:del w:id="7476" w:author="..." w:date="2018-06-12T13:46:00Z"/>
          <w:rFonts w:ascii="Times New Roman" w:eastAsia="宋体" w:hAnsi="Times New Roman" w:cs="Times New Roman"/>
          <w:sz w:val="24"/>
          <w:szCs w:val="24"/>
          <w:rPrChange w:id="7477" w:author="..." w:date="2018-06-12T16:51:00Z">
            <w:rPr>
              <w:del w:id="7478" w:author="..." w:date="2018-06-12T13:46:00Z"/>
            </w:rPr>
          </w:rPrChange>
        </w:rPr>
        <w:pPrChange w:id="7479" w:author="Windows 用户" w:date="2018-06-12T19:56:00Z">
          <w:pPr>
            <w:pStyle w:val="aa"/>
            <w:ind w:leftChars="650" w:left="1365" w:firstLineChars="0" w:firstLine="315"/>
          </w:pPr>
        </w:pPrChange>
      </w:pPr>
      <w:r>
        <w:rPr>
          <w:rFonts w:ascii="Times New Roman" w:eastAsia="宋体" w:hAnsi="Times New Roman" w:cs="Times New Roman"/>
          <w:sz w:val="24"/>
          <w:szCs w:val="24"/>
          <w:rPrChange w:id="7480" w:author="..." w:date="2018-06-12T16:51:00Z">
            <w:rPr/>
          </w:rPrChange>
        </w:rPr>
        <w:t>App2.SecondActivity</w:t>
      </w:r>
      <w:r>
        <w:rPr>
          <w:rFonts w:ascii="Times New Roman" w:eastAsia="宋体" w:hAnsi="Times New Roman" w:cs="Times New Roman" w:hint="eastAsia"/>
          <w:sz w:val="24"/>
          <w:szCs w:val="24"/>
          <w:rPrChange w:id="7481" w:author="..." w:date="2018-06-12T16:51:00Z">
            <w:rPr>
              <w:rFonts w:hint="eastAsia"/>
            </w:rPr>
          </w:rPrChange>
        </w:rPr>
        <w:t>进程名：</w:t>
      </w:r>
      <w:r>
        <w:rPr>
          <w:rFonts w:ascii="Times New Roman" w:eastAsia="宋体" w:hAnsi="Times New Roman" w:cs="Times New Roman"/>
          <w:sz w:val="24"/>
          <w:szCs w:val="24"/>
          <w:rPrChange w:id="7482" w:author="..." w:date="2018-06-12T16:51:00Z">
            <w:rPr/>
          </w:rPrChange>
        </w:rPr>
        <w:t>com.demo.app2</w:t>
      </w:r>
    </w:p>
    <w:p w:rsidR="00F76376" w:rsidRPr="00F76376" w:rsidRDefault="00F76376">
      <w:pPr>
        <w:spacing w:line="400" w:lineRule="exact"/>
        <w:ind w:firstLineChars="200" w:firstLine="480"/>
        <w:rPr>
          <w:rFonts w:ascii="Times New Roman" w:eastAsia="宋体" w:hAnsi="Times New Roman" w:cs="Times New Roman"/>
          <w:sz w:val="24"/>
          <w:szCs w:val="24"/>
          <w:rPrChange w:id="7483" w:author="..." w:date="2018-06-12T16:51:00Z">
            <w:rPr/>
          </w:rPrChange>
        </w:rPr>
        <w:pPrChange w:id="7484" w:author="Windows 用户" w:date="2018-06-12T19:56: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485" w:author="..." w:date="2018-06-12T16:51:00Z">
            <w:rPr/>
          </w:rPrChange>
        </w:rPr>
        <w:pPrChange w:id="7486" w:author="Windows 用户" w:date="2018-06-12T19:56:00Z">
          <w:pPr>
            <w:pStyle w:val="aa"/>
            <w:ind w:leftChars="500" w:left="1050" w:firstLineChars="300" w:firstLine="630"/>
          </w:pPr>
        </w:pPrChange>
      </w:pPr>
      <w:del w:id="7487" w:author="..." w:date="2018-06-12T13:41:00Z">
        <w:r>
          <w:rPr>
            <w:rFonts w:ascii="Times New Roman" w:eastAsia="宋体" w:hAnsi="Times New Roman" w:cs="Times New Roman"/>
            <w:sz w:val="24"/>
            <w:szCs w:val="24"/>
            <w:rPrChange w:id="7488" w:author="..." w:date="2018-06-12T17:58:00Z">
              <w:rPr/>
            </w:rPrChange>
          </w:rPr>
          <w:delText xml:space="preserve">[2] </w:delText>
        </w:r>
      </w:del>
      <w:ins w:id="7489" w:author="..." w:date="2018-06-12T13:41:00Z">
        <w:r>
          <w:rPr>
            <w:rFonts w:ascii="Times New Roman" w:eastAsia="宋体" w:hAnsi="Times New Roman" w:cs="Times New Roman" w:hint="eastAsia"/>
            <w:sz w:val="24"/>
            <w:szCs w:val="24"/>
            <w:rPrChange w:id="7490" w:author="..." w:date="2018-06-12T17:58:00Z">
              <w:rPr>
                <w:rFonts w:hint="eastAsia"/>
              </w:rPr>
            </w:rPrChange>
          </w:rPr>
          <w:t>②</w:t>
        </w:r>
        <w:r>
          <w:rPr>
            <w:rFonts w:ascii="Times New Roman" w:eastAsia="宋体" w:hAnsi="Times New Roman" w:cs="Times New Roman"/>
            <w:sz w:val="24"/>
            <w:szCs w:val="24"/>
            <w:rPrChange w:id="7491" w:author="..." w:date="2018-06-12T17:58:00Z">
              <w:rPr/>
            </w:rPrChange>
          </w:rPr>
          <w:t xml:space="preserve"> </w:t>
        </w:r>
      </w:ins>
      <w:r>
        <w:rPr>
          <w:rFonts w:ascii="Times New Roman" w:eastAsia="宋体" w:hAnsi="Times New Roman" w:cs="Times New Roman"/>
          <w:sz w:val="24"/>
          <w:szCs w:val="24"/>
          <w:rPrChange w:id="7492" w:author="..." w:date="2018-06-12T16:51:00Z">
            <w:rPr/>
          </w:rPrChange>
        </w:rPr>
        <w:t>App1.MainActivity-&gt; App1.ThirdActivity-&gt;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493" w:author="..." w:date="2018-06-12T16:51:00Z">
            <w:rPr/>
          </w:rPrChange>
        </w:rPr>
        <w:pPrChange w:id="7494" w:author="Windows 用户" w:date="2018-06-12T19:56:00Z">
          <w:pPr>
            <w:pStyle w:val="aa"/>
            <w:ind w:leftChars="500" w:left="1050" w:firstLineChars="300" w:firstLine="630"/>
          </w:pPr>
        </w:pPrChange>
      </w:pPr>
      <w:r>
        <w:rPr>
          <w:rFonts w:ascii="Times New Roman" w:eastAsia="宋体" w:hAnsi="Times New Roman" w:cs="Times New Roman"/>
          <w:sz w:val="24"/>
          <w:szCs w:val="24"/>
          <w:rPrChange w:id="7495" w:author="..." w:date="2018-06-12T16:51:00Z">
            <w:rPr/>
          </w:rPrChange>
        </w:rPr>
        <w:t>App1.ThirdActivity</w:t>
      </w:r>
      <w:r>
        <w:rPr>
          <w:rFonts w:ascii="Times New Roman" w:eastAsia="宋体" w:hAnsi="Times New Roman" w:cs="Times New Roman" w:hint="eastAsia"/>
          <w:sz w:val="24"/>
          <w:szCs w:val="24"/>
          <w:rPrChange w:id="7496" w:author="..." w:date="2018-06-12T16:51:00Z">
            <w:rPr>
              <w:rFonts w:hint="eastAsia"/>
            </w:rPr>
          </w:rPrChange>
        </w:rPr>
        <w:t>进程名：</w:t>
      </w:r>
      <w:r>
        <w:rPr>
          <w:rFonts w:ascii="Times New Roman" w:eastAsia="宋体" w:hAnsi="Times New Roman" w:cs="Times New Roman"/>
          <w:sz w:val="24"/>
          <w:szCs w:val="24"/>
          <w:rPrChange w:id="7497" w:author="..." w:date="2018-06-12T16:51:00Z">
            <w:rPr/>
          </w:rPrChange>
        </w:rPr>
        <w:t>com.demo.app1:third</w:t>
      </w:r>
    </w:p>
    <w:p w:rsidR="00F76376" w:rsidRPr="00F76376" w:rsidRDefault="00793F6E">
      <w:pPr>
        <w:spacing w:line="400" w:lineRule="exact"/>
        <w:ind w:firstLineChars="200" w:firstLine="480"/>
        <w:rPr>
          <w:del w:id="7498" w:author="..." w:date="2018-06-12T13:46:00Z"/>
          <w:rFonts w:ascii="Times New Roman" w:eastAsia="宋体" w:hAnsi="Times New Roman" w:cs="Times New Roman"/>
          <w:sz w:val="24"/>
          <w:szCs w:val="24"/>
          <w:rPrChange w:id="7499" w:author="..." w:date="2018-06-12T16:51:00Z">
            <w:rPr>
              <w:del w:id="7500" w:author="..." w:date="2018-06-12T13:46:00Z"/>
            </w:rPr>
          </w:rPrChange>
        </w:rPr>
        <w:pPrChange w:id="7501" w:author="Windows 用户" w:date="2018-06-12T19:56:00Z">
          <w:pPr>
            <w:pStyle w:val="aa"/>
            <w:ind w:leftChars="700" w:left="1470" w:firstLineChars="0" w:firstLine="210"/>
          </w:pPr>
        </w:pPrChange>
      </w:pPr>
      <w:r>
        <w:rPr>
          <w:rFonts w:ascii="Times New Roman" w:eastAsia="宋体" w:hAnsi="Times New Roman" w:cs="Times New Roman"/>
          <w:sz w:val="24"/>
          <w:szCs w:val="24"/>
          <w:rPrChange w:id="7502" w:author="..." w:date="2018-06-12T16:51:00Z">
            <w:rPr/>
          </w:rPrChange>
        </w:rPr>
        <w:t>App2.SecondActivity</w:t>
      </w:r>
      <w:r>
        <w:rPr>
          <w:rFonts w:ascii="Times New Roman" w:eastAsia="宋体" w:hAnsi="Times New Roman" w:cs="Times New Roman" w:hint="eastAsia"/>
          <w:sz w:val="24"/>
          <w:szCs w:val="24"/>
          <w:rPrChange w:id="7503" w:author="..." w:date="2018-06-12T16:51:00Z">
            <w:rPr>
              <w:rFonts w:hint="eastAsia"/>
            </w:rPr>
          </w:rPrChange>
        </w:rPr>
        <w:t>进程名：</w:t>
      </w:r>
      <w:r>
        <w:rPr>
          <w:rFonts w:ascii="Times New Roman" w:eastAsia="宋体" w:hAnsi="Times New Roman" w:cs="Times New Roman"/>
          <w:sz w:val="24"/>
          <w:szCs w:val="24"/>
          <w:rPrChange w:id="7504" w:author="..." w:date="2018-06-12T16:51:00Z">
            <w:rPr/>
          </w:rPrChange>
        </w:rPr>
        <w:t>com.demo.app2</w:t>
      </w:r>
    </w:p>
    <w:p w:rsidR="00F76376" w:rsidRPr="00F76376" w:rsidRDefault="00F76376">
      <w:pPr>
        <w:spacing w:line="400" w:lineRule="exact"/>
        <w:ind w:firstLineChars="200" w:firstLine="480"/>
        <w:rPr>
          <w:rFonts w:ascii="Times New Roman" w:eastAsia="宋体" w:hAnsi="Times New Roman" w:cs="Times New Roman"/>
          <w:sz w:val="24"/>
          <w:szCs w:val="24"/>
          <w:rPrChange w:id="7505" w:author="..." w:date="2018-06-12T16:51:00Z">
            <w:rPr/>
          </w:rPrChange>
        </w:rPr>
        <w:pPrChange w:id="7506" w:author="Windows 用户" w:date="2018-06-12T19:56:00Z">
          <w:pPr>
            <w:pStyle w:val="aa"/>
            <w:ind w:leftChars="500" w:left="1785" w:hangingChars="350" w:hanging="735"/>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507" w:author="..." w:date="2018-06-12T16:51:00Z">
            <w:rPr/>
          </w:rPrChange>
        </w:rPr>
        <w:pPrChange w:id="7508" w:author="..." w:date="2018-06-12T17:58:00Z">
          <w:pPr>
            <w:ind w:leftChars="500" w:left="1785" w:hangingChars="350" w:hanging="735"/>
          </w:pPr>
        </w:pPrChange>
      </w:pPr>
      <w:ins w:id="7509" w:author="..." w:date="2018-06-12T13:41:00Z">
        <w:r>
          <w:rPr>
            <w:rFonts w:ascii="Times New Roman" w:eastAsia="宋体" w:hAnsi="Times New Roman" w:cs="Times New Roman" w:hint="eastAsia"/>
            <w:sz w:val="24"/>
            <w:szCs w:val="24"/>
            <w:rPrChange w:id="7510" w:author="..." w:date="2018-06-12T17:58:00Z">
              <w:rPr>
                <w:rFonts w:hint="eastAsia"/>
              </w:rPr>
            </w:rPrChange>
          </w:rPr>
          <w:t>（</w:t>
        </w:r>
        <w:r>
          <w:rPr>
            <w:rFonts w:ascii="Times New Roman" w:eastAsia="宋体" w:hAnsi="Times New Roman" w:cs="Times New Roman"/>
            <w:sz w:val="24"/>
            <w:szCs w:val="24"/>
            <w:rPrChange w:id="7511" w:author="..." w:date="2018-06-12T17:58:00Z">
              <w:rPr/>
            </w:rPrChange>
          </w:rPr>
          <w:t>2</w:t>
        </w:r>
        <w:r>
          <w:rPr>
            <w:rFonts w:ascii="Times New Roman" w:eastAsia="宋体" w:hAnsi="Times New Roman" w:cs="Times New Roman" w:hint="eastAsia"/>
            <w:sz w:val="24"/>
            <w:szCs w:val="24"/>
            <w:rPrChange w:id="7512" w:author="..." w:date="2018-06-12T17:58:00Z">
              <w:rPr>
                <w:rFonts w:hint="eastAsia"/>
              </w:rPr>
            </w:rPrChange>
          </w:rPr>
          <w:t>）</w:t>
        </w:r>
      </w:ins>
      <w:del w:id="7513" w:author="..." w:date="2018-06-12T13:41:00Z">
        <w:r>
          <w:rPr>
            <w:rFonts w:ascii="Times New Roman" w:eastAsia="宋体" w:hAnsi="Times New Roman" w:cs="Times New Roman"/>
            <w:sz w:val="24"/>
            <w:szCs w:val="24"/>
            <w:rPrChange w:id="7514" w:author="..." w:date="2018-06-12T16:51:00Z">
              <w:rPr/>
            </w:rPrChange>
          </w:rPr>
          <w:delText xml:space="preserve">(3.1.2) </w:delText>
        </w:r>
      </w:del>
      <w:r>
        <w:rPr>
          <w:rFonts w:ascii="Times New Roman" w:eastAsia="宋体" w:hAnsi="Times New Roman" w:cs="Times New Roman"/>
          <w:sz w:val="24"/>
          <w:szCs w:val="24"/>
          <w:rPrChange w:id="7515" w:author="..." w:date="2018-06-12T16:51:00Z">
            <w:rPr/>
          </w:rPrChange>
        </w:rPr>
        <w:t>multiprocess=true</w:t>
      </w:r>
      <w:r>
        <w:rPr>
          <w:rFonts w:ascii="Times New Roman" w:eastAsia="宋体" w:hAnsi="Times New Roman" w:cs="Times New Roman" w:hint="eastAsia"/>
          <w:sz w:val="24"/>
          <w:szCs w:val="24"/>
          <w:rPrChange w:id="7516" w:author="..." w:date="2018-06-12T16:51:00Z">
            <w:rPr>
              <w:rFonts w:hint="eastAsia"/>
            </w:rPr>
          </w:rPrChange>
        </w:rPr>
        <w:t>时，从多条路径启动</w:t>
      </w:r>
      <w:r>
        <w:rPr>
          <w:rFonts w:ascii="Times New Roman" w:eastAsia="宋体" w:hAnsi="Times New Roman" w:cs="Times New Roman"/>
          <w:sz w:val="24"/>
          <w:szCs w:val="24"/>
          <w:rPrChange w:id="7517" w:author="..." w:date="2018-06-12T16:51:00Z">
            <w:rPr/>
          </w:rPrChange>
        </w:rPr>
        <w:t>activity</w:t>
      </w:r>
      <w:r>
        <w:rPr>
          <w:rFonts w:ascii="Times New Roman" w:eastAsia="宋体" w:hAnsi="Times New Roman" w:cs="Times New Roman" w:hint="eastAsia"/>
          <w:sz w:val="24"/>
          <w:szCs w:val="24"/>
          <w:rPrChange w:id="7518" w:author="..." w:date="2018-06-12T16:51:00Z">
            <w:rPr>
              <w:rFonts w:hint="eastAsia"/>
            </w:rPr>
          </w:rPrChange>
        </w:rPr>
        <w:t>，观察它所在的进程是否与启动它的组件所在进程有关？</w:t>
      </w:r>
      <w:del w:id="7519" w:author="..." w:date="2018-06-12T12:28:00Z">
        <w:r>
          <w:rPr>
            <w:rFonts w:ascii="Times New Roman" w:eastAsia="宋体" w:hAnsi="Times New Roman" w:cs="Times New Roman" w:hint="eastAsia"/>
            <w:sz w:val="24"/>
            <w:szCs w:val="24"/>
            <w:rPrChange w:id="7520" w:author="..." w:date="2018-06-12T16:51:00Z">
              <w:rPr>
                <w:rFonts w:hint="eastAsia"/>
              </w:rPr>
            </w:rPrChange>
          </w:rPr>
          <w:delText>（</w:delText>
        </w:r>
        <w:r>
          <w:rPr>
            <w:rFonts w:ascii="Times New Roman" w:eastAsia="宋体" w:hAnsi="Times New Roman" w:cs="Times New Roman" w:hint="eastAsia"/>
            <w:sz w:val="24"/>
            <w:szCs w:val="24"/>
            <w:rPrChange w:id="7521" w:author="..." w:date="2018-06-12T17:58:00Z">
              <w:rPr>
                <w:rFonts w:hint="eastAsia"/>
                <w:color w:val="FF0000"/>
              </w:rPr>
            </w:rPrChange>
          </w:rPr>
          <w:delText>有关</w:delText>
        </w:r>
        <w:r>
          <w:rPr>
            <w:rFonts w:ascii="Times New Roman" w:eastAsia="宋体" w:hAnsi="Times New Roman" w:cs="Times New Roman" w:hint="eastAsia"/>
            <w:sz w:val="24"/>
            <w:szCs w:val="24"/>
            <w:rPrChange w:id="7522" w:author="..." w:date="2018-06-12T16:51:00Z">
              <w:rPr>
                <w:rFonts w:hint="eastAsia"/>
              </w:rPr>
            </w:rPrChange>
          </w:rPr>
          <w:delText>）</w:delText>
        </w:r>
      </w:del>
      <w:r>
        <w:rPr>
          <w:rFonts w:ascii="Times New Roman" w:eastAsia="宋体" w:hAnsi="Times New Roman" w:cs="Times New Roman" w:hint="eastAsia"/>
          <w:sz w:val="24"/>
          <w:szCs w:val="24"/>
          <w:rPrChange w:id="7523" w:author="..." w:date="2018-06-12T16:51:00Z">
            <w:rPr>
              <w:rFonts w:hint="eastAsia"/>
            </w:rPr>
          </w:rPrChange>
        </w:rPr>
        <w:t>即被启动的</w:t>
      </w:r>
      <w:r>
        <w:rPr>
          <w:rFonts w:ascii="Times New Roman" w:eastAsia="宋体" w:hAnsi="Times New Roman" w:cs="Times New Roman"/>
          <w:sz w:val="24"/>
          <w:szCs w:val="24"/>
          <w:rPrChange w:id="7524" w:author="..." w:date="2018-06-12T16:51:00Z">
            <w:rPr/>
          </w:rPrChange>
        </w:rPr>
        <w:t>activity</w:t>
      </w:r>
      <w:r>
        <w:rPr>
          <w:rFonts w:ascii="Times New Roman" w:eastAsia="宋体" w:hAnsi="Times New Roman" w:cs="Times New Roman" w:hint="eastAsia"/>
          <w:sz w:val="24"/>
          <w:szCs w:val="24"/>
          <w:rPrChange w:id="7525" w:author="..." w:date="2018-06-12T16:51:00Z">
            <w:rPr>
              <w:rFonts w:hint="eastAsia"/>
            </w:rPr>
          </w:rPrChange>
        </w:rPr>
        <w:t>能够在另一个</w:t>
      </w:r>
      <w:r>
        <w:rPr>
          <w:rFonts w:ascii="Times New Roman" w:eastAsia="宋体" w:hAnsi="Times New Roman" w:cs="Times New Roman"/>
          <w:sz w:val="24"/>
          <w:szCs w:val="24"/>
          <w:rPrChange w:id="7526" w:author="..." w:date="2018-06-12T16:51:00Z">
            <w:rPr/>
          </w:rPrChange>
        </w:rPr>
        <w:t>app</w:t>
      </w:r>
      <w:r>
        <w:rPr>
          <w:rFonts w:ascii="Times New Roman" w:eastAsia="宋体" w:hAnsi="Times New Roman" w:cs="Times New Roman" w:hint="eastAsia"/>
          <w:sz w:val="24"/>
          <w:szCs w:val="24"/>
          <w:rPrChange w:id="7527" w:author="..." w:date="2018-06-12T16:51:00Z">
            <w:rPr>
              <w:rFonts w:hint="eastAsia"/>
            </w:rPr>
          </w:rPrChange>
        </w:rPr>
        <w:t>中被实例化？</w:t>
      </w:r>
      <w:del w:id="7528" w:author="..." w:date="2018-06-12T12:28:00Z">
        <w:r>
          <w:rPr>
            <w:rFonts w:ascii="Times New Roman" w:eastAsia="宋体" w:hAnsi="Times New Roman" w:cs="Times New Roman" w:hint="eastAsia"/>
            <w:sz w:val="24"/>
            <w:szCs w:val="24"/>
            <w:rPrChange w:id="7529" w:author="..." w:date="2018-06-12T16:51:00Z">
              <w:rPr>
                <w:rFonts w:hint="eastAsia"/>
              </w:rPr>
            </w:rPrChange>
          </w:rPr>
          <w:delText>（</w:delText>
        </w:r>
        <w:r>
          <w:rPr>
            <w:rFonts w:ascii="Times New Roman" w:eastAsia="宋体" w:hAnsi="Times New Roman" w:cs="Times New Roman" w:hint="eastAsia"/>
            <w:sz w:val="24"/>
            <w:szCs w:val="24"/>
            <w:rPrChange w:id="7530" w:author="..." w:date="2018-06-12T17:58:00Z">
              <w:rPr>
                <w:rFonts w:hint="eastAsia"/>
                <w:color w:val="FF0000"/>
              </w:rPr>
            </w:rPrChange>
          </w:rPr>
          <w:delText>运行在启动它的组件进程中</w:delText>
        </w:r>
        <w:r>
          <w:rPr>
            <w:rFonts w:ascii="Times New Roman" w:eastAsia="宋体" w:hAnsi="Times New Roman" w:cs="Times New Roman" w:hint="eastAsia"/>
            <w:sz w:val="24"/>
            <w:szCs w:val="24"/>
            <w:rPrChange w:id="7531" w:author="..." w:date="2018-06-12T16:51:00Z">
              <w:rPr>
                <w:rFonts w:hint="eastAsia"/>
              </w:rPr>
            </w:rPrChange>
          </w:rPr>
          <w:delText>）</w:delText>
        </w:r>
      </w:del>
    </w:p>
    <w:p w:rsidR="00F76376" w:rsidRPr="00F76376" w:rsidRDefault="00793F6E">
      <w:pPr>
        <w:spacing w:line="400" w:lineRule="exact"/>
        <w:ind w:firstLineChars="200" w:firstLine="480"/>
        <w:rPr>
          <w:rFonts w:ascii="Times New Roman" w:eastAsia="宋体" w:hAnsi="Times New Roman" w:cs="Times New Roman"/>
          <w:sz w:val="24"/>
          <w:szCs w:val="24"/>
          <w:rPrChange w:id="7532" w:author="..." w:date="2018-06-12T16:51:00Z">
            <w:rPr/>
          </w:rPrChange>
        </w:rPr>
        <w:pPrChange w:id="7533" w:author="Windows 用户" w:date="2018-06-12T19:56:00Z">
          <w:pPr>
            <w:pStyle w:val="aa"/>
            <w:ind w:leftChars="650" w:left="1365" w:firstLineChars="0" w:firstLine="315"/>
          </w:pPr>
        </w:pPrChange>
      </w:pPr>
      <w:ins w:id="7534" w:author="..." w:date="2018-06-12T13:41:00Z">
        <w:r>
          <w:rPr>
            <w:rFonts w:ascii="Times New Roman" w:eastAsia="宋体" w:hAnsi="Times New Roman" w:cs="Times New Roman" w:hint="eastAsia"/>
            <w:sz w:val="24"/>
            <w:szCs w:val="24"/>
            <w:rPrChange w:id="7535" w:author="..." w:date="2018-06-12T17:58:00Z">
              <w:rPr>
                <w:rFonts w:hint="eastAsia"/>
              </w:rPr>
            </w:rPrChange>
          </w:rPr>
          <w:t>①</w:t>
        </w:r>
      </w:ins>
      <w:del w:id="7536" w:author="..." w:date="2018-06-12T13:41:00Z">
        <w:r>
          <w:rPr>
            <w:rFonts w:ascii="Times New Roman" w:eastAsia="宋体" w:hAnsi="Times New Roman" w:cs="Times New Roman"/>
            <w:sz w:val="24"/>
            <w:szCs w:val="24"/>
            <w:rPrChange w:id="7537" w:author="..." w:date="2018-06-12T16:51:00Z">
              <w:rPr/>
            </w:rPrChange>
          </w:rPr>
          <w:delText xml:space="preserve">[1] </w:delText>
        </w:r>
      </w:del>
      <w:r>
        <w:rPr>
          <w:rFonts w:ascii="Times New Roman" w:eastAsia="宋体" w:hAnsi="Times New Roman" w:cs="Times New Roman"/>
          <w:sz w:val="24"/>
          <w:szCs w:val="24"/>
          <w:rPrChange w:id="7538" w:author="..." w:date="2018-06-12T16:51:00Z">
            <w:rPr/>
          </w:rPrChange>
        </w:rPr>
        <w:t>App1.MainActivity-&gt;App1.SecondActivity-&gt; App2.ThirdActivity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539" w:author="..." w:date="2018-06-12T16:51:00Z">
            <w:rPr/>
          </w:rPrChange>
        </w:rPr>
        <w:pPrChange w:id="7540" w:author="Windows 用户" w:date="2018-06-12T19:56:00Z">
          <w:pPr>
            <w:pStyle w:val="aa"/>
            <w:ind w:leftChars="650" w:left="1365" w:firstLineChars="0" w:firstLine="315"/>
          </w:pPr>
        </w:pPrChange>
      </w:pPr>
      <w:r>
        <w:rPr>
          <w:rFonts w:ascii="Times New Roman" w:eastAsia="宋体" w:hAnsi="Times New Roman" w:cs="Times New Roman"/>
          <w:sz w:val="24"/>
          <w:szCs w:val="24"/>
          <w:rPrChange w:id="7541" w:author="..." w:date="2018-06-12T16:51:00Z">
            <w:rPr/>
          </w:rPrChange>
        </w:rPr>
        <w:t>App1.SecondActivity</w:t>
      </w:r>
      <w:r>
        <w:rPr>
          <w:rFonts w:ascii="Times New Roman" w:eastAsia="宋体" w:hAnsi="Times New Roman" w:cs="Times New Roman" w:hint="eastAsia"/>
          <w:sz w:val="24"/>
          <w:szCs w:val="24"/>
          <w:rPrChange w:id="7542" w:author="..." w:date="2018-06-12T16:51:00Z">
            <w:rPr>
              <w:rFonts w:hint="eastAsia"/>
            </w:rPr>
          </w:rPrChange>
        </w:rPr>
        <w:t>进程名：</w:t>
      </w:r>
      <w:r>
        <w:rPr>
          <w:rFonts w:ascii="Times New Roman" w:eastAsia="宋体" w:hAnsi="Times New Roman" w:cs="Times New Roman"/>
          <w:sz w:val="24"/>
          <w:szCs w:val="24"/>
          <w:rPrChange w:id="7543" w:author="..." w:date="2018-06-12T16:51:00Z">
            <w:rPr/>
          </w:rPrChange>
        </w:rPr>
        <w:t>com.demo.app1:second</w:t>
      </w:r>
    </w:p>
    <w:p w:rsidR="00F76376" w:rsidRPr="00F76376" w:rsidRDefault="00793F6E">
      <w:pPr>
        <w:spacing w:line="400" w:lineRule="exact"/>
        <w:ind w:leftChars="650" w:left="1365" w:firstLineChars="200" w:firstLine="480"/>
        <w:rPr>
          <w:del w:id="7544" w:author="..." w:date="2018-06-12T13:46:00Z"/>
          <w:rFonts w:ascii="Times New Roman" w:eastAsia="宋体" w:hAnsi="Times New Roman" w:cs="Times New Roman"/>
          <w:sz w:val="24"/>
          <w:szCs w:val="24"/>
          <w:rPrChange w:id="7545" w:author="..." w:date="2018-06-12T16:51:00Z">
            <w:rPr>
              <w:del w:id="7546" w:author="..." w:date="2018-06-12T13:46:00Z"/>
            </w:rPr>
          </w:rPrChange>
        </w:rPr>
        <w:pPrChange w:id="7547" w:author="Windows 用户" w:date="2018-06-12T19:56:00Z">
          <w:pPr>
            <w:pStyle w:val="aa"/>
            <w:ind w:leftChars="650" w:left="1365" w:firstLineChars="0" w:firstLine="315"/>
          </w:pPr>
        </w:pPrChange>
      </w:pPr>
      <w:r>
        <w:rPr>
          <w:rFonts w:ascii="Times New Roman" w:eastAsia="宋体" w:hAnsi="Times New Roman" w:cs="Times New Roman"/>
          <w:sz w:val="24"/>
          <w:szCs w:val="24"/>
          <w:rPrChange w:id="7548" w:author="..." w:date="2018-06-12T16:51:00Z">
            <w:rPr/>
          </w:rPrChange>
        </w:rPr>
        <w:t>App2. ThirdActivity</w:t>
      </w:r>
      <w:r>
        <w:rPr>
          <w:rFonts w:ascii="Times New Roman" w:eastAsia="宋体" w:hAnsi="Times New Roman" w:cs="Times New Roman" w:hint="eastAsia"/>
          <w:sz w:val="24"/>
          <w:szCs w:val="24"/>
          <w:rPrChange w:id="7549" w:author="..." w:date="2018-06-12T16:51:00Z">
            <w:rPr>
              <w:rFonts w:hint="eastAsia"/>
            </w:rPr>
          </w:rPrChange>
        </w:rPr>
        <w:t>进程名：</w:t>
      </w:r>
      <w:r>
        <w:rPr>
          <w:rFonts w:ascii="Times New Roman" w:eastAsia="宋体" w:hAnsi="Times New Roman" w:cs="Times New Roman"/>
          <w:sz w:val="24"/>
          <w:szCs w:val="24"/>
          <w:rPrChange w:id="7550" w:author="..." w:date="2018-06-12T16:51:00Z">
            <w:rPr/>
          </w:rPrChange>
        </w:rPr>
        <w:t>com.demo.app1:second</w:t>
      </w:r>
    </w:p>
    <w:p w:rsidR="00F76376" w:rsidRPr="00F76376" w:rsidRDefault="00F76376">
      <w:pPr>
        <w:spacing w:line="400" w:lineRule="exact"/>
        <w:ind w:firstLineChars="200" w:firstLine="480"/>
        <w:rPr>
          <w:rFonts w:ascii="Times New Roman" w:eastAsia="宋体" w:hAnsi="Times New Roman" w:cs="Times New Roman"/>
          <w:sz w:val="24"/>
          <w:szCs w:val="24"/>
          <w:rPrChange w:id="7551" w:author="..." w:date="2018-06-12T16:51:00Z">
            <w:rPr/>
          </w:rPrChange>
        </w:rPr>
        <w:pPrChange w:id="7552" w:author="Windows 用户" w:date="2018-06-12T19:56: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553" w:author="..." w:date="2018-06-12T16:51:00Z">
            <w:rPr/>
          </w:rPrChange>
        </w:rPr>
        <w:pPrChange w:id="7554" w:author="Windows 用户" w:date="2018-06-12T19:56:00Z">
          <w:pPr>
            <w:pStyle w:val="aa"/>
            <w:ind w:leftChars="500" w:left="1050" w:firstLineChars="300" w:firstLine="630"/>
          </w:pPr>
        </w:pPrChange>
      </w:pPr>
      <w:ins w:id="7555" w:author="..." w:date="2018-06-12T13:41:00Z">
        <w:r>
          <w:rPr>
            <w:rFonts w:ascii="Times New Roman" w:eastAsia="宋体" w:hAnsi="Times New Roman" w:cs="Times New Roman" w:hint="eastAsia"/>
            <w:sz w:val="24"/>
            <w:szCs w:val="24"/>
            <w:rPrChange w:id="7556" w:author="..." w:date="2018-06-12T17:58:00Z">
              <w:rPr>
                <w:rFonts w:hint="eastAsia"/>
              </w:rPr>
            </w:rPrChange>
          </w:rPr>
          <w:t>②</w:t>
        </w:r>
      </w:ins>
      <w:del w:id="7557" w:author="..." w:date="2018-06-12T13:41:00Z">
        <w:r>
          <w:rPr>
            <w:rFonts w:ascii="Times New Roman" w:eastAsia="宋体" w:hAnsi="Times New Roman" w:cs="Times New Roman"/>
            <w:sz w:val="24"/>
            <w:szCs w:val="24"/>
            <w:rPrChange w:id="7558" w:author="..." w:date="2018-06-12T16:51:00Z">
              <w:rPr/>
            </w:rPrChange>
          </w:rPr>
          <w:delText xml:space="preserve">[2] </w:delText>
        </w:r>
      </w:del>
      <w:r>
        <w:rPr>
          <w:rFonts w:ascii="Times New Roman" w:eastAsia="宋体" w:hAnsi="Times New Roman" w:cs="Times New Roman"/>
          <w:sz w:val="24"/>
          <w:szCs w:val="24"/>
          <w:rPrChange w:id="7559" w:author="..." w:date="2018-06-12T16:51:00Z">
            <w:rPr/>
          </w:rPrChange>
        </w:rPr>
        <w:t>App1.MainActivity-&gt; App1.ThirdActivity-&gt; App2. 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560" w:author="..." w:date="2018-06-12T16:51:00Z">
            <w:rPr/>
          </w:rPrChange>
        </w:rPr>
        <w:pPrChange w:id="7561" w:author="Windows 用户" w:date="2018-06-12T19:56:00Z">
          <w:pPr>
            <w:pStyle w:val="aa"/>
            <w:ind w:leftChars="500" w:left="1050" w:firstLineChars="300" w:firstLine="630"/>
          </w:pPr>
        </w:pPrChange>
      </w:pPr>
      <w:r>
        <w:rPr>
          <w:rFonts w:ascii="Times New Roman" w:eastAsia="宋体" w:hAnsi="Times New Roman" w:cs="Times New Roman"/>
          <w:sz w:val="24"/>
          <w:szCs w:val="24"/>
          <w:rPrChange w:id="7562" w:author="..." w:date="2018-06-12T16:51:00Z">
            <w:rPr/>
          </w:rPrChange>
        </w:rPr>
        <w:t>App1.ThirdActivity</w:t>
      </w:r>
      <w:r>
        <w:rPr>
          <w:rFonts w:ascii="Times New Roman" w:eastAsia="宋体" w:hAnsi="Times New Roman" w:cs="Times New Roman" w:hint="eastAsia"/>
          <w:sz w:val="24"/>
          <w:szCs w:val="24"/>
          <w:rPrChange w:id="7563" w:author="..." w:date="2018-06-12T16:51:00Z">
            <w:rPr>
              <w:rFonts w:hint="eastAsia"/>
            </w:rPr>
          </w:rPrChange>
        </w:rPr>
        <w:t>进程名：</w:t>
      </w:r>
      <w:r>
        <w:rPr>
          <w:rFonts w:ascii="Times New Roman" w:eastAsia="宋体" w:hAnsi="Times New Roman" w:cs="Times New Roman"/>
          <w:sz w:val="24"/>
          <w:szCs w:val="24"/>
          <w:rPrChange w:id="7564" w:author="..." w:date="2018-06-12T16:51:00Z">
            <w:rPr/>
          </w:rPrChange>
        </w:rPr>
        <w:t>com.demo.app1:third</w:t>
      </w:r>
    </w:p>
    <w:p w:rsidR="00F76376" w:rsidRPr="00F76376" w:rsidRDefault="00793F6E">
      <w:pPr>
        <w:spacing w:line="400" w:lineRule="exact"/>
        <w:ind w:firstLineChars="200" w:firstLine="480"/>
        <w:rPr>
          <w:rFonts w:ascii="Times New Roman" w:eastAsia="宋体" w:hAnsi="Times New Roman" w:cs="Times New Roman"/>
          <w:sz w:val="24"/>
          <w:szCs w:val="24"/>
          <w:rPrChange w:id="7565" w:author="..." w:date="2018-06-12T16:51:00Z">
            <w:rPr/>
          </w:rPrChange>
        </w:rPr>
        <w:pPrChange w:id="7566" w:author="..." w:date="2018-06-12T16:51:00Z">
          <w:pPr>
            <w:pStyle w:val="aa"/>
            <w:ind w:firstLineChars="0" w:firstLine="0"/>
          </w:pPr>
        </w:pPrChange>
      </w:pPr>
      <w:r>
        <w:rPr>
          <w:rFonts w:ascii="Times New Roman" w:eastAsia="宋体" w:hAnsi="Times New Roman" w:cs="Times New Roman"/>
          <w:sz w:val="24"/>
          <w:szCs w:val="24"/>
          <w:rPrChange w:id="7567" w:author="..." w:date="2018-06-12T16:51:00Z">
            <w:rPr/>
          </w:rPrChange>
        </w:rPr>
        <w:t>App2. ThirdActivity</w:t>
      </w:r>
      <w:r>
        <w:rPr>
          <w:rFonts w:ascii="Times New Roman" w:eastAsia="宋体" w:hAnsi="Times New Roman" w:cs="Times New Roman" w:hint="eastAsia"/>
          <w:sz w:val="24"/>
          <w:szCs w:val="24"/>
          <w:rPrChange w:id="7568" w:author="..." w:date="2018-06-12T16:51:00Z">
            <w:rPr>
              <w:rFonts w:hint="eastAsia"/>
            </w:rPr>
          </w:rPrChange>
        </w:rPr>
        <w:t>进程名：</w:t>
      </w:r>
      <w:r>
        <w:rPr>
          <w:rFonts w:ascii="Times New Roman" w:eastAsia="宋体" w:hAnsi="Times New Roman" w:cs="Times New Roman"/>
          <w:sz w:val="24"/>
          <w:szCs w:val="24"/>
          <w:rPrChange w:id="7569" w:author="..." w:date="2018-06-12T16:51:00Z">
            <w:rPr/>
          </w:rPrChange>
        </w:rPr>
        <w:t>com.demo.app1:third</w:t>
      </w:r>
    </w:p>
    <w:p w:rsidR="00F76376" w:rsidRPr="00F76376" w:rsidRDefault="00793F6E">
      <w:pPr>
        <w:pStyle w:val="4"/>
        <w:spacing w:before="0" w:after="0" w:line="400" w:lineRule="exact"/>
        <w:ind w:leftChars="200" w:left="420"/>
        <w:rPr>
          <w:rFonts w:ascii="Times New Roman" w:eastAsia="楷体" w:hAnsi="Times New Roman"/>
          <w:sz w:val="24"/>
          <w:szCs w:val="24"/>
          <w:rPrChange w:id="7570" w:author="..." w:date="2018-06-12T12:36:00Z">
            <w:rPr/>
          </w:rPrChange>
        </w:rPr>
        <w:pPrChange w:id="7571" w:author="..." w:date="2018-06-12T12:36:00Z">
          <w:pPr>
            <w:pStyle w:val="4"/>
          </w:pPr>
        </w:pPrChange>
      </w:pPr>
      <w:r w:rsidRPr="00F56C84">
        <w:rPr>
          <w:rFonts w:ascii="Times New Roman" w:eastAsia="楷体" w:hAnsi="Times New Roman"/>
          <w:b w:val="0"/>
          <w:sz w:val="24"/>
          <w:szCs w:val="24"/>
          <w:rPrChange w:id="7572" w:author="Windows 用户" w:date="2018-06-12T19:13:00Z">
            <w:rPr/>
          </w:rPrChange>
        </w:rPr>
        <w:t>4.5.3.2 activity.process</w:t>
      </w:r>
      <w:r w:rsidRPr="00F56C84">
        <w:rPr>
          <w:rFonts w:ascii="Times New Roman" w:eastAsia="楷体" w:hAnsi="Times New Roman" w:hint="eastAsia"/>
          <w:b w:val="0"/>
          <w:sz w:val="24"/>
          <w:szCs w:val="24"/>
          <w:rPrChange w:id="7573" w:author="Windows 用户" w:date="2018-06-12T19:13:00Z">
            <w:rPr>
              <w:rFonts w:hint="eastAsia"/>
            </w:rPr>
          </w:rPrChange>
        </w:rPr>
        <w:t>有值</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574" w:author="Windows 用户" w:date="2018-06-12T19:56:00Z">
            <w:rPr/>
          </w:rPrChange>
        </w:rPr>
        <w:pPrChange w:id="7575" w:author="Windows 用户" w:date="2018-06-12T19:56:00Z">
          <w:pPr>
            <w:shd w:val="clear" w:color="auto" w:fill="E7E6E6" w:themeFill="background2"/>
            <w:ind w:firstLineChars="250" w:firstLine="525"/>
          </w:pPr>
        </w:pPrChange>
      </w:pPr>
      <w:r w:rsidRPr="00561C09">
        <w:rPr>
          <w:rFonts w:ascii="Times New Roman" w:eastAsia="宋体" w:hAnsi="Times New Roman"/>
          <w:rPrChange w:id="7576" w:author="Windows 用户" w:date="2018-06-12T19:56:00Z">
            <w:rPr/>
          </w:rPrChange>
        </w:rPr>
        <w:t>&lt;activity android:name=".SecondActivity"</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577" w:author="Windows 用户" w:date="2018-06-12T19:56:00Z">
            <w:rPr/>
          </w:rPrChange>
        </w:rPr>
        <w:pPrChange w:id="7578" w:author="Windows 用户" w:date="2018-06-12T19:56:00Z">
          <w:pPr>
            <w:shd w:val="clear" w:color="auto" w:fill="E7E6E6" w:themeFill="background2"/>
            <w:ind w:firstLineChars="250" w:firstLine="525"/>
          </w:pPr>
        </w:pPrChange>
      </w:pPr>
      <w:r w:rsidRPr="00561C09">
        <w:rPr>
          <w:rFonts w:ascii="Times New Roman" w:eastAsia="宋体" w:hAnsi="Times New Roman"/>
          <w:rPrChange w:id="7579" w:author="Windows 用户" w:date="2018-06-12T19:56:00Z">
            <w:rPr/>
          </w:rPrChange>
        </w:rPr>
        <w:t xml:space="preserve">    android:label="App2-SecondActivity"</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580" w:author="Windows 用户" w:date="2018-06-12T19:56:00Z">
            <w:rPr/>
          </w:rPrChange>
        </w:rPr>
        <w:pPrChange w:id="7581" w:author="Windows 用户" w:date="2018-06-12T19:56:00Z">
          <w:pPr>
            <w:shd w:val="clear" w:color="auto" w:fill="E7E6E6" w:themeFill="background2"/>
            <w:ind w:firstLineChars="250" w:firstLine="525"/>
          </w:pPr>
        </w:pPrChange>
      </w:pPr>
      <w:r w:rsidRPr="00561C09">
        <w:rPr>
          <w:rFonts w:ascii="Times New Roman" w:eastAsia="宋体" w:hAnsi="Times New Roman"/>
          <w:rPrChange w:id="7582" w:author="Windows 用户" w:date="2018-06-12T19:56:00Z">
            <w:rPr/>
          </w:rPrChange>
        </w:rPr>
        <w:t xml:space="preserve">    android:multiprocess="false"</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583" w:author="..." w:date="2018-06-12T13:42:00Z"/>
          <w:rFonts w:ascii="Times New Roman" w:eastAsia="宋体" w:hAnsi="Times New Roman"/>
          <w:rPrChange w:id="7584" w:author="Windows 用户" w:date="2018-06-12T19:56:00Z">
            <w:rPr>
              <w:del w:id="7585" w:author="..." w:date="2018-06-12T13:42:00Z"/>
            </w:rPr>
          </w:rPrChange>
        </w:rPr>
        <w:pPrChange w:id="7586" w:author="Windows 用户" w:date="2018-06-12T19:56:00Z">
          <w:pPr>
            <w:shd w:val="clear" w:color="auto" w:fill="E7E6E6" w:themeFill="background2"/>
            <w:ind w:firstLineChars="250" w:firstLine="525"/>
          </w:pPr>
        </w:pPrChange>
      </w:pPr>
      <w:r w:rsidRPr="00561C09">
        <w:rPr>
          <w:rFonts w:ascii="Times New Roman" w:eastAsia="宋体" w:hAnsi="Times New Roman"/>
          <w:rPrChange w:id="7587" w:author="Windows 用户" w:date="2018-06-12T19:56:00Z">
            <w:rPr/>
          </w:rPrChange>
        </w:rPr>
        <w:t xml:space="preserve">    android:process=":remote2"</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588" w:author="..." w:date="2018-06-12T13:42:00Z"/>
          <w:rFonts w:ascii="Times New Roman" w:eastAsia="宋体" w:hAnsi="Times New Roman"/>
          <w:rPrChange w:id="7589" w:author="Windows 用户" w:date="2018-06-12T19:56:00Z">
            <w:rPr>
              <w:del w:id="7590" w:author="..." w:date="2018-06-12T13:42:00Z"/>
            </w:rPr>
          </w:rPrChange>
        </w:rPr>
        <w:pPrChange w:id="7591" w:author="Windows 用户" w:date="2018-06-12T19:56:00Z">
          <w:pPr>
            <w:shd w:val="clear" w:color="auto" w:fill="E7E6E6" w:themeFill="background2"/>
            <w:ind w:firstLineChars="250" w:firstLine="525"/>
          </w:pPr>
        </w:pPrChange>
      </w:pPr>
      <w:r w:rsidRPr="00561C09">
        <w:rPr>
          <w:rFonts w:ascii="Times New Roman" w:eastAsia="宋体" w:hAnsi="Times New Roman"/>
          <w:rPrChange w:id="7592" w:author="Windows 用户" w:date="2018-06-12T19:56:00Z">
            <w:rPr/>
          </w:rPrChange>
        </w:rPr>
        <w:t>&gt;</w:t>
      </w:r>
    </w:p>
    <w:p w:rsidR="00F76376" w:rsidRPr="00561C0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593" w:author="Windows 用户" w:date="2018-06-12T19:56:00Z">
            <w:rPr/>
          </w:rPrChange>
        </w:rPr>
        <w:pPrChange w:id="7594" w:author="Windows 用户" w:date="2018-06-12T19:56:00Z">
          <w:pPr>
            <w:shd w:val="clear" w:color="auto" w:fill="E7E6E6" w:themeFill="background2"/>
            <w:ind w:firstLineChars="250" w:firstLine="525"/>
          </w:pPr>
        </w:pPrChange>
      </w:pPr>
    </w:p>
    <w:p w:rsidR="00F76376" w:rsidRPr="00561C09" w:rsidDel="001D1EC4"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595" w:author="Windows 用户" w:date="2018-06-12T19:56:00Z"/>
          <w:rFonts w:ascii="Times New Roman" w:eastAsia="宋体" w:hAnsi="Times New Roman"/>
          <w:rPrChange w:id="7596" w:author="Windows 用户" w:date="2018-06-12T19:56:00Z">
            <w:rPr>
              <w:del w:id="7597" w:author="Windows 用户" w:date="2018-06-12T19:56:00Z"/>
            </w:rPr>
          </w:rPrChange>
        </w:rPr>
        <w:pPrChange w:id="7598" w:author="Windows 用户" w:date="2018-06-12T19:56:00Z">
          <w:pPr>
            <w:shd w:val="clear" w:color="auto" w:fill="E7E6E6" w:themeFill="background2"/>
            <w:ind w:firstLineChars="250" w:firstLine="525"/>
          </w:pPr>
        </w:pPrChange>
      </w:pPr>
      <w:r w:rsidRPr="00561C09">
        <w:rPr>
          <w:rFonts w:ascii="Times New Roman" w:eastAsia="宋体" w:hAnsi="Times New Roman"/>
          <w:rPrChange w:id="7599" w:author="Windows 用户" w:date="2018-06-12T19:56:00Z">
            <w:rPr/>
          </w:rPrChange>
        </w:rPr>
        <w:t>&lt;/activity&gt;</w:t>
      </w:r>
    </w:p>
    <w:p w:rsidR="00F76376" w:rsidRPr="00561C0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600" w:author="Windows 用户" w:date="2018-06-12T19:56:00Z">
            <w:rPr/>
          </w:rPrChange>
        </w:rPr>
        <w:pPrChange w:id="7601" w:author="Windows 用户" w:date="2018-06-12T19:56:00Z">
          <w:pPr>
            <w:shd w:val="clear" w:color="auto" w:fill="E7E6E6" w:themeFill="background2"/>
            <w:ind w:firstLineChars="250" w:firstLine="525"/>
          </w:pPr>
        </w:pPrChange>
      </w:pP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602" w:author="Windows 用户" w:date="2018-06-12T19:56:00Z">
            <w:rPr/>
          </w:rPrChange>
        </w:rPr>
        <w:pPrChange w:id="7603" w:author="Windows 用户" w:date="2018-06-12T19:56:00Z">
          <w:pPr>
            <w:shd w:val="clear" w:color="auto" w:fill="E7E6E6" w:themeFill="background2"/>
            <w:ind w:firstLineChars="250" w:firstLine="525"/>
          </w:pPr>
        </w:pPrChange>
      </w:pPr>
      <w:r w:rsidRPr="00561C09">
        <w:rPr>
          <w:rFonts w:ascii="Times New Roman" w:eastAsia="宋体" w:hAnsi="Times New Roman"/>
          <w:rPrChange w:id="7604" w:author="Windows 用户" w:date="2018-06-12T19:56:00Z">
            <w:rPr/>
          </w:rPrChange>
        </w:rPr>
        <w:t>&lt;activity android:name=".ThirdActivity"</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605" w:author="Windows 用户" w:date="2018-06-12T19:56:00Z">
            <w:rPr/>
          </w:rPrChange>
        </w:rPr>
        <w:pPrChange w:id="7606" w:author="Windows 用户" w:date="2018-06-12T19:56:00Z">
          <w:pPr>
            <w:shd w:val="clear" w:color="auto" w:fill="E7E6E6" w:themeFill="background2"/>
            <w:ind w:firstLineChars="250" w:firstLine="525"/>
          </w:pPr>
        </w:pPrChange>
      </w:pPr>
      <w:r w:rsidRPr="00561C09">
        <w:rPr>
          <w:rFonts w:ascii="Times New Roman" w:eastAsia="宋体" w:hAnsi="Times New Roman"/>
          <w:rPrChange w:id="7607" w:author="Windows 用户" w:date="2018-06-12T19:56:00Z">
            <w:rPr/>
          </w:rPrChange>
        </w:rPr>
        <w:t xml:space="preserve">    android:label="App2-ThirdActivity"</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608" w:author="Windows 用户" w:date="2018-06-12T19:56:00Z">
            <w:rPr/>
          </w:rPrChange>
        </w:rPr>
        <w:pPrChange w:id="7609" w:author="Windows 用户" w:date="2018-06-12T19:56:00Z">
          <w:pPr>
            <w:shd w:val="clear" w:color="auto" w:fill="E7E6E6" w:themeFill="background2"/>
            <w:ind w:firstLineChars="250" w:firstLine="525"/>
          </w:pPr>
        </w:pPrChange>
      </w:pPr>
      <w:r w:rsidRPr="00561C09">
        <w:rPr>
          <w:rFonts w:ascii="Times New Roman" w:eastAsia="宋体" w:hAnsi="Times New Roman"/>
          <w:rPrChange w:id="7610" w:author="Windows 用户" w:date="2018-06-12T19:56:00Z">
            <w:rPr/>
          </w:rPrChange>
        </w:rPr>
        <w:t xml:space="preserve">    android:multiprocess="true"</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611" w:author="..." w:date="2018-06-12T13:42:00Z"/>
          <w:rFonts w:ascii="Times New Roman" w:eastAsia="宋体" w:hAnsi="Times New Roman"/>
          <w:rPrChange w:id="7612" w:author="Windows 用户" w:date="2018-06-12T19:56:00Z">
            <w:rPr>
              <w:del w:id="7613" w:author="..." w:date="2018-06-12T13:42:00Z"/>
            </w:rPr>
          </w:rPrChange>
        </w:rPr>
        <w:pPrChange w:id="7614" w:author="Windows 用户" w:date="2018-06-12T19:56:00Z">
          <w:pPr>
            <w:shd w:val="clear" w:color="auto" w:fill="E7E6E6" w:themeFill="background2"/>
            <w:ind w:firstLineChars="250" w:firstLine="525"/>
          </w:pPr>
        </w:pPrChange>
      </w:pPr>
      <w:r w:rsidRPr="00561C09">
        <w:rPr>
          <w:rFonts w:ascii="Times New Roman" w:eastAsia="宋体" w:hAnsi="Times New Roman"/>
          <w:rPrChange w:id="7615" w:author="Windows 用户" w:date="2018-06-12T19:56:00Z">
            <w:rPr/>
          </w:rPrChange>
        </w:rPr>
        <w:t xml:space="preserve">    android:process=":remote3"</w:t>
      </w:r>
    </w:p>
    <w:p w:rsidR="00F76376" w:rsidRPr="00561C09"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7616" w:author="..." w:date="2018-06-12T13:42:00Z"/>
          <w:rFonts w:ascii="Times New Roman" w:eastAsia="宋体" w:hAnsi="Times New Roman"/>
          <w:rPrChange w:id="7617" w:author="Windows 用户" w:date="2018-06-12T19:56:00Z">
            <w:rPr>
              <w:del w:id="7618" w:author="..." w:date="2018-06-12T13:42:00Z"/>
            </w:rPr>
          </w:rPrChange>
        </w:rPr>
        <w:pPrChange w:id="7619" w:author="Windows 用户" w:date="2018-06-12T19:56:00Z">
          <w:pPr>
            <w:shd w:val="clear" w:color="auto" w:fill="E7E6E6" w:themeFill="background2"/>
            <w:ind w:firstLineChars="250" w:firstLine="525"/>
          </w:pPr>
        </w:pPrChange>
      </w:pPr>
      <w:r w:rsidRPr="00561C09">
        <w:rPr>
          <w:rFonts w:ascii="Times New Roman" w:eastAsia="宋体" w:hAnsi="Times New Roman"/>
          <w:rPrChange w:id="7620" w:author="Windows 用户" w:date="2018-06-12T19:56:00Z">
            <w:rPr/>
          </w:rPrChange>
        </w:rPr>
        <w:t>&gt;</w:t>
      </w:r>
    </w:p>
    <w:p w:rsidR="00F76376" w:rsidRPr="00561C09"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621" w:author="Windows 用户" w:date="2018-06-12T19:56:00Z">
            <w:rPr/>
          </w:rPrChange>
        </w:rPr>
        <w:pPrChange w:id="7622" w:author="Windows 用户" w:date="2018-06-12T19:56:00Z">
          <w:pPr>
            <w:shd w:val="clear" w:color="auto" w:fill="E7E6E6" w:themeFill="background2"/>
            <w:ind w:firstLineChars="250" w:firstLine="525"/>
          </w:pPr>
        </w:pPrChange>
      </w:pP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7623" w:author="Windows 用户" w:date="2018-06-12T19:56:00Z">
          <w:pPr>
            <w:shd w:val="clear" w:color="auto" w:fill="E7E6E6" w:themeFill="background2"/>
            <w:ind w:firstLineChars="250" w:firstLine="525"/>
          </w:pPr>
        </w:pPrChange>
      </w:pPr>
      <w:r w:rsidRPr="00561C09">
        <w:rPr>
          <w:rFonts w:ascii="Times New Roman" w:eastAsia="宋体" w:hAnsi="Times New Roman"/>
          <w:rPrChange w:id="7624" w:author="Windows 用户" w:date="2018-06-12T19:56:00Z">
            <w:rPr/>
          </w:rPrChange>
        </w:rPr>
        <w:t>&lt;/activity&gt;</w:t>
      </w:r>
    </w:p>
    <w:p w:rsidR="00F76376" w:rsidRPr="001D1EC4" w:rsidRDefault="00F76376">
      <w:pPr>
        <w:ind w:firstLineChars="250" w:firstLine="600"/>
        <w:rPr>
          <w:del w:id="7625" w:author="..." w:date="2018-06-12T13:46:00Z"/>
          <w:rFonts w:ascii="Times New Roman" w:eastAsia="宋体" w:hAnsi="Times New Roman" w:cs="Times New Roman"/>
          <w:sz w:val="24"/>
          <w:szCs w:val="24"/>
          <w:rPrChange w:id="7626" w:author="Windows 用户" w:date="2018-06-12T19:57:00Z">
            <w:rPr>
              <w:del w:id="7627" w:author="..." w:date="2018-06-12T13:46:00Z"/>
            </w:rPr>
          </w:rPrChange>
        </w:rPr>
      </w:pPr>
    </w:p>
    <w:p w:rsidR="00F76376" w:rsidRPr="00F76376" w:rsidRDefault="00793F6E">
      <w:pPr>
        <w:spacing w:line="400" w:lineRule="exact"/>
        <w:ind w:firstLineChars="200" w:firstLine="480"/>
        <w:rPr>
          <w:rFonts w:ascii="Times New Roman" w:eastAsia="宋体" w:hAnsi="Times New Roman" w:cs="Times New Roman"/>
          <w:sz w:val="24"/>
          <w:szCs w:val="24"/>
          <w:rPrChange w:id="7628" w:author="..." w:date="2018-06-12T16:51:00Z">
            <w:rPr/>
          </w:rPrChange>
        </w:rPr>
        <w:pPrChange w:id="7629" w:author="..." w:date="2018-06-12T16:51:00Z">
          <w:pPr>
            <w:pStyle w:val="aa"/>
            <w:ind w:firstLineChars="0" w:firstLine="0"/>
          </w:pPr>
        </w:pPrChange>
      </w:pPr>
      <w:ins w:id="7630" w:author="..." w:date="2018-06-12T13:42:00Z">
        <w:r>
          <w:rPr>
            <w:rFonts w:ascii="Times New Roman" w:eastAsia="宋体" w:hAnsi="Times New Roman" w:cs="Times New Roman" w:hint="eastAsia"/>
            <w:sz w:val="24"/>
            <w:szCs w:val="24"/>
            <w:rPrChange w:id="7631" w:author="..." w:date="2018-06-12T17:58:00Z">
              <w:rPr>
                <w:rFonts w:hint="eastAsia"/>
              </w:rPr>
            </w:rPrChange>
          </w:rPr>
          <w:t>（</w:t>
        </w:r>
        <w:r>
          <w:rPr>
            <w:rFonts w:ascii="Times New Roman" w:eastAsia="宋体" w:hAnsi="Times New Roman" w:cs="Times New Roman"/>
            <w:sz w:val="24"/>
            <w:szCs w:val="24"/>
            <w:rPrChange w:id="7632" w:author="..." w:date="2018-06-12T17:58:00Z">
              <w:rPr/>
            </w:rPrChange>
          </w:rPr>
          <w:t>1</w:t>
        </w:r>
        <w:r>
          <w:rPr>
            <w:rFonts w:ascii="Times New Roman" w:eastAsia="宋体" w:hAnsi="Times New Roman" w:cs="Times New Roman" w:hint="eastAsia"/>
            <w:sz w:val="24"/>
            <w:szCs w:val="24"/>
            <w:rPrChange w:id="7633" w:author="..." w:date="2018-06-12T17:58:00Z">
              <w:rPr>
                <w:rFonts w:hint="eastAsia"/>
              </w:rPr>
            </w:rPrChange>
          </w:rPr>
          <w:t>）</w:t>
        </w:r>
      </w:ins>
      <w:del w:id="7634" w:author="..." w:date="2018-06-12T13:42:00Z">
        <w:r>
          <w:rPr>
            <w:rFonts w:ascii="Times New Roman" w:eastAsia="宋体" w:hAnsi="Times New Roman" w:cs="Times New Roman" w:hint="eastAsia"/>
            <w:sz w:val="24"/>
            <w:szCs w:val="24"/>
            <w:rPrChange w:id="7635" w:author="..." w:date="2018-06-12T16:51:00Z">
              <w:rPr>
                <w:rFonts w:hint="eastAsia"/>
              </w:rPr>
            </w:rPrChange>
          </w:rPr>
          <w:delText>①</w:delText>
        </w:r>
      </w:del>
      <w:r>
        <w:rPr>
          <w:rFonts w:ascii="Times New Roman" w:eastAsia="宋体" w:hAnsi="Times New Roman" w:cs="Times New Roman"/>
          <w:sz w:val="24"/>
          <w:szCs w:val="24"/>
          <w:rPrChange w:id="7636" w:author="..." w:date="2018-06-12T16:51:00Z">
            <w:rPr/>
          </w:rPrChange>
        </w:rPr>
        <w:t>multiprocess=false</w:t>
      </w:r>
      <w:r>
        <w:rPr>
          <w:rFonts w:ascii="Times New Roman" w:eastAsia="宋体" w:hAnsi="Times New Roman" w:cs="Times New Roman" w:hint="eastAsia"/>
          <w:sz w:val="24"/>
          <w:szCs w:val="24"/>
          <w:rPrChange w:id="7637" w:author="..." w:date="2018-06-12T16:51:00Z">
            <w:rPr>
              <w:rFonts w:hint="eastAsia"/>
            </w:rPr>
          </w:rPrChange>
        </w:rPr>
        <w:t>时，从多条路径启动</w:t>
      </w:r>
      <w:r>
        <w:rPr>
          <w:rFonts w:ascii="Times New Roman" w:eastAsia="宋体" w:hAnsi="Times New Roman" w:cs="Times New Roman"/>
          <w:sz w:val="24"/>
          <w:szCs w:val="24"/>
          <w:rPrChange w:id="7638" w:author="..." w:date="2018-06-12T16:51:00Z">
            <w:rPr/>
          </w:rPrChange>
        </w:rPr>
        <w:t>activity</w:t>
      </w:r>
      <w:r>
        <w:rPr>
          <w:rFonts w:ascii="Times New Roman" w:eastAsia="宋体" w:hAnsi="Times New Roman" w:cs="Times New Roman" w:hint="eastAsia"/>
          <w:sz w:val="24"/>
          <w:szCs w:val="24"/>
          <w:rPrChange w:id="7639" w:author="..." w:date="2018-06-12T16:51:00Z">
            <w:rPr>
              <w:rFonts w:hint="eastAsia"/>
            </w:rPr>
          </w:rPrChange>
        </w:rPr>
        <w:t>，观察它所在的进程是否与启动它的组件所在进程有关？即是否总在“</w:t>
      </w:r>
      <w:r>
        <w:rPr>
          <w:rFonts w:ascii="Times New Roman" w:eastAsia="宋体" w:hAnsi="Times New Roman" w:cs="Times New Roman"/>
          <w:sz w:val="24"/>
          <w:szCs w:val="24"/>
          <w:rPrChange w:id="7640" w:author="..." w:date="2018-06-12T16:51:00Z">
            <w:rPr/>
          </w:rPrChange>
        </w:rPr>
        <w:t>:remote</w:t>
      </w:r>
      <w:r>
        <w:rPr>
          <w:rFonts w:ascii="Times New Roman" w:eastAsia="宋体" w:hAnsi="Times New Roman" w:cs="Times New Roman" w:hint="eastAsia"/>
          <w:sz w:val="24"/>
          <w:szCs w:val="24"/>
          <w:rPrChange w:id="7641" w:author="..." w:date="2018-06-12T16:51:00Z">
            <w:rPr>
              <w:rFonts w:hint="eastAsia"/>
            </w:rPr>
          </w:rPrChange>
        </w:rPr>
        <w:t>”进程中？</w:t>
      </w:r>
    </w:p>
    <w:p w:rsidR="00F76376" w:rsidRPr="00F76376" w:rsidRDefault="00793F6E">
      <w:pPr>
        <w:spacing w:line="400" w:lineRule="exact"/>
        <w:ind w:firstLineChars="200" w:firstLine="480"/>
        <w:rPr>
          <w:rFonts w:ascii="Times New Roman" w:eastAsia="宋体" w:hAnsi="Times New Roman" w:cs="Times New Roman"/>
          <w:sz w:val="24"/>
          <w:szCs w:val="24"/>
          <w:rPrChange w:id="7642" w:author="..." w:date="2018-06-12T16:51:00Z">
            <w:rPr/>
          </w:rPrChange>
        </w:rPr>
        <w:pPrChange w:id="7643" w:author="Windows 用户" w:date="2018-06-12T19:57:00Z">
          <w:pPr>
            <w:pStyle w:val="aa"/>
            <w:ind w:leftChars="650" w:left="1365" w:firstLineChars="0" w:firstLine="315"/>
          </w:pPr>
        </w:pPrChange>
      </w:pPr>
      <w:ins w:id="7644" w:author="..." w:date="2018-06-12T13:42:00Z">
        <w:r>
          <w:rPr>
            <w:rFonts w:ascii="Times New Roman" w:eastAsia="宋体" w:hAnsi="Times New Roman" w:cs="Times New Roman" w:hint="eastAsia"/>
            <w:sz w:val="24"/>
            <w:szCs w:val="24"/>
            <w:rPrChange w:id="7645" w:author="..." w:date="2018-06-12T17:58:00Z">
              <w:rPr>
                <w:rFonts w:hint="eastAsia"/>
              </w:rPr>
            </w:rPrChange>
          </w:rPr>
          <w:t>①</w:t>
        </w:r>
      </w:ins>
      <w:del w:id="7646" w:author="..." w:date="2018-06-12T13:42:00Z">
        <w:r>
          <w:rPr>
            <w:rFonts w:ascii="Times New Roman" w:eastAsia="宋体" w:hAnsi="Times New Roman" w:cs="Times New Roman"/>
            <w:sz w:val="24"/>
            <w:szCs w:val="24"/>
            <w:rPrChange w:id="7647" w:author="..." w:date="2018-06-12T16:51:00Z">
              <w:rPr/>
            </w:rPrChange>
          </w:rPr>
          <w:delText xml:space="preserve">[1] </w:delText>
        </w:r>
      </w:del>
      <w:r>
        <w:rPr>
          <w:rFonts w:ascii="Times New Roman" w:eastAsia="宋体" w:hAnsi="Times New Roman" w:cs="Times New Roman"/>
          <w:sz w:val="24"/>
          <w:szCs w:val="24"/>
          <w:rPrChange w:id="7648" w:author="..." w:date="2018-06-12T16:51:00Z">
            <w:rPr/>
          </w:rPrChange>
        </w:rPr>
        <w:t>App1.MainActivity-&gt;App1.SecondActivity-&gt;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649" w:author="..." w:date="2018-06-12T16:51:00Z">
            <w:rPr/>
          </w:rPrChange>
        </w:rPr>
        <w:pPrChange w:id="7650" w:author="Windows 用户" w:date="2018-06-12T19:57:00Z">
          <w:pPr>
            <w:pStyle w:val="aa"/>
            <w:ind w:leftChars="650" w:left="1365" w:firstLineChars="0" w:firstLine="315"/>
          </w:pPr>
        </w:pPrChange>
      </w:pPr>
      <w:r>
        <w:rPr>
          <w:rFonts w:ascii="Times New Roman" w:eastAsia="宋体" w:hAnsi="Times New Roman" w:cs="Times New Roman"/>
          <w:sz w:val="24"/>
          <w:szCs w:val="24"/>
          <w:rPrChange w:id="7651" w:author="..." w:date="2018-06-12T16:51:00Z">
            <w:rPr/>
          </w:rPrChange>
        </w:rPr>
        <w:t>App1.SecondActivity</w:t>
      </w:r>
      <w:r>
        <w:rPr>
          <w:rFonts w:ascii="Times New Roman" w:eastAsia="宋体" w:hAnsi="Times New Roman" w:cs="Times New Roman" w:hint="eastAsia"/>
          <w:sz w:val="24"/>
          <w:szCs w:val="24"/>
          <w:rPrChange w:id="7652" w:author="..." w:date="2018-06-12T16:51:00Z">
            <w:rPr>
              <w:rFonts w:hint="eastAsia"/>
            </w:rPr>
          </w:rPrChange>
        </w:rPr>
        <w:t>进程名：</w:t>
      </w:r>
      <w:r>
        <w:rPr>
          <w:rFonts w:ascii="Times New Roman" w:eastAsia="宋体" w:hAnsi="Times New Roman" w:cs="Times New Roman"/>
          <w:sz w:val="24"/>
          <w:szCs w:val="24"/>
          <w:rPrChange w:id="7653" w:author="..." w:date="2018-06-12T16:51:00Z">
            <w:rPr/>
          </w:rPrChange>
        </w:rPr>
        <w:t>com.demo.app1:second</w:t>
      </w:r>
    </w:p>
    <w:p w:rsidR="00F76376" w:rsidRPr="00F76376" w:rsidRDefault="00793F6E">
      <w:pPr>
        <w:spacing w:line="400" w:lineRule="exact"/>
        <w:ind w:leftChars="650" w:left="1365" w:firstLineChars="200" w:firstLine="480"/>
        <w:rPr>
          <w:del w:id="7654" w:author="..." w:date="2018-06-12T13:46:00Z"/>
          <w:rFonts w:ascii="Times New Roman" w:eastAsia="宋体" w:hAnsi="Times New Roman" w:cs="Times New Roman"/>
          <w:sz w:val="24"/>
          <w:szCs w:val="24"/>
          <w:rPrChange w:id="7655" w:author="..." w:date="2018-06-12T16:51:00Z">
            <w:rPr>
              <w:del w:id="7656" w:author="..." w:date="2018-06-12T13:46:00Z"/>
            </w:rPr>
          </w:rPrChange>
        </w:rPr>
        <w:pPrChange w:id="7657" w:author="Windows 用户" w:date="2018-06-12T19:57:00Z">
          <w:pPr>
            <w:pStyle w:val="aa"/>
            <w:ind w:leftChars="650" w:left="1365" w:firstLineChars="0" w:firstLine="315"/>
          </w:pPr>
        </w:pPrChange>
      </w:pPr>
      <w:r>
        <w:rPr>
          <w:rFonts w:ascii="Times New Roman" w:eastAsia="宋体" w:hAnsi="Times New Roman" w:cs="Times New Roman"/>
          <w:sz w:val="24"/>
          <w:szCs w:val="24"/>
          <w:rPrChange w:id="7658" w:author="..." w:date="2018-06-12T16:51:00Z">
            <w:rPr/>
          </w:rPrChange>
        </w:rPr>
        <w:t>App2.SecondActivity</w:t>
      </w:r>
      <w:r>
        <w:rPr>
          <w:rFonts w:ascii="Times New Roman" w:eastAsia="宋体" w:hAnsi="Times New Roman" w:cs="Times New Roman" w:hint="eastAsia"/>
          <w:sz w:val="24"/>
          <w:szCs w:val="24"/>
          <w:rPrChange w:id="7659" w:author="..." w:date="2018-06-12T16:51:00Z">
            <w:rPr>
              <w:rFonts w:hint="eastAsia"/>
            </w:rPr>
          </w:rPrChange>
        </w:rPr>
        <w:t>进程名：</w:t>
      </w:r>
      <w:r>
        <w:rPr>
          <w:rFonts w:ascii="Times New Roman" w:eastAsia="宋体" w:hAnsi="Times New Roman" w:cs="Times New Roman"/>
          <w:sz w:val="24"/>
          <w:szCs w:val="24"/>
          <w:rPrChange w:id="7660" w:author="..." w:date="2018-06-12T16:51:00Z">
            <w:rPr/>
          </w:rPrChange>
        </w:rPr>
        <w:t>com.demo.app2:remote2</w:t>
      </w:r>
    </w:p>
    <w:p w:rsidR="00F76376" w:rsidRPr="00F76376" w:rsidRDefault="00F76376">
      <w:pPr>
        <w:spacing w:line="400" w:lineRule="exact"/>
        <w:ind w:firstLineChars="200" w:firstLine="480"/>
        <w:rPr>
          <w:rFonts w:ascii="Times New Roman" w:eastAsia="宋体" w:hAnsi="Times New Roman" w:cs="Times New Roman"/>
          <w:sz w:val="24"/>
          <w:szCs w:val="24"/>
          <w:rPrChange w:id="7661" w:author="..." w:date="2018-06-12T16:51:00Z">
            <w:rPr/>
          </w:rPrChange>
        </w:rPr>
        <w:pPrChange w:id="7662" w:author="Windows 用户" w:date="2018-06-12T19:57: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663" w:author="..." w:date="2018-06-12T16:51:00Z">
            <w:rPr/>
          </w:rPrChange>
        </w:rPr>
        <w:pPrChange w:id="7664" w:author="Windows 用户" w:date="2018-06-12T19:57:00Z">
          <w:pPr>
            <w:pStyle w:val="aa"/>
            <w:ind w:leftChars="500" w:left="1050" w:firstLineChars="300" w:firstLine="630"/>
          </w:pPr>
        </w:pPrChange>
      </w:pPr>
      <w:ins w:id="7665" w:author="..." w:date="2018-06-12T13:42:00Z">
        <w:r>
          <w:rPr>
            <w:rFonts w:ascii="Times New Roman" w:eastAsia="宋体" w:hAnsi="Times New Roman" w:cs="Times New Roman" w:hint="eastAsia"/>
            <w:sz w:val="24"/>
            <w:szCs w:val="24"/>
            <w:rPrChange w:id="7666" w:author="..." w:date="2018-06-12T17:58:00Z">
              <w:rPr>
                <w:rFonts w:hint="eastAsia"/>
              </w:rPr>
            </w:rPrChange>
          </w:rPr>
          <w:t>②</w:t>
        </w:r>
      </w:ins>
      <w:del w:id="7667" w:author="..." w:date="2018-06-12T13:42:00Z">
        <w:r>
          <w:rPr>
            <w:rFonts w:ascii="Times New Roman" w:eastAsia="宋体" w:hAnsi="Times New Roman" w:cs="Times New Roman"/>
            <w:sz w:val="24"/>
            <w:szCs w:val="24"/>
            <w:rPrChange w:id="7668" w:author="..." w:date="2018-06-12T16:51:00Z">
              <w:rPr/>
            </w:rPrChange>
          </w:rPr>
          <w:delText xml:space="preserve">[2] </w:delText>
        </w:r>
      </w:del>
      <w:r>
        <w:rPr>
          <w:rFonts w:ascii="Times New Roman" w:eastAsia="宋体" w:hAnsi="Times New Roman" w:cs="Times New Roman"/>
          <w:sz w:val="24"/>
          <w:szCs w:val="24"/>
          <w:rPrChange w:id="7669" w:author="..." w:date="2018-06-12T16:51:00Z">
            <w:rPr/>
          </w:rPrChange>
        </w:rPr>
        <w:t>App1.MainActivity-&gt; App1.ThirdActivity-&gt; App2.SecondActivity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670" w:author="..." w:date="2018-06-12T16:51:00Z">
            <w:rPr/>
          </w:rPrChange>
        </w:rPr>
        <w:pPrChange w:id="7671" w:author="Windows 用户" w:date="2018-06-12T19:57:00Z">
          <w:pPr>
            <w:pStyle w:val="aa"/>
            <w:ind w:leftChars="500" w:left="1050" w:firstLineChars="300" w:firstLine="630"/>
          </w:pPr>
        </w:pPrChange>
      </w:pPr>
      <w:r>
        <w:rPr>
          <w:rFonts w:ascii="Times New Roman" w:eastAsia="宋体" w:hAnsi="Times New Roman" w:cs="Times New Roman"/>
          <w:sz w:val="24"/>
          <w:szCs w:val="24"/>
          <w:rPrChange w:id="7672" w:author="..." w:date="2018-06-12T16:51:00Z">
            <w:rPr/>
          </w:rPrChange>
        </w:rPr>
        <w:t>App1.ThirdActivity</w:t>
      </w:r>
      <w:r>
        <w:rPr>
          <w:rFonts w:ascii="Times New Roman" w:eastAsia="宋体" w:hAnsi="Times New Roman" w:cs="Times New Roman" w:hint="eastAsia"/>
          <w:sz w:val="24"/>
          <w:szCs w:val="24"/>
          <w:rPrChange w:id="7673" w:author="..." w:date="2018-06-12T16:51:00Z">
            <w:rPr>
              <w:rFonts w:hint="eastAsia"/>
            </w:rPr>
          </w:rPrChange>
        </w:rPr>
        <w:t>进程名：</w:t>
      </w:r>
      <w:r>
        <w:rPr>
          <w:rFonts w:ascii="Times New Roman" w:eastAsia="宋体" w:hAnsi="Times New Roman" w:cs="Times New Roman"/>
          <w:sz w:val="24"/>
          <w:szCs w:val="24"/>
          <w:rPrChange w:id="7674" w:author="..." w:date="2018-06-12T16:51:00Z">
            <w:rPr/>
          </w:rPrChange>
        </w:rPr>
        <w:t>com.demo.app1:third</w:t>
      </w:r>
    </w:p>
    <w:p w:rsidR="00F76376" w:rsidRPr="00F76376" w:rsidRDefault="00793F6E">
      <w:pPr>
        <w:spacing w:line="400" w:lineRule="exact"/>
        <w:ind w:firstLineChars="200" w:firstLine="480"/>
        <w:rPr>
          <w:rFonts w:ascii="Times New Roman" w:eastAsia="宋体" w:hAnsi="Times New Roman" w:cs="Times New Roman"/>
          <w:sz w:val="24"/>
          <w:szCs w:val="24"/>
          <w:rPrChange w:id="7675" w:author="..." w:date="2018-06-12T16:51:00Z">
            <w:rPr/>
          </w:rPrChange>
        </w:rPr>
        <w:pPrChange w:id="7676" w:author="Windows 用户" w:date="2018-06-12T19:57:00Z">
          <w:pPr>
            <w:pStyle w:val="aa"/>
            <w:ind w:leftChars="600" w:left="1260"/>
          </w:pPr>
        </w:pPrChange>
      </w:pPr>
      <w:r>
        <w:rPr>
          <w:rFonts w:ascii="Times New Roman" w:eastAsia="宋体" w:hAnsi="Times New Roman" w:cs="Times New Roman"/>
          <w:sz w:val="24"/>
          <w:szCs w:val="24"/>
          <w:rPrChange w:id="7677" w:author="..." w:date="2018-06-12T16:51:00Z">
            <w:rPr/>
          </w:rPrChange>
        </w:rPr>
        <w:t>App2.SecondActivity</w:t>
      </w:r>
      <w:r>
        <w:rPr>
          <w:rFonts w:ascii="Times New Roman" w:eastAsia="宋体" w:hAnsi="Times New Roman" w:cs="Times New Roman" w:hint="eastAsia"/>
          <w:sz w:val="24"/>
          <w:szCs w:val="24"/>
          <w:rPrChange w:id="7678" w:author="..." w:date="2018-06-12T16:51:00Z">
            <w:rPr>
              <w:rFonts w:hint="eastAsia"/>
            </w:rPr>
          </w:rPrChange>
        </w:rPr>
        <w:t>进程名：</w:t>
      </w:r>
      <w:r>
        <w:rPr>
          <w:rFonts w:ascii="Times New Roman" w:eastAsia="宋体" w:hAnsi="Times New Roman" w:cs="Times New Roman"/>
          <w:sz w:val="24"/>
          <w:szCs w:val="24"/>
          <w:rPrChange w:id="7679" w:author="..." w:date="2018-06-12T16:51:00Z">
            <w:rPr/>
          </w:rPrChange>
        </w:rPr>
        <w:t>com.demo.app2:remote2</w:t>
      </w:r>
    </w:p>
    <w:p w:rsidR="00F76376" w:rsidRPr="00F76376" w:rsidRDefault="00F76376">
      <w:pPr>
        <w:spacing w:line="400" w:lineRule="exact"/>
        <w:ind w:leftChars="600" w:left="1260" w:firstLineChars="200" w:firstLine="480"/>
        <w:rPr>
          <w:del w:id="7680" w:author="..." w:date="2018-06-12T13:46:00Z"/>
          <w:rFonts w:ascii="Times New Roman" w:eastAsia="宋体" w:hAnsi="Times New Roman" w:cs="Times New Roman"/>
          <w:sz w:val="24"/>
          <w:szCs w:val="24"/>
          <w:rPrChange w:id="7681" w:author="..." w:date="2018-06-12T16:51:00Z">
            <w:rPr>
              <w:del w:id="7682" w:author="..." w:date="2018-06-12T13:46:00Z"/>
            </w:rPr>
          </w:rPrChange>
        </w:rPr>
        <w:pPrChange w:id="7683" w:author="..." w:date="2018-06-12T17:58:00Z">
          <w:pPr>
            <w:pStyle w:val="aa"/>
            <w:ind w:leftChars="600" w:left="126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684" w:author="..." w:date="2018-06-12T16:51:00Z">
            <w:rPr/>
          </w:rPrChange>
        </w:rPr>
        <w:pPrChange w:id="7685" w:author="..." w:date="2018-06-12T16:51:00Z">
          <w:pPr/>
        </w:pPrChange>
      </w:pPr>
      <w:ins w:id="7686" w:author="..." w:date="2018-06-12T13:42:00Z">
        <w:r>
          <w:rPr>
            <w:rFonts w:ascii="Times New Roman" w:eastAsia="宋体" w:hAnsi="Times New Roman" w:cs="Times New Roman" w:hint="eastAsia"/>
            <w:sz w:val="24"/>
            <w:szCs w:val="24"/>
            <w:rPrChange w:id="7687" w:author="..." w:date="2018-06-12T17:58:00Z">
              <w:rPr>
                <w:rFonts w:hint="eastAsia"/>
              </w:rPr>
            </w:rPrChange>
          </w:rPr>
          <w:t>（</w:t>
        </w:r>
        <w:r>
          <w:rPr>
            <w:rFonts w:ascii="Times New Roman" w:eastAsia="宋体" w:hAnsi="Times New Roman" w:cs="Times New Roman"/>
            <w:sz w:val="24"/>
            <w:szCs w:val="24"/>
            <w:rPrChange w:id="7688" w:author="..." w:date="2018-06-12T17:58:00Z">
              <w:rPr/>
            </w:rPrChange>
          </w:rPr>
          <w:t>2</w:t>
        </w:r>
        <w:r>
          <w:rPr>
            <w:rFonts w:ascii="Times New Roman" w:eastAsia="宋体" w:hAnsi="Times New Roman" w:cs="Times New Roman" w:hint="eastAsia"/>
            <w:sz w:val="24"/>
            <w:szCs w:val="24"/>
            <w:rPrChange w:id="7689" w:author="..." w:date="2018-06-12T17:58:00Z">
              <w:rPr>
                <w:rFonts w:hint="eastAsia"/>
              </w:rPr>
            </w:rPrChange>
          </w:rPr>
          <w:t>）</w:t>
        </w:r>
      </w:ins>
      <w:del w:id="7690" w:author="..." w:date="2018-06-12T13:42:00Z">
        <w:r>
          <w:rPr>
            <w:rFonts w:ascii="Times New Roman" w:eastAsia="宋体" w:hAnsi="Times New Roman" w:cs="Times New Roman" w:hint="eastAsia"/>
            <w:sz w:val="24"/>
            <w:szCs w:val="24"/>
            <w:rPrChange w:id="7691" w:author="..." w:date="2018-06-12T16:51:00Z">
              <w:rPr>
                <w:rFonts w:hint="eastAsia"/>
              </w:rPr>
            </w:rPrChange>
          </w:rPr>
          <w:delText>②</w:delText>
        </w:r>
      </w:del>
      <w:r>
        <w:rPr>
          <w:rFonts w:ascii="Times New Roman" w:eastAsia="宋体" w:hAnsi="Times New Roman" w:cs="Times New Roman"/>
          <w:sz w:val="24"/>
          <w:szCs w:val="24"/>
          <w:rPrChange w:id="7692" w:author="..." w:date="2018-06-12T16:51:00Z">
            <w:rPr/>
          </w:rPrChange>
        </w:rPr>
        <w:t>multiprocess=true</w:t>
      </w:r>
      <w:r>
        <w:rPr>
          <w:rFonts w:ascii="Times New Roman" w:eastAsia="宋体" w:hAnsi="Times New Roman" w:cs="Times New Roman" w:hint="eastAsia"/>
          <w:sz w:val="24"/>
          <w:szCs w:val="24"/>
          <w:rPrChange w:id="7693" w:author="..." w:date="2018-06-12T16:51:00Z">
            <w:rPr>
              <w:rFonts w:hint="eastAsia"/>
            </w:rPr>
          </w:rPrChange>
        </w:rPr>
        <w:t>时，从多条路径启动</w:t>
      </w:r>
      <w:r>
        <w:rPr>
          <w:rFonts w:ascii="Times New Roman" w:eastAsia="宋体" w:hAnsi="Times New Roman" w:cs="Times New Roman"/>
          <w:sz w:val="24"/>
          <w:szCs w:val="24"/>
          <w:rPrChange w:id="7694" w:author="..." w:date="2018-06-12T16:51:00Z">
            <w:rPr/>
          </w:rPrChange>
        </w:rPr>
        <w:t>activity</w:t>
      </w:r>
      <w:r>
        <w:rPr>
          <w:rFonts w:ascii="Times New Roman" w:eastAsia="宋体" w:hAnsi="Times New Roman" w:cs="Times New Roman" w:hint="eastAsia"/>
          <w:sz w:val="24"/>
          <w:szCs w:val="24"/>
          <w:rPrChange w:id="7695" w:author="..." w:date="2018-06-12T16:51:00Z">
            <w:rPr>
              <w:rFonts w:hint="eastAsia"/>
            </w:rPr>
          </w:rPrChange>
        </w:rPr>
        <w:t>，观察它所在的进程是否与启动它的组件所在进程有关？即被启动的</w:t>
      </w:r>
      <w:r>
        <w:rPr>
          <w:rFonts w:ascii="Times New Roman" w:eastAsia="宋体" w:hAnsi="Times New Roman" w:cs="Times New Roman"/>
          <w:sz w:val="24"/>
          <w:szCs w:val="24"/>
          <w:rPrChange w:id="7696" w:author="..." w:date="2018-06-12T16:51:00Z">
            <w:rPr/>
          </w:rPrChange>
        </w:rPr>
        <w:t>activity</w:t>
      </w:r>
      <w:r>
        <w:rPr>
          <w:rFonts w:ascii="Times New Roman" w:eastAsia="宋体" w:hAnsi="Times New Roman" w:cs="Times New Roman" w:hint="eastAsia"/>
          <w:sz w:val="24"/>
          <w:szCs w:val="24"/>
          <w:rPrChange w:id="7697" w:author="..." w:date="2018-06-12T16:51:00Z">
            <w:rPr>
              <w:rFonts w:hint="eastAsia"/>
            </w:rPr>
          </w:rPrChange>
        </w:rPr>
        <w:t>能够在另一个</w:t>
      </w:r>
      <w:r>
        <w:rPr>
          <w:rFonts w:ascii="Times New Roman" w:eastAsia="宋体" w:hAnsi="Times New Roman" w:cs="Times New Roman"/>
          <w:sz w:val="24"/>
          <w:szCs w:val="24"/>
          <w:rPrChange w:id="7698" w:author="..." w:date="2018-06-12T16:51:00Z">
            <w:rPr/>
          </w:rPrChange>
        </w:rPr>
        <w:t>app</w:t>
      </w:r>
      <w:r>
        <w:rPr>
          <w:rFonts w:ascii="Times New Roman" w:eastAsia="宋体" w:hAnsi="Times New Roman" w:cs="Times New Roman" w:hint="eastAsia"/>
          <w:sz w:val="24"/>
          <w:szCs w:val="24"/>
          <w:rPrChange w:id="7699" w:author="..." w:date="2018-06-12T16:51:00Z">
            <w:rPr>
              <w:rFonts w:hint="eastAsia"/>
            </w:rPr>
          </w:rPrChange>
        </w:rPr>
        <w:t>中被实例化？</w:t>
      </w:r>
    </w:p>
    <w:p w:rsidR="00F76376" w:rsidRPr="00F76376" w:rsidRDefault="00793F6E">
      <w:pPr>
        <w:spacing w:line="400" w:lineRule="exact"/>
        <w:ind w:firstLineChars="200" w:firstLine="480"/>
        <w:rPr>
          <w:rFonts w:ascii="Times New Roman" w:eastAsia="宋体" w:hAnsi="Times New Roman" w:cs="Times New Roman"/>
          <w:sz w:val="24"/>
          <w:szCs w:val="24"/>
          <w:rPrChange w:id="7700" w:author="..." w:date="2018-06-12T16:51:00Z">
            <w:rPr/>
          </w:rPrChange>
        </w:rPr>
        <w:pPrChange w:id="7701" w:author="Windows 用户" w:date="2018-06-12T19:57:00Z">
          <w:pPr>
            <w:pStyle w:val="aa"/>
            <w:ind w:leftChars="650" w:left="1365" w:firstLineChars="0" w:firstLine="315"/>
          </w:pPr>
        </w:pPrChange>
      </w:pPr>
      <w:ins w:id="7702" w:author="..." w:date="2018-06-12T13:42:00Z">
        <w:r>
          <w:rPr>
            <w:rFonts w:ascii="Times New Roman" w:eastAsia="宋体" w:hAnsi="Times New Roman" w:cs="Times New Roman" w:hint="eastAsia"/>
            <w:sz w:val="24"/>
            <w:szCs w:val="24"/>
            <w:rPrChange w:id="7703" w:author="..." w:date="2018-06-12T17:58:00Z">
              <w:rPr>
                <w:rFonts w:hint="eastAsia"/>
              </w:rPr>
            </w:rPrChange>
          </w:rPr>
          <w:t>①</w:t>
        </w:r>
      </w:ins>
      <w:del w:id="7704" w:author="..." w:date="2018-06-12T13:42:00Z">
        <w:r>
          <w:rPr>
            <w:rFonts w:ascii="Times New Roman" w:eastAsia="宋体" w:hAnsi="Times New Roman" w:cs="Times New Roman"/>
            <w:sz w:val="24"/>
            <w:szCs w:val="24"/>
            <w:rPrChange w:id="7705" w:author="..." w:date="2018-06-12T16:51:00Z">
              <w:rPr/>
            </w:rPrChange>
          </w:rPr>
          <w:delText>[1]</w:delText>
        </w:r>
      </w:del>
      <w:r>
        <w:rPr>
          <w:rFonts w:ascii="Times New Roman" w:eastAsia="宋体" w:hAnsi="Times New Roman" w:cs="Times New Roman"/>
          <w:sz w:val="24"/>
          <w:szCs w:val="24"/>
          <w:rPrChange w:id="7706" w:author="..." w:date="2018-06-12T16:51:00Z">
            <w:rPr/>
          </w:rPrChange>
        </w:rPr>
        <w:t xml:space="preserve"> App1.MainActivity-&gt;App1.SecondActivity-&gt; App2.ThirdActivity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707" w:author="..." w:date="2018-06-12T16:51:00Z">
            <w:rPr/>
          </w:rPrChange>
        </w:rPr>
        <w:pPrChange w:id="7708" w:author="Windows 用户" w:date="2018-06-12T19:57:00Z">
          <w:pPr>
            <w:pStyle w:val="aa"/>
            <w:ind w:leftChars="650" w:left="1365" w:firstLineChars="0" w:firstLine="315"/>
          </w:pPr>
        </w:pPrChange>
      </w:pPr>
      <w:r>
        <w:rPr>
          <w:rFonts w:ascii="Times New Roman" w:eastAsia="宋体" w:hAnsi="Times New Roman" w:cs="Times New Roman"/>
          <w:sz w:val="24"/>
          <w:szCs w:val="24"/>
          <w:rPrChange w:id="7709" w:author="..." w:date="2018-06-12T16:51:00Z">
            <w:rPr/>
          </w:rPrChange>
        </w:rPr>
        <w:t>App1.SecondActivity</w:t>
      </w:r>
      <w:r>
        <w:rPr>
          <w:rFonts w:ascii="Times New Roman" w:eastAsia="宋体" w:hAnsi="Times New Roman" w:cs="Times New Roman" w:hint="eastAsia"/>
          <w:sz w:val="24"/>
          <w:szCs w:val="24"/>
          <w:rPrChange w:id="7710" w:author="..." w:date="2018-06-12T16:51:00Z">
            <w:rPr>
              <w:rFonts w:hint="eastAsia"/>
            </w:rPr>
          </w:rPrChange>
        </w:rPr>
        <w:t>进程名：</w:t>
      </w:r>
      <w:r>
        <w:rPr>
          <w:rFonts w:ascii="Times New Roman" w:eastAsia="宋体" w:hAnsi="Times New Roman" w:cs="Times New Roman"/>
          <w:sz w:val="24"/>
          <w:szCs w:val="24"/>
          <w:rPrChange w:id="7711" w:author="..." w:date="2018-06-12T16:51:00Z">
            <w:rPr/>
          </w:rPrChange>
        </w:rPr>
        <w:t>com.demo.app1:second</w:t>
      </w:r>
    </w:p>
    <w:p w:rsidR="00F76376" w:rsidRPr="00F76376" w:rsidRDefault="00793F6E">
      <w:pPr>
        <w:spacing w:line="400" w:lineRule="exact"/>
        <w:ind w:leftChars="650" w:left="1365" w:firstLineChars="200" w:firstLine="480"/>
        <w:rPr>
          <w:del w:id="7712" w:author="..." w:date="2018-06-12T13:46:00Z"/>
          <w:rFonts w:ascii="Times New Roman" w:eastAsia="宋体" w:hAnsi="Times New Roman" w:cs="Times New Roman"/>
          <w:sz w:val="24"/>
          <w:szCs w:val="24"/>
          <w:rPrChange w:id="7713" w:author="..." w:date="2018-06-12T16:51:00Z">
            <w:rPr>
              <w:del w:id="7714" w:author="..." w:date="2018-06-12T13:46:00Z"/>
            </w:rPr>
          </w:rPrChange>
        </w:rPr>
        <w:pPrChange w:id="7715" w:author="Windows 用户" w:date="2018-06-12T19:57:00Z">
          <w:pPr>
            <w:pStyle w:val="aa"/>
            <w:ind w:leftChars="650" w:left="1365" w:firstLineChars="0" w:firstLine="315"/>
          </w:pPr>
        </w:pPrChange>
      </w:pPr>
      <w:r>
        <w:rPr>
          <w:rFonts w:ascii="Times New Roman" w:eastAsia="宋体" w:hAnsi="Times New Roman" w:cs="Times New Roman"/>
          <w:sz w:val="24"/>
          <w:szCs w:val="24"/>
          <w:rPrChange w:id="7716" w:author="..." w:date="2018-06-12T16:51:00Z">
            <w:rPr/>
          </w:rPrChange>
        </w:rPr>
        <w:t>App2. ThirdActivity</w:t>
      </w:r>
      <w:r>
        <w:rPr>
          <w:rFonts w:ascii="Times New Roman" w:eastAsia="宋体" w:hAnsi="Times New Roman" w:cs="Times New Roman" w:hint="eastAsia"/>
          <w:sz w:val="24"/>
          <w:szCs w:val="24"/>
          <w:rPrChange w:id="7717" w:author="..." w:date="2018-06-12T16:51:00Z">
            <w:rPr>
              <w:rFonts w:hint="eastAsia"/>
            </w:rPr>
          </w:rPrChange>
        </w:rPr>
        <w:t>进程名：</w:t>
      </w:r>
      <w:r>
        <w:rPr>
          <w:rFonts w:ascii="Times New Roman" w:eastAsia="宋体" w:hAnsi="Times New Roman" w:cs="Times New Roman"/>
          <w:sz w:val="24"/>
          <w:szCs w:val="24"/>
          <w:rPrChange w:id="7718" w:author="..." w:date="2018-06-12T16:51:00Z">
            <w:rPr/>
          </w:rPrChange>
        </w:rPr>
        <w:t>com.demo.app1:second</w:t>
      </w:r>
    </w:p>
    <w:p w:rsidR="00F76376" w:rsidRPr="00F76376" w:rsidRDefault="00F76376">
      <w:pPr>
        <w:spacing w:line="400" w:lineRule="exact"/>
        <w:ind w:firstLineChars="200" w:firstLine="480"/>
        <w:rPr>
          <w:rFonts w:ascii="Times New Roman" w:eastAsia="宋体" w:hAnsi="Times New Roman" w:cs="Times New Roman"/>
          <w:sz w:val="24"/>
          <w:szCs w:val="24"/>
          <w:rPrChange w:id="7719" w:author="..." w:date="2018-06-12T16:51:00Z">
            <w:rPr/>
          </w:rPrChange>
        </w:rPr>
        <w:pPrChange w:id="7720" w:author="Windows 用户" w:date="2018-06-12T19:57:00Z">
          <w:pPr>
            <w:pStyle w:val="aa"/>
            <w:ind w:left="1770" w:firstLineChars="0" w:firstLine="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7721" w:author="..." w:date="2018-06-12T16:51:00Z">
            <w:rPr/>
          </w:rPrChange>
        </w:rPr>
        <w:pPrChange w:id="7722" w:author="Windows 用户" w:date="2018-06-12T19:57:00Z">
          <w:pPr>
            <w:pStyle w:val="aa"/>
            <w:ind w:leftChars="500" w:left="1050" w:firstLineChars="300" w:firstLine="630"/>
          </w:pPr>
        </w:pPrChange>
      </w:pPr>
      <w:ins w:id="7723" w:author="..." w:date="2018-06-12T13:42:00Z">
        <w:r>
          <w:rPr>
            <w:rFonts w:ascii="Times New Roman" w:eastAsia="宋体" w:hAnsi="Times New Roman" w:cs="Times New Roman" w:hint="eastAsia"/>
            <w:sz w:val="24"/>
            <w:szCs w:val="24"/>
            <w:rPrChange w:id="7724" w:author="..." w:date="2018-06-12T17:58:00Z">
              <w:rPr>
                <w:rFonts w:hint="eastAsia"/>
              </w:rPr>
            </w:rPrChange>
          </w:rPr>
          <w:t>②</w:t>
        </w:r>
      </w:ins>
      <w:del w:id="7725" w:author="..." w:date="2018-06-12T13:42:00Z">
        <w:r>
          <w:rPr>
            <w:rFonts w:ascii="Times New Roman" w:eastAsia="宋体" w:hAnsi="Times New Roman" w:cs="Times New Roman"/>
            <w:sz w:val="24"/>
            <w:szCs w:val="24"/>
            <w:rPrChange w:id="7726" w:author="..." w:date="2018-06-12T16:51:00Z">
              <w:rPr/>
            </w:rPrChange>
          </w:rPr>
          <w:delText>[2]</w:delText>
        </w:r>
      </w:del>
      <w:r>
        <w:rPr>
          <w:rFonts w:ascii="Times New Roman" w:eastAsia="宋体" w:hAnsi="Times New Roman" w:cs="Times New Roman"/>
          <w:sz w:val="24"/>
          <w:szCs w:val="24"/>
          <w:rPrChange w:id="7727" w:author="..." w:date="2018-06-12T16:51:00Z">
            <w:rPr/>
          </w:rPrChange>
        </w:rPr>
        <w:t xml:space="preserve"> App1.MainActivity-&gt; App1.ThirdActivity-&gt; App2. ThirdActivity</w:t>
      </w:r>
    </w:p>
    <w:p w:rsidR="00F76376" w:rsidRPr="00F76376" w:rsidRDefault="00793F6E">
      <w:pPr>
        <w:spacing w:line="400" w:lineRule="exact"/>
        <w:ind w:firstLineChars="200" w:firstLine="480"/>
        <w:rPr>
          <w:rFonts w:ascii="Times New Roman" w:eastAsia="宋体" w:hAnsi="Times New Roman" w:cs="Times New Roman"/>
          <w:sz w:val="24"/>
          <w:szCs w:val="24"/>
          <w:rPrChange w:id="7728" w:author="..." w:date="2018-06-12T16:51:00Z">
            <w:rPr/>
          </w:rPrChange>
        </w:rPr>
        <w:pPrChange w:id="7729" w:author="Windows 用户" w:date="2018-06-12T19:57:00Z">
          <w:pPr>
            <w:pStyle w:val="aa"/>
            <w:ind w:leftChars="500" w:left="1050" w:firstLineChars="300" w:firstLine="630"/>
          </w:pPr>
        </w:pPrChange>
      </w:pPr>
      <w:r>
        <w:rPr>
          <w:rFonts w:ascii="Times New Roman" w:eastAsia="宋体" w:hAnsi="Times New Roman" w:cs="Times New Roman"/>
          <w:sz w:val="24"/>
          <w:szCs w:val="24"/>
          <w:rPrChange w:id="7730" w:author="..." w:date="2018-06-12T16:51:00Z">
            <w:rPr/>
          </w:rPrChange>
        </w:rPr>
        <w:t>App1.ThirdActivity</w:t>
      </w:r>
      <w:r>
        <w:rPr>
          <w:rFonts w:ascii="Times New Roman" w:eastAsia="宋体" w:hAnsi="Times New Roman" w:cs="Times New Roman" w:hint="eastAsia"/>
          <w:sz w:val="24"/>
          <w:szCs w:val="24"/>
          <w:rPrChange w:id="7731" w:author="..." w:date="2018-06-12T16:51:00Z">
            <w:rPr>
              <w:rFonts w:hint="eastAsia"/>
            </w:rPr>
          </w:rPrChange>
        </w:rPr>
        <w:t>进程名：</w:t>
      </w:r>
      <w:r>
        <w:rPr>
          <w:rFonts w:ascii="Times New Roman" w:eastAsia="宋体" w:hAnsi="Times New Roman" w:cs="Times New Roman"/>
          <w:sz w:val="24"/>
          <w:szCs w:val="24"/>
          <w:rPrChange w:id="7732" w:author="..." w:date="2018-06-12T16:51:00Z">
            <w:rPr/>
          </w:rPrChange>
        </w:rPr>
        <w:t>com.demo.app1:third</w:t>
      </w:r>
    </w:p>
    <w:p w:rsidR="00F76376" w:rsidRDefault="00793F6E">
      <w:pPr>
        <w:spacing w:line="400" w:lineRule="exact"/>
        <w:ind w:firstLineChars="200" w:firstLine="480"/>
        <w:pPrChange w:id="7733" w:author="..." w:date="2018-06-12T16:51:00Z">
          <w:pPr/>
        </w:pPrChange>
      </w:pPr>
      <w:r>
        <w:rPr>
          <w:rFonts w:ascii="Times New Roman" w:eastAsia="宋体" w:hAnsi="Times New Roman" w:cs="Times New Roman"/>
          <w:sz w:val="24"/>
          <w:szCs w:val="24"/>
          <w:rPrChange w:id="7734" w:author="..." w:date="2018-06-12T16:51:00Z">
            <w:rPr/>
          </w:rPrChange>
        </w:rPr>
        <w:t>App2. ThirdActivity</w:t>
      </w:r>
      <w:r>
        <w:rPr>
          <w:rFonts w:ascii="Times New Roman" w:eastAsia="宋体" w:hAnsi="Times New Roman" w:cs="Times New Roman" w:hint="eastAsia"/>
          <w:sz w:val="24"/>
          <w:szCs w:val="24"/>
          <w:rPrChange w:id="7735" w:author="..." w:date="2018-06-12T16:51:00Z">
            <w:rPr>
              <w:rFonts w:hint="eastAsia"/>
            </w:rPr>
          </w:rPrChange>
        </w:rPr>
        <w:t>进程名：</w:t>
      </w:r>
      <w:r>
        <w:rPr>
          <w:rFonts w:ascii="Times New Roman" w:eastAsia="宋体" w:hAnsi="Times New Roman" w:cs="Times New Roman"/>
          <w:sz w:val="24"/>
          <w:szCs w:val="24"/>
          <w:rPrChange w:id="7736" w:author="..." w:date="2018-06-12T16:51:00Z">
            <w:rPr/>
          </w:rPrChange>
        </w:rPr>
        <w:t>com.demo.app1:third</w:t>
      </w:r>
    </w:p>
    <w:p w:rsidR="00F76376" w:rsidRPr="00F56C84" w:rsidRDefault="00793F6E">
      <w:pPr>
        <w:pStyle w:val="4"/>
        <w:spacing w:before="0" w:after="0" w:line="400" w:lineRule="exact"/>
        <w:ind w:leftChars="200" w:left="420"/>
        <w:rPr>
          <w:rFonts w:ascii="Times New Roman" w:eastAsia="楷体" w:hAnsi="Times New Roman"/>
          <w:b w:val="0"/>
          <w:sz w:val="24"/>
          <w:szCs w:val="24"/>
          <w:rPrChange w:id="7737" w:author="Windows 用户" w:date="2018-06-12T19:13:00Z">
            <w:rPr/>
          </w:rPrChange>
        </w:rPr>
        <w:pPrChange w:id="7738" w:author="..." w:date="2018-06-12T12:36:00Z">
          <w:pPr>
            <w:pStyle w:val="4"/>
          </w:pPr>
        </w:pPrChange>
      </w:pPr>
      <w:r w:rsidRPr="00F56C84">
        <w:rPr>
          <w:rFonts w:ascii="Times New Roman" w:eastAsia="楷体" w:hAnsi="Times New Roman"/>
          <w:b w:val="0"/>
          <w:sz w:val="24"/>
          <w:szCs w:val="24"/>
          <w:rPrChange w:id="7739" w:author="Windows 用户" w:date="2018-06-12T19:13:00Z">
            <w:rPr/>
          </w:rPrChange>
        </w:rPr>
        <w:t xml:space="preserve">4.5.3.3 </w:t>
      </w:r>
      <w:r w:rsidRPr="00F56C84">
        <w:rPr>
          <w:rFonts w:ascii="Times New Roman" w:eastAsia="楷体" w:hAnsi="Times New Roman" w:hint="eastAsia"/>
          <w:b w:val="0"/>
          <w:sz w:val="24"/>
          <w:szCs w:val="24"/>
          <w:rPrChange w:id="7740" w:author="Windows 用户" w:date="2018-06-12T19:13:00Z">
            <w:rPr>
              <w:rFonts w:hint="eastAsia"/>
            </w:rPr>
          </w:rPrChange>
        </w:rPr>
        <w:t>本节小结</w:t>
      </w:r>
    </w:p>
    <w:p w:rsidR="00F76376" w:rsidRPr="00F76376" w:rsidRDefault="00793F6E">
      <w:pPr>
        <w:spacing w:line="400" w:lineRule="exact"/>
        <w:ind w:firstLineChars="200" w:firstLine="480"/>
        <w:rPr>
          <w:del w:id="7741" w:author="..." w:date="2018-06-12T17:58:00Z"/>
          <w:rFonts w:ascii="Times New Roman" w:eastAsia="宋体" w:hAnsi="Times New Roman" w:cs="Times New Roman"/>
          <w:sz w:val="24"/>
          <w:szCs w:val="24"/>
          <w:rPrChange w:id="7742" w:author="..." w:date="2018-06-12T16:52:00Z">
            <w:rPr>
              <w:del w:id="7743" w:author="..." w:date="2018-06-12T17:58:00Z"/>
            </w:rPr>
          </w:rPrChange>
        </w:rPr>
        <w:pPrChange w:id="7744" w:author="..." w:date="2018-06-12T16:52:00Z">
          <w:pPr/>
        </w:pPrChange>
      </w:pPr>
      <w:r>
        <w:rPr>
          <w:rFonts w:ascii="Times New Roman" w:eastAsia="宋体" w:hAnsi="Times New Roman" w:cs="Times New Roman" w:hint="eastAsia"/>
          <w:sz w:val="24"/>
          <w:szCs w:val="24"/>
          <w:rPrChange w:id="7745" w:author="..." w:date="2018-06-12T16:52:00Z">
            <w:rPr>
              <w:rFonts w:hint="eastAsia"/>
            </w:rPr>
          </w:rPrChange>
        </w:rPr>
        <w:t>签名相同的不同</w:t>
      </w:r>
      <w:r>
        <w:rPr>
          <w:rFonts w:ascii="Times New Roman" w:eastAsia="宋体" w:hAnsi="Times New Roman" w:cs="Times New Roman"/>
          <w:sz w:val="24"/>
          <w:szCs w:val="24"/>
          <w:rPrChange w:id="7746" w:author="..." w:date="2018-06-12T16:52:00Z">
            <w:rPr/>
          </w:rPrChange>
        </w:rPr>
        <w:t>App</w:t>
      </w:r>
      <w:r>
        <w:rPr>
          <w:rFonts w:ascii="Times New Roman" w:eastAsia="宋体" w:hAnsi="Times New Roman" w:cs="Times New Roman" w:hint="eastAsia"/>
          <w:sz w:val="24"/>
          <w:szCs w:val="24"/>
          <w:rPrChange w:id="7747" w:author="..." w:date="2018-06-12T16:52:00Z">
            <w:rPr>
              <w:rFonts w:hint="eastAsia"/>
            </w:rPr>
          </w:rPrChange>
        </w:rPr>
        <w:t>的</w:t>
      </w:r>
      <w:r>
        <w:rPr>
          <w:rFonts w:ascii="Times New Roman" w:eastAsia="宋体" w:hAnsi="Times New Roman" w:cs="Times New Roman"/>
          <w:sz w:val="24"/>
          <w:szCs w:val="24"/>
          <w:rPrChange w:id="7748" w:author="..." w:date="2018-06-12T16:52:00Z">
            <w:rPr/>
          </w:rPrChange>
        </w:rPr>
        <w:t>component</w:t>
      </w:r>
      <w:r>
        <w:rPr>
          <w:rFonts w:ascii="Times New Roman" w:eastAsia="宋体" w:hAnsi="Times New Roman" w:cs="Times New Roman" w:hint="eastAsia"/>
          <w:sz w:val="24"/>
          <w:szCs w:val="24"/>
          <w:rPrChange w:id="7749" w:author="..." w:date="2018-06-12T16:52:00Z">
            <w:rPr>
              <w:rFonts w:hint="eastAsia"/>
            </w:rPr>
          </w:rPrChange>
        </w:rPr>
        <w:t>：</w:t>
      </w:r>
    </w:p>
    <w:p w:rsidR="00F76376" w:rsidRDefault="00793F6E">
      <w:pPr>
        <w:spacing w:line="400" w:lineRule="exact"/>
        <w:ind w:firstLineChars="200" w:firstLine="480"/>
        <w:rPr>
          <w:ins w:id="7750" w:author="..." w:date="2018-06-12T12:28:00Z"/>
        </w:rPr>
        <w:pPrChange w:id="7751" w:author="..." w:date="2018-06-12T17:58:00Z">
          <w:pPr>
            <w:pStyle w:val="aa"/>
          </w:pPr>
        </w:pPrChange>
      </w:pPr>
      <w:r>
        <w:rPr>
          <w:rFonts w:ascii="Times New Roman" w:eastAsia="宋体" w:hAnsi="Times New Roman" w:cs="Times New Roman" w:hint="eastAsia"/>
          <w:sz w:val="24"/>
          <w:szCs w:val="24"/>
          <w:rPrChange w:id="7752" w:author="..." w:date="2018-06-12T16:52:00Z">
            <w:rPr>
              <w:rFonts w:hint="eastAsia"/>
            </w:rPr>
          </w:rPrChange>
        </w:rPr>
        <w:t>无论</w:t>
      </w:r>
      <w:r>
        <w:rPr>
          <w:rFonts w:ascii="Times New Roman" w:eastAsia="宋体" w:hAnsi="Times New Roman" w:cs="Times New Roman"/>
          <w:sz w:val="24"/>
          <w:szCs w:val="24"/>
          <w:rPrChange w:id="7753" w:author="..." w:date="2018-06-12T16:52:00Z">
            <w:rPr/>
          </w:rPrChange>
        </w:rPr>
        <w:t>process</w:t>
      </w:r>
      <w:r>
        <w:rPr>
          <w:rFonts w:ascii="Times New Roman" w:eastAsia="宋体" w:hAnsi="Times New Roman" w:cs="Times New Roman" w:hint="eastAsia"/>
          <w:sz w:val="24"/>
          <w:szCs w:val="24"/>
          <w:rPrChange w:id="7754" w:author="..." w:date="2018-06-12T16:52:00Z">
            <w:rPr>
              <w:rFonts w:hint="eastAsia"/>
            </w:rPr>
          </w:rPrChange>
        </w:rPr>
        <w:t>设置与否，</w:t>
      </w:r>
      <w:r>
        <w:rPr>
          <w:rFonts w:ascii="Times New Roman" w:eastAsia="宋体" w:hAnsi="Times New Roman" w:cs="Times New Roman"/>
          <w:sz w:val="24"/>
          <w:szCs w:val="24"/>
          <w:rPrChange w:id="7755" w:author="..." w:date="2018-06-12T16:52:00Z">
            <w:rPr/>
          </w:rPrChange>
        </w:rPr>
        <w:t>multiprocess</w:t>
      </w:r>
      <w:r>
        <w:rPr>
          <w:rFonts w:ascii="Times New Roman" w:eastAsia="宋体" w:hAnsi="Times New Roman" w:cs="Times New Roman" w:hint="eastAsia"/>
          <w:sz w:val="24"/>
          <w:szCs w:val="24"/>
          <w:rPrChange w:id="7756" w:author="..." w:date="2018-06-12T16:52:00Z">
            <w:rPr>
              <w:rFonts w:hint="eastAsia"/>
            </w:rPr>
          </w:rPrChange>
        </w:rPr>
        <w:t>为“</w:t>
      </w:r>
      <w:r>
        <w:rPr>
          <w:rFonts w:ascii="Times New Roman" w:eastAsia="宋体" w:hAnsi="Times New Roman" w:cs="Times New Roman"/>
          <w:sz w:val="24"/>
          <w:szCs w:val="24"/>
          <w:rPrChange w:id="7757" w:author="..." w:date="2018-06-12T16:52:00Z">
            <w:rPr/>
          </w:rPrChange>
        </w:rPr>
        <w:t>false</w:t>
      </w:r>
      <w:r>
        <w:rPr>
          <w:rFonts w:ascii="Times New Roman" w:eastAsia="宋体" w:hAnsi="Times New Roman" w:cs="Times New Roman" w:hint="eastAsia"/>
          <w:sz w:val="24"/>
          <w:szCs w:val="24"/>
          <w:rPrChange w:id="7758" w:author="..." w:date="2018-06-12T16:52:00Z">
            <w:rPr>
              <w:rFonts w:hint="eastAsia"/>
            </w:rPr>
          </w:rPrChange>
        </w:rPr>
        <w:t>”，组件被启动时与启动组件的进程无关，总是运行在默认</w:t>
      </w:r>
      <w:r>
        <w:rPr>
          <w:rFonts w:ascii="Times New Roman" w:eastAsia="宋体" w:hAnsi="Times New Roman" w:cs="Times New Roman"/>
          <w:sz w:val="24"/>
          <w:szCs w:val="24"/>
          <w:rPrChange w:id="7759" w:author="..." w:date="2018-06-12T16:52:00Z">
            <w:rPr/>
          </w:rPrChange>
        </w:rPr>
        <w:t>app</w:t>
      </w:r>
      <w:r>
        <w:rPr>
          <w:rFonts w:ascii="Times New Roman" w:eastAsia="宋体" w:hAnsi="Times New Roman" w:cs="Times New Roman" w:hint="eastAsia"/>
          <w:sz w:val="24"/>
          <w:szCs w:val="24"/>
          <w:rPrChange w:id="7760" w:author="..." w:date="2018-06-12T16:52:00Z">
            <w:rPr>
              <w:rFonts w:hint="eastAsia"/>
            </w:rPr>
          </w:rPrChange>
        </w:rPr>
        <w:t>进程中；</w:t>
      </w:r>
      <w:r>
        <w:rPr>
          <w:rFonts w:ascii="Times New Roman" w:eastAsia="宋体" w:hAnsi="Times New Roman" w:cs="Times New Roman"/>
          <w:sz w:val="24"/>
          <w:szCs w:val="24"/>
          <w:rPrChange w:id="7761" w:author="..." w:date="2018-06-12T16:52:00Z">
            <w:rPr/>
          </w:rPrChange>
        </w:rPr>
        <w:t>Multiprocess</w:t>
      </w:r>
      <w:r>
        <w:rPr>
          <w:rFonts w:ascii="Times New Roman" w:eastAsia="宋体" w:hAnsi="Times New Roman" w:cs="Times New Roman" w:hint="eastAsia"/>
          <w:sz w:val="24"/>
          <w:szCs w:val="24"/>
          <w:rPrChange w:id="7762" w:author="..." w:date="2018-06-12T16:52:00Z">
            <w:rPr>
              <w:rFonts w:hint="eastAsia"/>
            </w:rPr>
          </w:rPrChange>
        </w:rPr>
        <w:t>为“</w:t>
      </w:r>
      <w:r>
        <w:rPr>
          <w:rFonts w:ascii="Times New Roman" w:eastAsia="宋体" w:hAnsi="Times New Roman" w:cs="Times New Roman"/>
          <w:sz w:val="24"/>
          <w:szCs w:val="24"/>
          <w:rPrChange w:id="7763" w:author="..." w:date="2018-06-12T16:52:00Z">
            <w:rPr/>
          </w:rPrChange>
        </w:rPr>
        <w:t>true</w:t>
      </w:r>
      <w:r>
        <w:rPr>
          <w:rFonts w:ascii="Times New Roman" w:eastAsia="宋体" w:hAnsi="Times New Roman" w:cs="Times New Roman" w:hint="eastAsia"/>
          <w:sz w:val="24"/>
          <w:szCs w:val="24"/>
          <w:rPrChange w:id="7764" w:author="..." w:date="2018-06-12T16:52:00Z">
            <w:rPr>
              <w:rFonts w:hint="eastAsia"/>
            </w:rPr>
          </w:rPrChange>
        </w:rPr>
        <w:t>”，组件被启动时与启动组件的进程有关。</w:t>
      </w:r>
    </w:p>
    <w:p w:rsidR="00F76376" w:rsidRDefault="00F76376">
      <w:pPr>
        <w:pStyle w:val="aa"/>
        <w:rPr>
          <w:ins w:id="7765" w:author="..." w:date="2018-06-12T12:28:00Z"/>
        </w:rPr>
      </w:pPr>
    </w:p>
    <w:p w:rsidR="00F76376" w:rsidRDefault="00F76376">
      <w:pPr>
        <w:pStyle w:val="aa"/>
        <w:rPr>
          <w:ins w:id="7766" w:author="..." w:date="2018-06-12T12:28:00Z"/>
        </w:rPr>
      </w:pPr>
    </w:p>
    <w:p w:rsidR="00F76376" w:rsidRDefault="00F76376">
      <w:pPr>
        <w:pStyle w:val="aa"/>
        <w:rPr>
          <w:ins w:id="7767" w:author="..." w:date="2018-06-12T12:28:00Z"/>
        </w:rPr>
      </w:pPr>
    </w:p>
    <w:p w:rsidR="00F76376" w:rsidRDefault="00F76376">
      <w:pPr>
        <w:pStyle w:val="aa"/>
        <w:rPr>
          <w:ins w:id="7768" w:author="..." w:date="2018-06-12T12:28:00Z"/>
        </w:rPr>
      </w:pPr>
    </w:p>
    <w:p w:rsidR="00F76376" w:rsidRDefault="00F76376">
      <w:pPr>
        <w:pStyle w:val="aa"/>
        <w:rPr>
          <w:ins w:id="7769" w:author="..." w:date="2018-06-12T12:28:00Z"/>
        </w:rPr>
      </w:pPr>
    </w:p>
    <w:p w:rsidR="00F76376" w:rsidRDefault="00F76376">
      <w:pPr>
        <w:pStyle w:val="aa"/>
        <w:rPr>
          <w:ins w:id="7770" w:author="..." w:date="2018-06-12T12:28:00Z"/>
        </w:rPr>
      </w:pPr>
    </w:p>
    <w:p w:rsidR="00F76376" w:rsidRDefault="00F76376">
      <w:pPr>
        <w:pStyle w:val="aa"/>
        <w:rPr>
          <w:ins w:id="7771" w:author="..." w:date="2018-06-12T12:28:00Z"/>
        </w:rPr>
      </w:pPr>
    </w:p>
    <w:p w:rsidR="00F76376" w:rsidRDefault="00F76376">
      <w:pPr>
        <w:pStyle w:val="aa"/>
        <w:rPr>
          <w:ins w:id="7772" w:author="..." w:date="2018-06-12T12:28:00Z"/>
        </w:rPr>
      </w:pPr>
    </w:p>
    <w:p w:rsidR="00F76376" w:rsidRDefault="00F76376">
      <w:pPr>
        <w:pStyle w:val="aa"/>
        <w:rPr>
          <w:ins w:id="7773" w:author="..." w:date="2018-06-12T12:28:00Z"/>
        </w:rPr>
      </w:pPr>
    </w:p>
    <w:p w:rsidR="00F76376" w:rsidRDefault="00F76376">
      <w:pPr>
        <w:pStyle w:val="aa"/>
        <w:rPr>
          <w:ins w:id="7774" w:author="..." w:date="2018-06-12T12:28:00Z"/>
        </w:rPr>
      </w:pPr>
    </w:p>
    <w:p w:rsidR="00F76376" w:rsidRDefault="00F76376">
      <w:pPr>
        <w:pStyle w:val="aa"/>
        <w:rPr>
          <w:ins w:id="7775" w:author="..." w:date="2018-06-12T12:28:00Z"/>
        </w:rPr>
      </w:pPr>
    </w:p>
    <w:p w:rsidR="00F76376" w:rsidRDefault="00F76376">
      <w:pPr>
        <w:pStyle w:val="aa"/>
        <w:rPr>
          <w:ins w:id="7776" w:author="..." w:date="2018-06-12T12:28:00Z"/>
        </w:rPr>
      </w:pPr>
    </w:p>
    <w:p w:rsidR="00F76376" w:rsidRDefault="00F76376">
      <w:pPr>
        <w:pStyle w:val="aa"/>
        <w:rPr>
          <w:ins w:id="7777" w:author="..." w:date="2018-06-12T12:28:00Z"/>
        </w:rPr>
      </w:pPr>
    </w:p>
    <w:p w:rsidR="00F76376" w:rsidRDefault="00F76376">
      <w:pPr>
        <w:pStyle w:val="aa"/>
        <w:rPr>
          <w:ins w:id="7778" w:author="..." w:date="2018-06-12T12:28:00Z"/>
        </w:rPr>
      </w:pPr>
    </w:p>
    <w:p w:rsidR="00F76376" w:rsidRDefault="00F76376">
      <w:pPr>
        <w:pStyle w:val="aa"/>
        <w:rPr>
          <w:ins w:id="7779" w:author="..." w:date="2018-06-12T12:28:00Z"/>
        </w:rPr>
      </w:pPr>
    </w:p>
    <w:p w:rsidR="00F76376" w:rsidRDefault="00F76376">
      <w:pPr>
        <w:pStyle w:val="aa"/>
        <w:rPr>
          <w:ins w:id="7780" w:author="..." w:date="2018-06-12T12:28:00Z"/>
        </w:rPr>
      </w:pPr>
    </w:p>
    <w:p w:rsidR="00F76376" w:rsidRDefault="00F76376">
      <w:pPr>
        <w:pStyle w:val="aa"/>
        <w:rPr>
          <w:ins w:id="7781" w:author="..." w:date="2018-06-12T12:28:00Z"/>
        </w:rPr>
      </w:pPr>
    </w:p>
    <w:p w:rsidR="00F76376" w:rsidRDefault="00F76376">
      <w:pPr>
        <w:pStyle w:val="aa"/>
        <w:rPr>
          <w:ins w:id="7782" w:author="..." w:date="2018-06-12T12:28:00Z"/>
        </w:rPr>
      </w:pPr>
    </w:p>
    <w:p w:rsidR="00F76376" w:rsidRDefault="00F76376">
      <w:pPr>
        <w:pStyle w:val="aa"/>
        <w:rPr>
          <w:ins w:id="7783" w:author="..." w:date="2018-06-12T12:28:00Z"/>
        </w:rPr>
      </w:pPr>
    </w:p>
    <w:p w:rsidR="00F76376" w:rsidRDefault="00F76376">
      <w:pPr>
        <w:pStyle w:val="aa"/>
        <w:rPr>
          <w:ins w:id="7784" w:author="..." w:date="2018-06-12T12:28:00Z"/>
        </w:rPr>
      </w:pPr>
    </w:p>
    <w:p w:rsidR="00F76376" w:rsidRDefault="00F76376">
      <w:pPr>
        <w:pStyle w:val="aa"/>
        <w:rPr>
          <w:ins w:id="7785" w:author="..." w:date="2018-06-12T12:28:00Z"/>
        </w:rPr>
      </w:pPr>
    </w:p>
    <w:p w:rsidR="00F76376" w:rsidRDefault="00F76376">
      <w:pPr>
        <w:pStyle w:val="aa"/>
        <w:rPr>
          <w:ins w:id="7786" w:author="..." w:date="2018-06-12T12:28:00Z"/>
        </w:rPr>
      </w:pPr>
    </w:p>
    <w:p w:rsidR="00F76376" w:rsidRDefault="00F76376">
      <w:pPr>
        <w:pStyle w:val="aa"/>
        <w:rPr>
          <w:ins w:id="7787" w:author="..." w:date="2018-06-12T12:28:00Z"/>
        </w:rPr>
      </w:pPr>
    </w:p>
    <w:p w:rsidR="00F76376" w:rsidRDefault="00F76376">
      <w:pPr>
        <w:pStyle w:val="aa"/>
        <w:rPr>
          <w:ins w:id="7788" w:author="..." w:date="2018-06-12T12:28:00Z"/>
        </w:rPr>
      </w:pPr>
    </w:p>
    <w:p w:rsidR="00F76376" w:rsidRDefault="00F76376">
      <w:pPr>
        <w:pStyle w:val="aa"/>
        <w:rPr>
          <w:ins w:id="7789" w:author="..." w:date="2018-06-12T12:28:00Z"/>
        </w:rPr>
      </w:pPr>
    </w:p>
    <w:p w:rsidR="00F76376" w:rsidDel="00D92113" w:rsidRDefault="00F76376">
      <w:pPr>
        <w:pStyle w:val="aa"/>
        <w:rPr>
          <w:ins w:id="7790" w:author="..." w:date="2018-06-12T12:28:00Z"/>
          <w:del w:id="7791" w:author="Windows 用户" w:date="2018-06-12T19:57:00Z"/>
        </w:rPr>
      </w:pPr>
    </w:p>
    <w:p w:rsidR="00F76376" w:rsidDel="00D92113" w:rsidRDefault="00F76376">
      <w:pPr>
        <w:pStyle w:val="aa"/>
        <w:rPr>
          <w:ins w:id="7792" w:author="..." w:date="2018-06-12T12:28:00Z"/>
          <w:del w:id="7793" w:author="Windows 用户" w:date="2018-06-12T19:57:00Z"/>
        </w:rPr>
      </w:pPr>
    </w:p>
    <w:p w:rsidR="00F76376" w:rsidDel="00D92113" w:rsidRDefault="00F76376">
      <w:pPr>
        <w:pStyle w:val="aa"/>
        <w:rPr>
          <w:ins w:id="7794" w:author="..." w:date="2018-06-12T17:58:00Z"/>
          <w:del w:id="7795" w:author="Windows 用户" w:date="2018-06-12T19:57:00Z"/>
        </w:rPr>
      </w:pPr>
    </w:p>
    <w:p w:rsidR="00F76376" w:rsidDel="00D92113" w:rsidRDefault="00F76376">
      <w:pPr>
        <w:pStyle w:val="aa"/>
        <w:rPr>
          <w:ins w:id="7796" w:author="..." w:date="2018-06-12T17:58:00Z"/>
          <w:del w:id="7797" w:author="Windows 用户" w:date="2018-06-12T19:57:00Z"/>
        </w:rPr>
      </w:pPr>
    </w:p>
    <w:p w:rsidR="00F76376" w:rsidDel="00D92113" w:rsidRDefault="00F76376">
      <w:pPr>
        <w:pStyle w:val="aa"/>
        <w:rPr>
          <w:ins w:id="7798" w:author="..." w:date="2018-06-12T17:59:00Z"/>
          <w:del w:id="7799" w:author="Windows 用户" w:date="2018-06-12T19:57:00Z"/>
        </w:rPr>
      </w:pPr>
    </w:p>
    <w:p w:rsidR="00F76376" w:rsidDel="00D92113" w:rsidRDefault="00F76376">
      <w:pPr>
        <w:pStyle w:val="aa"/>
        <w:rPr>
          <w:ins w:id="7800" w:author="..." w:date="2018-06-12T17:59:00Z"/>
          <w:del w:id="7801" w:author="Windows 用户" w:date="2018-06-12T19:57:00Z"/>
        </w:rPr>
      </w:pPr>
    </w:p>
    <w:p w:rsidR="00F76376" w:rsidDel="00D92113" w:rsidRDefault="00F76376">
      <w:pPr>
        <w:pStyle w:val="aa"/>
        <w:rPr>
          <w:ins w:id="7802" w:author="..." w:date="2018-06-12T17:59:00Z"/>
          <w:del w:id="7803" w:author="Windows 用户" w:date="2018-06-12T19:57:00Z"/>
        </w:rPr>
      </w:pPr>
    </w:p>
    <w:p w:rsidR="00F76376" w:rsidDel="00D92113" w:rsidRDefault="00F76376">
      <w:pPr>
        <w:pStyle w:val="aa"/>
        <w:rPr>
          <w:ins w:id="7804" w:author="..." w:date="2018-06-12T17:59:00Z"/>
          <w:del w:id="7805" w:author="Windows 用户" w:date="2018-06-12T19:57:00Z"/>
        </w:rPr>
      </w:pPr>
    </w:p>
    <w:p w:rsidR="00F76376" w:rsidDel="00D92113" w:rsidRDefault="00F76376">
      <w:pPr>
        <w:pStyle w:val="aa"/>
        <w:rPr>
          <w:ins w:id="7806" w:author="..." w:date="2018-06-12T13:52:00Z"/>
          <w:del w:id="7807" w:author="Windows 用户" w:date="2018-06-12T19:57:00Z"/>
        </w:rPr>
      </w:pPr>
    </w:p>
    <w:p w:rsidR="00F76376" w:rsidDel="00D92113" w:rsidRDefault="00F76376">
      <w:pPr>
        <w:pStyle w:val="aa"/>
        <w:rPr>
          <w:ins w:id="7808" w:author="..." w:date="2018-06-12T13:52:00Z"/>
          <w:del w:id="7809" w:author="Windows 用户" w:date="2018-06-12T19:57:00Z"/>
        </w:rPr>
      </w:pPr>
    </w:p>
    <w:p w:rsidR="00F76376" w:rsidDel="00D92113" w:rsidRDefault="00F76376">
      <w:pPr>
        <w:pStyle w:val="aa"/>
        <w:rPr>
          <w:ins w:id="7810" w:author="..." w:date="2018-06-12T13:52:00Z"/>
          <w:del w:id="7811" w:author="Windows 用户" w:date="2018-06-12T19:57:00Z"/>
        </w:rPr>
      </w:pPr>
    </w:p>
    <w:p w:rsidR="00F76376" w:rsidDel="00D92113" w:rsidRDefault="00F76376">
      <w:pPr>
        <w:rPr>
          <w:ins w:id="7812" w:author="..." w:date="2018-06-12T12:28:00Z"/>
          <w:del w:id="7813" w:author="Windows 用户" w:date="2018-06-12T19:57:00Z"/>
        </w:rPr>
        <w:pPrChange w:id="7814" w:author="Windows 用户" w:date="2018-06-12T19:57:00Z">
          <w:pPr>
            <w:pStyle w:val="aa"/>
          </w:pPr>
        </w:pPrChange>
      </w:pPr>
    </w:p>
    <w:p w:rsidR="00F76376" w:rsidDel="00D92113" w:rsidRDefault="00F76376">
      <w:pPr>
        <w:pStyle w:val="aa"/>
        <w:rPr>
          <w:ins w:id="7815" w:author="..." w:date="2018-06-12T12:28:00Z"/>
          <w:del w:id="7816" w:author="Windows 用户" w:date="2018-06-12T19:57:00Z"/>
        </w:rPr>
      </w:pPr>
    </w:p>
    <w:p w:rsidR="00F76376" w:rsidRDefault="00F76376">
      <w:pPr>
        <w:pStyle w:val="aa"/>
        <w:ind w:firstLineChars="0" w:firstLine="0"/>
        <w:pPrChange w:id="7817" w:author="..." w:date="2018-06-12T13:46:00Z">
          <w:pPr>
            <w:pStyle w:val="aa"/>
          </w:pPr>
        </w:pPrChange>
      </w:pPr>
    </w:p>
    <w:p w:rsidR="00F76376" w:rsidRPr="00A94B78"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7818" w:author="Windows 用户" w:date="2018-06-12T19:03:00Z">
            <w:rPr/>
          </w:rPrChange>
        </w:rPr>
        <w:pPrChange w:id="7819" w:author="Windows 用户" w:date="2018-06-12T19:03:00Z">
          <w:pPr>
            <w:pStyle w:val="1"/>
            <w:jc w:val="center"/>
          </w:pPr>
        </w:pPrChange>
      </w:pPr>
      <w:bookmarkStart w:id="7820" w:name="_Toc516102721"/>
      <w:bookmarkStart w:id="7821" w:name="_Toc516593071"/>
      <w:r w:rsidRPr="00A94B78">
        <w:rPr>
          <w:rFonts w:ascii="Times New Roman" w:eastAsia="黑体" w:hAnsi="Times New Roman" w:cs="Times New Roman"/>
          <w:b/>
          <w:bCs/>
          <w:sz w:val="30"/>
          <w:szCs w:val="30"/>
          <w:rPrChange w:id="7822" w:author="Windows 用户" w:date="2018-06-12T19:03:00Z">
            <w:rPr/>
          </w:rPrChange>
        </w:rPr>
        <w:lastRenderedPageBreak/>
        <w:t xml:space="preserve">5 </w:t>
      </w:r>
      <w:r w:rsidRPr="00A94B78">
        <w:rPr>
          <w:rFonts w:ascii="Times New Roman" w:eastAsia="黑体" w:hAnsi="Times New Roman" w:cs="Times New Roman" w:hint="eastAsia"/>
          <w:b/>
          <w:bCs/>
          <w:sz w:val="30"/>
          <w:szCs w:val="30"/>
          <w:rPrChange w:id="7823" w:author="Windows 用户" w:date="2018-06-12T19:03:00Z">
            <w:rPr>
              <w:rFonts w:hint="eastAsia"/>
            </w:rPr>
          </w:rPrChange>
        </w:rPr>
        <w:t>应用程序和组件权限配置研究</w:t>
      </w:r>
      <w:bookmarkEnd w:id="7820"/>
      <w:bookmarkEnd w:id="7821"/>
    </w:p>
    <w:p w:rsidR="00F76376" w:rsidRPr="00F60A72" w:rsidRDefault="00793F6E">
      <w:pPr>
        <w:spacing w:line="400" w:lineRule="exact"/>
        <w:ind w:firstLineChars="200" w:firstLine="480"/>
        <w:rPr>
          <w:rFonts w:ascii="Times New Roman" w:eastAsia="宋体" w:hAnsi="Times New Roman" w:cs="Times New Roman"/>
          <w:sz w:val="24"/>
          <w:szCs w:val="24"/>
          <w:rPrChange w:id="7824" w:author="Windows 用户" w:date="2018-06-12T19:57:00Z">
            <w:rPr/>
          </w:rPrChange>
        </w:rPr>
        <w:pPrChange w:id="7825" w:author="Windows 用户" w:date="2018-06-12T19:57:00Z">
          <w:pPr>
            <w:ind w:firstLine="420"/>
          </w:pPr>
        </w:pPrChange>
      </w:pPr>
      <w:r>
        <w:rPr>
          <w:rFonts w:ascii="Times New Roman" w:eastAsia="宋体" w:hAnsi="Times New Roman" w:cs="Times New Roman" w:hint="eastAsia"/>
          <w:sz w:val="24"/>
          <w:szCs w:val="24"/>
          <w:rPrChange w:id="7826" w:author="..." w:date="2018-06-12T16:52:00Z">
            <w:rPr>
              <w:rFonts w:hint="eastAsia"/>
            </w:rPr>
          </w:rPrChange>
        </w:rPr>
        <w:t>我们可以使用</w:t>
      </w:r>
      <w:r>
        <w:rPr>
          <w:rFonts w:ascii="Times New Roman" w:eastAsia="宋体" w:hAnsi="Times New Roman" w:cs="Times New Roman"/>
          <w:sz w:val="24"/>
          <w:szCs w:val="24"/>
          <w:rPrChange w:id="7827" w:author="..." w:date="2018-06-12T16:52:00Z">
            <w:rPr/>
          </w:rPrChange>
        </w:rPr>
        <w:t>&lt;uses-permission&gt;</w:t>
      </w:r>
      <w:r>
        <w:rPr>
          <w:rFonts w:ascii="Times New Roman" w:eastAsia="宋体" w:hAnsi="Times New Roman" w:cs="Times New Roman" w:hint="eastAsia"/>
          <w:sz w:val="24"/>
          <w:szCs w:val="24"/>
          <w:rPrChange w:id="7828" w:author="..." w:date="2018-06-12T16:52:00Z">
            <w:rPr>
              <w:rFonts w:hint="eastAsia"/>
            </w:rPr>
          </w:rPrChange>
        </w:rPr>
        <w:t>声明</w:t>
      </w:r>
      <w:r>
        <w:rPr>
          <w:rFonts w:ascii="Times New Roman" w:eastAsia="宋体" w:hAnsi="Times New Roman" w:cs="Times New Roman"/>
          <w:sz w:val="24"/>
          <w:szCs w:val="24"/>
          <w:rPrChange w:id="7829" w:author="..." w:date="2018-06-12T16:52:00Z">
            <w:rPr/>
          </w:rPrChange>
        </w:rPr>
        <w:t>App</w:t>
      </w:r>
      <w:r>
        <w:rPr>
          <w:rFonts w:ascii="Times New Roman" w:eastAsia="宋体" w:hAnsi="Times New Roman" w:cs="Times New Roman" w:hint="eastAsia"/>
          <w:sz w:val="24"/>
          <w:szCs w:val="24"/>
          <w:rPrChange w:id="7830" w:author="..." w:date="2018-06-12T16:52:00Z">
            <w:rPr>
              <w:rFonts w:hint="eastAsia"/>
            </w:rPr>
          </w:rPrChange>
        </w:rPr>
        <w:t>具有哪些权限，也可以使用</w:t>
      </w:r>
      <w:r>
        <w:rPr>
          <w:rFonts w:ascii="Times New Roman" w:eastAsia="宋体" w:hAnsi="Times New Roman" w:cs="Times New Roman"/>
          <w:sz w:val="24"/>
          <w:szCs w:val="24"/>
          <w:rPrChange w:id="7831" w:author="..." w:date="2018-06-12T16:52:00Z">
            <w:rPr/>
          </w:rPrChange>
        </w:rPr>
        <w:t>permission</w:t>
      </w:r>
      <w:r>
        <w:rPr>
          <w:rFonts w:ascii="Times New Roman" w:eastAsia="宋体" w:hAnsi="Times New Roman" w:cs="Times New Roman" w:hint="eastAsia"/>
          <w:sz w:val="24"/>
          <w:szCs w:val="24"/>
          <w:rPrChange w:id="7832" w:author="..." w:date="2018-06-12T16:52:00Z">
            <w:rPr>
              <w:rFonts w:hint="eastAsia"/>
            </w:rPr>
          </w:rPrChange>
        </w:rPr>
        <w:t>属性对</w:t>
      </w:r>
      <w:r>
        <w:rPr>
          <w:rFonts w:ascii="Times New Roman" w:eastAsia="宋体" w:hAnsi="Times New Roman" w:cs="Times New Roman"/>
          <w:sz w:val="24"/>
          <w:szCs w:val="24"/>
          <w:rPrChange w:id="7833" w:author="..." w:date="2018-06-12T16:52:00Z">
            <w:rPr/>
          </w:rPrChange>
        </w:rPr>
        <w:t>App</w:t>
      </w:r>
      <w:r>
        <w:rPr>
          <w:rFonts w:ascii="Times New Roman" w:eastAsia="宋体" w:hAnsi="Times New Roman" w:cs="Times New Roman" w:hint="eastAsia"/>
          <w:sz w:val="24"/>
          <w:szCs w:val="24"/>
          <w:rPrChange w:id="7834" w:author="..." w:date="2018-06-12T16:52:00Z">
            <w:rPr>
              <w:rFonts w:hint="eastAsia"/>
            </w:rPr>
          </w:rPrChange>
        </w:rPr>
        <w:t>的使用者做限制。</w:t>
      </w:r>
    </w:p>
    <w:p w:rsidR="00F76376" w:rsidRPr="00D472B4"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7835" w:author="Windows 用户" w:date="2018-06-12T19:07:00Z">
            <w:rPr/>
          </w:rPrChange>
        </w:rPr>
        <w:pPrChange w:id="7836" w:author="Windows 用户" w:date="2018-06-12T19:07:00Z">
          <w:pPr>
            <w:pStyle w:val="2"/>
          </w:pPr>
        </w:pPrChange>
      </w:pPr>
      <w:bookmarkStart w:id="7837" w:name="_Toc516593072"/>
      <w:r w:rsidRPr="00D472B4">
        <w:rPr>
          <w:rFonts w:ascii="Times New Roman" w:eastAsia="宋体" w:hAnsi="Times New Roman" w:cs="Times New Roman"/>
          <w:b/>
          <w:bCs/>
          <w:color w:val="000000"/>
          <w:sz w:val="28"/>
          <w:szCs w:val="28"/>
          <w:rPrChange w:id="7838" w:author="Windows 用户" w:date="2018-06-12T19:07:00Z">
            <w:rPr/>
          </w:rPrChange>
        </w:rPr>
        <w:t xml:space="preserve">5.1 </w:t>
      </w:r>
      <w:r w:rsidRPr="00D472B4">
        <w:rPr>
          <w:rFonts w:ascii="Times New Roman" w:eastAsia="宋体" w:hAnsi="Times New Roman" w:cs="Times New Roman" w:hint="eastAsia"/>
          <w:b/>
          <w:bCs/>
          <w:color w:val="000000"/>
          <w:sz w:val="28"/>
          <w:szCs w:val="28"/>
          <w:rPrChange w:id="7839" w:author="Windows 用户" w:date="2018-06-12T19:07:00Z">
            <w:rPr>
              <w:rFonts w:hint="eastAsia"/>
            </w:rPr>
          </w:rPrChange>
        </w:rPr>
        <w:t>共享用户间</w:t>
      </w:r>
      <w:r w:rsidRPr="00D472B4">
        <w:rPr>
          <w:rFonts w:ascii="Times New Roman" w:eastAsia="宋体" w:hAnsi="Times New Roman" w:cs="Times New Roman"/>
          <w:b/>
          <w:bCs/>
          <w:color w:val="000000"/>
          <w:sz w:val="28"/>
          <w:szCs w:val="28"/>
          <w:rPrChange w:id="7840" w:author="Windows 用户" w:date="2018-06-12T19:07:00Z">
            <w:rPr/>
          </w:rPrChange>
        </w:rPr>
        <w:t>APP</w:t>
      </w:r>
      <w:r w:rsidRPr="00D472B4">
        <w:rPr>
          <w:rFonts w:ascii="Times New Roman" w:eastAsia="宋体" w:hAnsi="Times New Roman" w:cs="Times New Roman" w:hint="eastAsia"/>
          <w:b/>
          <w:bCs/>
          <w:color w:val="000000"/>
          <w:sz w:val="28"/>
          <w:szCs w:val="28"/>
          <w:rPrChange w:id="7841" w:author="Windows 用户" w:date="2018-06-12T19:07:00Z">
            <w:rPr>
              <w:rFonts w:hint="eastAsia"/>
            </w:rPr>
          </w:rPrChange>
        </w:rPr>
        <w:t>的权限集合</w:t>
      </w:r>
      <w:bookmarkEnd w:id="7837"/>
    </w:p>
    <w:p w:rsidR="00F76376" w:rsidRPr="00F76376" w:rsidRDefault="00793F6E">
      <w:pPr>
        <w:spacing w:line="400" w:lineRule="exact"/>
        <w:ind w:firstLineChars="200" w:firstLine="480"/>
        <w:rPr>
          <w:rFonts w:ascii="Times New Roman" w:eastAsia="宋体" w:hAnsi="Times New Roman" w:cs="Times New Roman"/>
          <w:sz w:val="24"/>
          <w:szCs w:val="24"/>
          <w:rPrChange w:id="7842" w:author="..." w:date="2018-06-12T16:52:00Z">
            <w:rPr>
              <w:rFonts w:ascii="Times New Roman" w:hAnsi="Times New Roman" w:cs="Times New Roman"/>
            </w:rPr>
          </w:rPrChange>
        </w:rPr>
        <w:pPrChange w:id="7843" w:author="..." w:date="2018-06-12T16:52:00Z">
          <w:pPr>
            <w:ind w:firstLineChars="200" w:firstLine="420"/>
          </w:pPr>
        </w:pPrChange>
      </w:pPr>
      <w:r>
        <w:rPr>
          <w:rFonts w:ascii="Times New Roman" w:eastAsia="宋体" w:hAnsi="Times New Roman" w:cs="Times New Roman" w:hint="eastAsia"/>
          <w:sz w:val="24"/>
          <w:szCs w:val="24"/>
          <w:rPrChange w:id="7844" w:author="..." w:date="2018-06-12T16:52:00Z">
            <w:rPr>
              <w:rFonts w:ascii="Times New Roman" w:hAnsi="Times New Roman" w:cs="Times New Roman" w:hint="eastAsia"/>
            </w:rPr>
          </w:rPrChange>
        </w:rPr>
        <w:t>设</w:t>
      </w:r>
      <w:r>
        <w:rPr>
          <w:rFonts w:ascii="Times New Roman" w:eastAsia="宋体" w:hAnsi="Times New Roman" w:cs="Times New Roman"/>
          <w:sz w:val="24"/>
          <w:szCs w:val="24"/>
          <w:rPrChange w:id="7845" w:author="..." w:date="2018-06-12T16:52:00Z">
            <w:rPr>
              <w:rFonts w:ascii="Times New Roman" w:hAnsi="Times New Roman" w:cs="Times New Roman"/>
            </w:rPr>
          </w:rPrChange>
        </w:rPr>
        <w:t>APP1</w:t>
      </w:r>
      <w:r>
        <w:rPr>
          <w:rFonts w:ascii="Times New Roman" w:eastAsia="宋体" w:hAnsi="Times New Roman" w:cs="Times New Roman" w:hint="eastAsia"/>
          <w:sz w:val="24"/>
          <w:szCs w:val="24"/>
          <w:rPrChange w:id="7846" w:author="..." w:date="2018-06-12T16:52:00Z">
            <w:rPr>
              <w:rFonts w:ascii="Times New Roman" w:hAnsi="Times New Roman" w:cs="Times New Roman" w:hint="eastAsia"/>
            </w:rPr>
          </w:rPrChange>
        </w:rPr>
        <w:t>和</w:t>
      </w:r>
      <w:r>
        <w:rPr>
          <w:rFonts w:ascii="Times New Roman" w:eastAsia="宋体" w:hAnsi="Times New Roman" w:cs="Times New Roman"/>
          <w:sz w:val="24"/>
          <w:szCs w:val="24"/>
          <w:rPrChange w:id="7847" w:author="..." w:date="2018-06-12T16:52:00Z">
            <w:rPr>
              <w:rFonts w:ascii="Times New Roman" w:hAnsi="Times New Roman" w:cs="Times New Roman"/>
            </w:rPr>
          </w:rPrChange>
        </w:rPr>
        <w:t>APP2</w:t>
      </w:r>
      <w:r>
        <w:rPr>
          <w:rFonts w:ascii="Times New Roman" w:eastAsia="宋体" w:hAnsi="Times New Roman" w:cs="Times New Roman" w:hint="eastAsia"/>
          <w:sz w:val="24"/>
          <w:szCs w:val="24"/>
          <w:rPrChange w:id="7848" w:author="..." w:date="2018-06-12T16:52:00Z">
            <w:rPr>
              <w:rFonts w:ascii="Times New Roman" w:hAnsi="Times New Roman" w:cs="Times New Roman" w:hint="eastAsia"/>
            </w:rPr>
          </w:rPrChange>
        </w:rPr>
        <w:t>共享用户</w:t>
      </w:r>
      <w:r>
        <w:rPr>
          <w:rFonts w:ascii="Times New Roman" w:eastAsia="宋体" w:hAnsi="Times New Roman" w:cs="Times New Roman"/>
          <w:sz w:val="24"/>
          <w:szCs w:val="24"/>
          <w:rPrChange w:id="7849" w:author="..." w:date="2018-06-12T16:52:00Z">
            <w:rPr>
              <w:rFonts w:ascii="Times New Roman" w:hAnsi="Times New Roman" w:cs="Times New Roman"/>
            </w:rPr>
          </w:rPrChange>
        </w:rPr>
        <w:t>ID</w:t>
      </w:r>
      <w:r>
        <w:rPr>
          <w:rFonts w:ascii="Times New Roman" w:eastAsia="宋体" w:hAnsi="Times New Roman" w:cs="Times New Roman" w:hint="eastAsia"/>
          <w:sz w:val="24"/>
          <w:szCs w:val="24"/>
          <w:rPrChange w:id="7850" w:author="..." w:date="2018-06-12T16:52:00Z">
            <w:rPr>
              <w:rFonts w:ascii="Times New Roman" w:hAnsi="Times New Roman" w:cs="Times New Roman" w:hint="eastAsia"/>
            </w:rPr>
          </w:rPrChange>
        </w:rPr>
        <w:t>，即</w:t>
      </w:r>
      <w:r>
        <w:rPr>
          <w:rFonts w:ascii="Times New Roman" w:eastAsia="宋体" w:hAnsi="Times New Roman" w:cs="Times New Roman"/>
          <w:sz w:val="24"/>
          <w:szCs w:val="24"/>
          <w:rPrChange w:id="7851" w:author="..." w:date="2018-06-12T16:52:00Z">
            <w:rPr>
              <w:rFonts w:ascii="Times New Roman" w:hAnsi="Times New Roman" w:cs="Times New Roman"/>
            </w:rPr>
          </w:rPrChange>
        </w:rPr>
        <w:t>sharedUserId</w:t>
      </w:r>
      <w:r>
        <w:rPr>
          <w:rFonts w:ascii="Times New Roman" w:eastAsia="宋体" w:hAnsi="Times New Roman" w:cs="Times New Roman" w:hint="eastAsia"/>
          <w:sz w:val="24"/>
          <w:szCs w:val="24"/>
          <w:rPrChange w:id="7852" w:author="..." w:date="2018-06-12T16:52:00Z">
            <w:rPr>
              <w:rFonts w:ascii="Times New Roman" w:hAnsi="Times New Roman" w:cs="Times New Roman" w:hint="eastAsia"/>
            </w:rPr>
          </w:rPrChange>
        </w:rPr>
        <w:t>和签名都相同。</w:t>
      </w:r>
      <w:r>
        <w:rPr>
          <w:rFonts w:ascii="Times New Roman" w:eastAsia="宋体" w:hAnsi="Times New Roman" w:cs="Times New Roman"/>
          <w:sz w:val="24"/>
          <w:szCs w:val="24"/>
          <w:rPrChange w:id="7853" w:author="..." w:date="2018-06-12T16:52:00Z">
            <w:rPr>
              <w:rFonts w:ascii="Times New Roman" w:hAnsi="Times New Roman" w:cs="Times New Roman"/>
            </w:rPr>
          </w:rPrChange>
        </w:rPr>
        <w:t>APP1</w:t>
      </w:r>
      <w:r>
        <w:rPr>
          <w:rFonts w:ascii="Times New Roman" w:eastAsia="宋体" w:hAnsi="Times New Roman" w:cs="Times New Roman" w:hint="eastAsia"/>
          <w:sz w:val="24"/>
          <w:szCs w:val="24"/>
          <w:rPrChange w:id="7854" w:author="..." w:date="2018-06-12T16:52:00Z">
            <w:rPr>
              <w:rFonts w:ascii="Times New Roman" w:hAnsi="Times New Roman" w:cs="Times New Roman" w:hint="eastAsia"/>
            </w:rPr>
          </w:rPrChange>
        </w:rPr>
        <w:t>申请的权限集合是</w:t>
      </w:r>
      <w:r>
        <w:rPr>
          <w:rFonts w:ascii="Times New Roman" w:eastAsia="宋体" w:hAnsi="Times New Roman" w:cs="Times New Roman"/>
          <w:sz w:val="24"/>
          <w:szCs w:val="24"/>
          <w:rPrChange w:id="7855" w:author="..." w:date="2018-06-12T16:52:00Z">
            <w:rPr>
              <w:rFonts w:ascii="Times New Roman" w:hAnsi="Times New Roman" w:cs="Times New Roman"/>
            </w:rPr>
          </w:rPrChange>
        </w:rPr>
        <w:t>P1={P11,P12</w:t>
      </w:r>
      <w:r>
        <w:rPr>
          <w:rFonts w:ascii="Times New Roman" w:eastAsia="宋体" w:hAnsi="Times New Roman" w:cs="Times New Roman" w:hint="eastAsia"/>
          <w:sz w:val="24"/>
          <w:szCs w:val="24"/>
          <w:rPrChange w:id="7856" w:author="..." w:date="2018-06-12T16:52:00Z">
            <w:rPr>
              <w:rFonts w:ascii="Times New Roman" w:hAnsi="Times New Roman" w:cs="Times New Roman" w:hint="eastAsia"/>
            </w:rPr>
          </w:rPrChange>
        </w:rPr>
        <w:t>，</w:t>
      </w:r>
      <w:r>
        <w:rPr>
          <w:rFonts w:ascii="Times New Roman" w:eastAsia="宋体" w:hAnsi="Times New Roman" w:cs="Times New Roman"/>
          <w:sz w:val="24"/>
          <w:szCs w:val="24"/>
          <w:rPrChange w:id="7857" w:author="..." w:date="2018-06-12T16:52:00Z">
            <w:rPr>
              <w:rFonts w:ascii="Times New Roman" w:hAnsi="Times New Roman" w:cs="Times New Roman"/>
            </w:rPr>
          </w:rPrChange>
        </w:rPr>
        <w:t>P13}</w:t>
      </w:r>
      <w:r>
        <w:rPr>
          <w:rFonts w:ascii="Times New Roman" w:eastAsia="宋体" w:hAnsi="Times New Roman" w:cs="Times New Roman" w:hint="eastAsia"/>
          <w:sz w:val="24"/>
          <w:szCs w:val="24"/>
          <w:rPrChange w:id="7858" w:author="..." w:date="2018-06-12T16:52:00Z">
            <w:rPr>
              <w:rFonts w:ascii="Times New Roman" w:hAnsi="Times New Roman" w:cs="Times New Roman" w:hint="eastAsia"/>
            </w:rPr>
          </w:rPrChange>
        </w:rPr>
        <w:t>，</w:t>
      </w:r>
      <w:r>
        <w:rPr>
          <w:rFonts w:ascii="Times New Roman" w:eastAsia="宋体" w:hAnsi="Times New Roman" w:cs="Times New Roman"/>
          <w:sz w:val="24"/>
          <w:szCs w:val="24"/>
          <w:rPrChange w:id="7859" w:author="..." w:date="2018-06-12T16:52:00Z">
            <w:rPr>
              <w:rFonts w:ascii="Times New Roman" w:hAnsi="Times New Roman" w:cs="Times New Roman"/>
            </w:rPr>
          </w:rPrChange>
        </w:rPr>
        <w:t>APP2</w:t>
      </w:r>
      <w:r>
        <w:rPr>
          <w:rFonts w:ascii="Times New Roman" w:eastAsia="宋体" w:hAnsi="Times New Roman" w:cs="Times New Roman" w:hint="eastAsia"/>
          <w:sz w:val="24"/>
          <w:szCs w:val="24"/>
          <w:rPrChange w:id="7860" w:author="..." w:date="2018-06-12T16:52:00Z">
            <w:rPr>
              <w:rFonts w:ascii="Times New Roman" w:hAnsi="Times New Roman" w:cs="Times New Roman" w:hint="eastAsia"/>
            </w:rPr>
          </w:rPrChange>
        </w:rPr>
        <w:t>申请的权限集合</w:t>
      </w:r>
      <w:r>
        <w:rPr>
          <w:rFonts w:ascii="Times New Roman" w:eastAsia="宋体" w:hAnsi="Times New Roman" w:cs="Times New Roman"/>
          <w:sz w:val="24"/>
          <w:szCs w:val="24"/>
          <w:rPrChange w:id="7861" w:author="..." w:date="2018-06-12T16:52:00Z">
            <w:rPr>
              <w:rFonts w:ascii="Times New Roman" w:hAnsi="Times New Roman" w:cs="Times New Roman"/>
            </w:rPr>
          </w:rPrChange>
        </w:rPr>
        <w:t>P</w:t>
      </w:r>
      <w:r>
        <w:rPr>
          <w:rFonts w:ascii="Times New Roman" w:eastAsia="宋体" w:hAnsi="Times New Roman" w:cs="Times New Roman" w:hint="eastAsia"/>
          <w:sz w:val="24"/>
          <w:szCs w:val="24"/>
          <w:rPrChange w:id="7862" w:author="..." w:date="2018-06-12T16:52:00Z">
            <w:rPr>
              <w:rFonts w:ascii="Times New Roman" w:hAnsi="Times New Roman" w:cs="Times New Roman" w:hint="eastAsia"/>
            </w:rPr>
          </w:rPrChange>
        </w:rPr>
        <w:t>为</w:t>
      </w:r>
      <w:r>
        <w:rPr>
          <w:rFonts w:ascii="Times New Roman" w:eastAsia="宋体" w:hAnsi="Times New Roman" w:cs="Times New Roman"/>
          <w:sz w:val="24"/>
          <w:szCs w:val="24"/>
          <w:rPrChange w:id="7863" w:author="..." w:date="2018-06-12T16:52:00Z">
            <w:rPr>
              <w:rFonts w:ascii="Times New Roman" w:hAnsi="Times New Roman" w:cs="Times New Roman"/>
            </w:rPr>
          </w:rPrChange>
        </w:rPr>
        <w:t>P2={P11</w:t>
      </w:r>
      <w:r>
        <w:rPr>
          <w:rFonts w:ascii="Times New Roman" w:eastAsia="宋体" w:hAnsi="Times New Roman" w:cs="Times New Roman" w:hint="eastAsia"/>
          <w:sz w:val="24"/>
          <w:szCs w:val="24"/>
          <w:rPrChange w:id="7864" w:author="..." w:date="2018-06-12T16:52:00Z">
            <w:rPr>
              <w:rFonts w:ascii="Times New Roman" w:hAnsi="Times New Roman" w:cs="Times New Roman" w:hint="eastAsia"/>
            </w:rPr>
          </w:rPrChange>
        </w:rPr>
        <w:t>，</w:t>
      </w:r>
      <w:r>
        <w:rPr>
          <w:rFonts w:ascii="Times New Roman" w:eastAsia="宋体" w:hAnsi="Times New Roman" w:cs="Times New Roman"/>
          <w:sz w:val="24"/>
          <w:szCs w:val="24"/>
          <w:rPrChange w:id="7865" w:author="..." w:date="2018-06-12T16:52:00Z">
            <w:rPr>
              <w:rFonts w:ascii="Times New Roman" w:hAnsi="Times New Roman" w:cs="Times New Roman"/>
            </w:rPr>
          </w:rPrChange>
        </w:rPr>
        <w:t>P21</w:t>
      </w:r>
      <w:r>
        <w:rPr>
          <w:rFonts w:ascii="Times New Roman" w:eastAsia="宋体" w:hAnsi="Times New Roman" w:cs="Times New Roman" w:hint="eastAsia"/>
          <w:sz w:val="24"/>
          <w:szCs w:val="24"/>
          <w:rPrChange w:id="7866" w:author="..." w:date="2018-06-12T16:52:00Z">
            <w:rPr>
              <w:rFonts w:ascii="Times New Roman" w:hAnsi="Times New Roman" w:cs="Times New Roman" w:hint="eastAsia"/>
            </w:rPr>
          </w:rPrChange>
        </w:rPr>
        <w:t>，</w:t>
      </w:r>
      <w:r>
        <w:rPr>
          <w:rFonts w:ascii="Times New Roman" w:eastAsia="宋体" w:hAnsi="Times New Roman" w:cs="Times New Roman"/>
          <w:sz w:val="24"/>
          <w:szCs w:val="24"/>
          <w:rPrChange w:id="7867" w:author="..." w:date="2018-06-12T16:52:00Z">
            <w:rPr>
              <w:rFonts w:ascii="Times New Roman" w:hAnsi="Times New Roman" w:cs="Times New Roman"/>
            </w:rPr>
          </w:rPrChange>
        </w:rPr>
        <w:t>P22}</w:t>
      </w:r>
      <w:r>
        <w:rPr>
          <w:rFonts w:ascii="Times New Roman" w:eastAsia="宋体" w:hAnsi="Times New Roman" w:cs="Times New Roman" w:hint="eastAsia"/>
          <w:sz w:val="24"/>
          <w:szCs w:val="24"/>
          <w:rPrChange w:id="7868" w:author="..." w:date="2018-06-12T16:52:00Z">
            <w:rPr>
              <w:rFonts w:ascii="Times New Roman" w:hAnsi="Times New Roman" w:cs="Times New Roman" w:hint="eastAsia"/>
            </w:rPr>
          </w:rPrChange>
        </w:rPr>
        <w:t>。</w:t>
      </w:r>
    </w:p>
    <w:p w:rsidR="00F76376" w:rsidRPr="00F76376" w:rsidRDefault="00F76376">
      <w:pPr>
        <w:spacing w:line="400" w:lineRule="exact"/>
        <w:ind w:firstLineChars="200" w:firstLine="480"/>
        <w:rPr>
          <w:del w:id="7869" w:author="..." w:date="2018-06-12T13:52:00Z"/>
          <w:rFonts w:ascii="Times New Roman" w:eastAsia="宋体" w:hAnsi="Times New Roman" w:cs="Times New Roman"/>
          <w:sz w:val="24"/>
          <w:szCs w:val="24"/>
          <w:rPrChange w:id="7870" w:author="..." w:date="2018-06-12T16:52:00Z">
            <w:rPr>
              <w:del w:id="7871" w:author="..." w:date="2018-06-12T13:52:00Z"/>
              <w:rFonts w:ascii="Times New Roman" w:hAnsi="Times New Roman" w:cs="Times New Roman"/>
            </w:rPr>
          </w:rPrChange>
        </w:rPr>
        <w:pPrChange w:id="7872" w:author="Windows 用户" w:date="2018-06-12T19:57:00Z">
          <w:pPr/>
        </w:pPrChange>
      </w:pPr>
    </w:p>
    <w:p w:rsidR="00F76376" w:rsidRPr="00F76376" w:rsidRDefault="00793F6E">
      <w:pPr>
        <w:numPr>
          <w:ilvl w:val="0"/>
          <w:numId w:val="7"/>
        </w:numPr>
        <w:spacing w:line="400" w:lineRule="exact"/>
        <w:ind w:left="0" w:firstLineChars="200" w:firstLine="480"/>
        <w:rPr>
          <w:del w:id="7873" w:author="..." w:date="2018-06-12T16:52:00Z"/>
          <w:rFonts w:ascii="Times New Roman" w:eastAsia="宋体" w:hAnsi="Times New Roman" w:cs="Times New Roman"/>
          <w:sz w:val="24"/>
          <w:szCs w:val="24"/>
          <w:rPrChange w:id="7874" w:author="..." w:date="2018-06-12T16:52:00Z">
            <w:rPr>
              <w:del w:id="7875" w:author="..." w:date="2018-06-12T16:52:00Z"/>
              <w:rFonts w:ascii="Times New Roman" w:hAnsi="Times New Roman" w:cs="Times New Roman"/>
            </w:rPr>
          </w:rPrChange>
        </w:rPr>
        <w:pPrChange w:id="7876" w:author="Windows 用户" w:date="2018-06-12T19:57:00Z">
          <w:pPr>
            <w:pStyle w:val="aa"/>
            <w:numPr>
              <w:numId w:val="7"/>
            </w:numPr>
            <w:ind w:left="360" w:firstLineChars="0" w:hanging="360"/>
          </w:pPr>
        </w:pPrChange>
      </w:pPr>
      <w:ins w:id="7877" w:author="..." w:date="2018-06-12T13:52:00Z">
        <w:r>
          <w:rPr>
            <w:rFonts w:ascii="Times New Roman" w:eastAsia="宋体" w:hAnsi="Times New Roman" w:cs="Times New Roman" w:hint="eastAsia"/>
            <w:sz w:val="24"/>
            <w:szCs w:val="24"/>
            <w:rPrChange w:id="7878" w:author="..." w:date="2018-06-12T17:59:00Z">
              <w:rPr>
                <w:rFonts w:ascii="Times New Roman" w:hAnsi="Times New Roman" w:cs="Times New Roman" w:hint="eastAsia"/>
              </w:rPr>
            </w:rPrChange>
          </w:rPr>
          <w:t>（</w:t>
        </w:r>
        <w:r>
          <w:rPr>
            <w:rFonts w:ascii="Times New Roman" w:eastAsia="宋体" w:hAnsi="Times New Roman" w:cs="Times New Roman"/>
            <w:sz w:val="24"/>
            <w:szCs w:val="24"/>
            <w:rPrChange w:id="7879" w:author="..." w:date="2018-06-12T17:59:00Z">
              <w:rPr>
                <w:rFonts w:ascii="Times New Roman" w:hAnsi="Times New Roman" w:cs="Times New Roman"/>
              </w:rPr>
            </w:rPrChange>
          </w:rPr>
          <w:t>1</w:t>
        </w:r>
        <w:r>
          <w:rPr>
            <w:rFonts w:ascii="Times New Roman" w:eastAsia="宋体" w:hAnsi="Times New Roman" w:cs="Times New Roman" w:hint="eastAsia"/>
            <w:sz w:val="24"/>
            <w:szCs w:val="24"/>
            <w:rPrChange w:id="7880" w:author="..." w:date="2018-06-12T17:59:00Z">
              <w:rPr>
                <w:rFonts w:ascii="Times New Roman" w:hAnsi="Times New Roman" w:cs="Times New Roman" w:hint="eastAsia"/>
              </w:rPr>
            </w:rPrChange>
          </w:rPr>
          <w:t>）</w:t>
        </w:r>
      </w:ins>
      <w:r>
        <w:rPr>
          <w:rFonts w:ascii="Times New Roman" w:eastAsia="宋体" w:hAnsi="Times New Roman" w:cs="Times New Roman" w:hint="eastAsia"/>
          <w:sz w:val="24"/>
          <w:szCs w:val="24"/>
          <w:rPrChange w:id="7881" w:author="..." w:date="2018-06-12T16:52:00Z">
            <w:rPr>
              <w:rFonts w:ascii="Times New Roman" w:hAnsi="Times New Roman" w:cs="Times New Roman" w:hint="eastAsia"/>
            </w:rPr>
          </w:rPrChange>
        </w:rPr>
        <w:t>首先把</w:t>
      </w:r>
      <w:r>
        <w:rPr>
          <w:rFonts w:ascii="Times New Roman" w:eastAsia="宋体" w:hAnsi="Times New Roman" w:cs="Times New Roman"/>
          <w:sz w:val="24"/>
          <w:szCs w:val="24"/>
          <w:rPrChange w:id="7882" w:author="..." w:date="2018-06-12T16:52:00Z">
            <w:rPr>
              <w:rFonts w:ascii="Times New Roman" w:hAnsi="Times New Roman" w:cs="Times New Roman"/>
            </w:rPr>
          </w:rPrChange>
        </w:rPr>
        <w:t>APP1</w:t>
      </w:r>
      <w:r>
        <w:rPr>
          <w:rFonts w:ascii="Times New Roman" w:eastAsia="宋体" w:hAnsi="Times New Roman" w:cs="Times New Roman" w:hint="eastAsia"/>
          <w:sz w:val="24"/>
          <w:szCs w:val="24"/>
          <w:rPrChange w:id="7883" w:author="..." w:date="2018-06-12T16:52:00Z">
            <w:rPr>
              <w:rFonts w:ascii="Times New Roman" w:hAnsi="Times New Roman" w:cs="Times New Roman" w:hint="eastAsia"/>
            </w:rPr>
          </w:rPrChange>
        </w:rPr>
        <w:t>安装，观察</w:t>
      </w:r>
      <w:r>
        <w:rPr>
          <w:rFonts w:ascii="Times New Roman" w:eastAsia="宋体" w:hAnsi="Times New Roman" w:cs="Times New Roman"/>
          <w:sz w:val="24"/>
          <w:szCs w:val="24"/>
          <w:rPrChange w:id="7884" w:author="..." w:date="2018-06-12T16:52:00Z">
            <w:rPr>
              <w:rFonts w:ascii="Times New Roman" w:hAnsi="Times New Roman" w:cs="Times New Roman"/>
            </w:rPr>
          </w:rPrChange>
        </w:rPr>
        <w:t>APP1</w:t>
      </w:r>
      <w:r>
        <w:rPr>
          <w:rFonts w:ascii="Times New Roman" w:eastAsia="宋体" w:hAnsi="Times New Roman" w:cs="Times New Roman" w:hint="eastAsia"/>
          <w:sz w:val="24"/>
          <w:szCs w:val="24"/>
          <w:rPrChange w:id="7885" w:author="..." w:date="2018-06-12T16:52:00Z">
            <w:rPr>
              <w:rFonts w:ascii="Times New Roman" w:hAnsi="Times New Roman" w:cs="Times New Roman" w:hint="eastAsia"/>
            </w:rPr>
          </w:rPrChange>
        </w:rPr>
        <w:t>的权限集合是否为</w:t>
      </w:r>
      <w:r>
        <w:rPr>
          <w:rFonts w:ascii="Times New Roman" w:eastAsia="宋体" w:hAnsi="Times New Roman" w:cs="Times New Roman"/>
          <w:sz w:val="24"/>
          <w:szCs w:val="24"/>
          <w:rPrChange w:id="7886" w:author="..." w:date="2018-06-12T16:52:00Z">
            <w:rPr>
              <w:rFonts w:ascii="Times New Roman" w:hAnsi="Times New Roman" w:cs="Times New Roman"/>
            </w:rPr>
          </w:rPrChange>
        </w:rPr>
        <w:t>P1;</w:t>
      </w:r>
    </w:p>
    <w:p w:rsidR="00F76376" w:rsidRDefault="00793F6E">
      <w:pPr>
        <w:spacing w:line="400" w:lineRule="exact"/>
        <w:ind w:firstLineChars="200" w:firstLine="480"/>
        <w:rPr>
          <w:rFonts w:ascii="Times New Roman" w:hAnsi="Times New Roman" w:cs="Times New Roman"/>
        </w:rPr>
        <w:pPrChange w:id="7887" w:author="Windows 用户" w:date="2018-06-12T19:57:00Z">
          <w:pPr>
            <w:pStyle w:val="aa"/>
            <w:ind w:left="360" w:firstLineChars="0" w:firstLine="0"/>
          </w:pPr>
        </w:pPrChange>
      </w:pPr>
      <w:r>
        <w:rPr>
          <w:rFonts w:ascii="Times New Roman" w:eastAsia="宋体" w:hAnsi="Times New Roman" w:cs="Times New Roman" w:hint="eastAsia"/>
          <w:sz w:val="24"/>
          <w:szCs w:val="24"/>
          <w:rPrChange w:id="7888" w:author="..." w:date="2018-06-12T16:52:00Z">
            <w:rPr>
              <w:rFonts w:ascii="Times New Roman" w:hAnsi="Times New Roman" w:cs="Times New Roman" w:hint="eastAsia"/>
            </w:rPr>
          </w:rPrChange>
        </w:rPr>
        <w:t>在</w:t>
      </w:r>
      <w:r>
        <w:rPr>
          <w:rFonts w:ascii="Times New Roman" w:eastAsia="宋体" w:hAnsi="Times New Roman" w:cs="Times New Roman"/>
          <w:sz w:val="24"/>
          <w:szCs w:val="24"/>
          <w:rPrChange w:id="7889" w:author="..." w:date="2018-06-12T16:52:00Z">
            <w:rPr>
              <w:rFonts w:ascii="Times New Roman" w:hAnsi="Times New Roman" w:cs="Times New Roman"/>
            </w:rPr>
          </w:rPrChange>
        </w:rPr>
        <w:t>app1</w:t>
      </w:r>
      <w:r>
        <w:rPr>
          <w:rFonts w:ascii="Times New Roman" w:eastAsia="宋体" w:hAnsi="Times New Roman" w:cs="Times New Roman" w:hint="eastAsia"/>
          <w:sz w:val="24"/>
          <w:szCs w:val="24"/>
          <w:rPrChange w:id="7890" w:author="..." w:date="2018-06-12T16:52:00Z">
            <w:rPr>
              <w:rFonts w:ascii="Times New Roman" w:hAnsi="Times New Roman" w:cs="Times New Roman" w:hint="eastAsia"/>
            </w:rPr>
          </w:rPrChange>
        </w:rPr>
        <w:t>的</w:t>
      </w:r>
      <w:r>
        <w:rPr>
          <w:rFonts w:ascii="Times New Roman" w:eastAsia="宋体" w:hAnsi="Times New Roman" w:cs="Times New Roman"/>
          <w:sz w:val="24"/>
          <w:szCs w:val="24"/>
          <w:rPrChange w:id="7891" w:author="..." w:date="2018-06-12T16:52:00Z">
            <w:rPr>
              <w:rFonts w:ascii="Times New Roman" w:hAnsi="Times New Roman" w:cs="Times New Roman"/>
            </w:rPr>
          </w:rPrChange>
        </w:rPr>
        <w:t>Androidman</w:t>
      </w:r>
      <w:ins w:id="7892" w:author="..." w:date="2018-06-12T17:59:00Z">
        <w:r>
          <w:rPr>
            <w:rFonts w:ascii="Times New Roman" w:eastAsia="宋体" w:hAnsi="Times New Roman" w:cs="Times New Roman"/>
            <w:sz w:val="24"/>
            <w:szCs w:val="24"/>
          </w:rPr>
          <w:t xml:space="preserve">- </w:t>
        </w:r>
      </w:ins>
      <w:r>
        <w:rPr>
          <w:rFonts w:ascii="Times New Roman" w:eastAsia="宋体" w:hAnsi="Times New Roman" w:cs="Times New Roman"/>
          <w:sz w:val="24"/>
          <w:szCs w:val="24"/>
          <w:rPrChange w:id="7893" w:author="..." w:date="2018-06-12T16:52:00Z">
            <w:rPr>
              <w:rFonts w:ascii="Times New Roman" w:hAnsi="Times New Roman" w:cs="Times New Roman"/>
            </w:rPr>
          </w:rPrChange>
        </w:rPr>
        <w:t>ifest.xml</w:t>
      </w:r>
      <w:r>
        <w:rPr>
          <w:rFonts w:ascii="Times New Roman" w:eastAsia="宋体" w:hAnsi="Times New Roman" w:cs="Times New Roman" w:hint="eastAsia"/>
          <w:sz w:val="24"/>
          <w:szCs w:val="24"/>
          <w:rPrChange w:id="7894" w:author="..." w:date="2018-06-12T16:52:00Z">
            <w:rPr>
              <w:rFonts w:ascii="Times New Roman" w:hAnsi="Times New Roman" w:cs="Times New Roman" w:hint="eastAsia"/>
            </w:rPr>
          </w:rPrChange>
        </w:rPr>
        <w:t>添加：</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895" w:author="Windows 用户" w:date="2018-06-12T19:58:00Z">
            <w:rPr>
              <w:rFonts w:ascii="Times New Roman" w:hAnsi="Times New Roman" w:cs="Times New Roman"/>
            </w:rPr>
          </w:rPrChange>
        </w:rPr>
        <w:pPrChange w:id="7896" w:author="Windows 用户" w:date="2018-06-12T19:58:00Z">
          <w:pPr>
            <w:shd w:val="clear" w:color="auto" w:fill="E7E6E6" w:themeFill="background2"/>
          </w:pPr>
        </w:pPrChange>
      </w:pPr>
      <w:r w:rsidRPr="002A3AA7">
        <w:rPr>
          <w:rFonts w:ascii="Times New Roman" w:eastAsia="宋体" w:hAnsi="Times New Roman"/>
          <w:rPrChange w:id="7897" w:author="Windows 用户" w:date="2018-06-12T19:58:00Z">
            <w:rPr>
              <w:rFonts w:ascii="Times New Roman" w:hAnsi="Times New Roman" w:cs="Times New Roman"/>
            </w:rPr>
          </w:rPrChange>
        </w:rPr>
        <w:t>&lt;!--</w:t>
      </w:r>
      <w:r w:rsidRPr="002A3AA7">
        <w:rPr>
          <w:rFonts w:ascii="Times New Roman" w:eastAsia="宋体" w:hAnsi="Times New Roman" w:hint="eastAsia"/>
          <w:rPrChange w:id="7898" w:author="Windows 用户" w:date="2018-06-12T19:58:00Z">
            <w:rPr>
              <w:rFonts w:ascii="Times New Roman" w:hAnsi="Times New Roman" w:cs="Times New Roman" w:hint="eastAsia"/>
            </w:rPr>
          </w:rPrChange>
        </w:rPr>
        <w:t>打电话</w:t>
      </w:r>
      <w:r w:rsidRPr="002A3AA7">
        <w:rPr>
          <w:rFonts w:ascii="Times New Roman" w:eastAsia="宋体" w:hAnsi="Times New Roman"/>
          <w:rPrChange w:id="7899" w:author="Windows 用户" w:date="2018-06-12T19:58:00Z">
            <w:rPr>
              <w:rFonts w:ascii="Times New Roman" w:hAnsi="Times New Roman" w:cs="Times New Roman"/>
            </w:rPr>
          </w:rPrChange>
        </w:rPr>
        <w:t>(</w:t>
      </w:r>
      <w:r w:rsidRPr="002A3AA7">
        <w:rPr>
          <w:rFonts w:ascii="Times New Roman" w:eastAsia="宋体" w:hAnsi="Times New Roman" w:hint="eastAsia"/>
          <w:rPrChange w:id="7900" w:author="Windows 用户" w:date="2018-06-12T19:58:00Z">
            <w:rPr>
              <w:rFonts w:ascii="Times New Roman" w:hAnsi="Times New Roman" w:cs="Times New Roman" w:hint="eastAsia"/>
            </w:rPr>
          </w:rPrChange>
        </w:rPr>
        <w:t>危险权限</w:t>
      </w:r>
      <w:r w:rsidRPr="002A3AA7">
        <w:rPr>
          <w:rFonts w:ascii="Times New Roman" w:eastAsia="宋体" w:hAnsi="Times New Roman"/>
          <w:rPrChange w:id="7901" w:author="Windows 用户" w:date="2018-06-12T19:58:00Z">
            <w:rPr>
              <w:rFonts w:ascii="Times New Roman" w:hAnsi="Times New Roman" w:cs="Times New Roman"/>
            </w:rPr>
          </w:rPrChange>
        </w:rPr>
        <w:t>)--&gt;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02" w:author="Windows 用户" w:date="2018-06-12T19:58:00Z">
            <w:rPr>
              <w:rFonts w:ascii="Times New Roman" w:hAnsi="Times New Roman" w:cs="Times New Roman"/>
            </w:rPr>
          </w:rPrChange>
        </w:rPr>
        <w:pPrChange w:id="7903" w:author="Windows 用户" w:date="2018-06-12T19:58:00Z">
          <w:pPr>
            <w:shd w:val="clear" w:color="auto" w:fill="E7E6E6" w:themeFill="background2"/>
          </w:pPr>
        </w:pPrChange>
      </w:pPr>
      <w:r w:rsidRPr="002A3AA7">
        <w:rPr>
          <w:rFonts w:ascii="Times New Roman" w:eastAsia="宋体" w:hAnsi="Times New Roman"/>
          <w:rPrChange w:id="7904" w:author="Windows 用户" w:date="2018-06-12T19:58:00Z">
            <w:rPr>
              <w:rFonts w:ascii="Times New Roman" w:hAnsi="Times New Roman" w:cs="Times New Roman"/>
            </w:rPr>
          </w:rPrChange>
        </w:rPr>
        <w:t>&lt;uses-permission android:name="android.permission.CALL_PHONE"/&gt;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05" w:author="Windows 用户" w:date="2018-06-12T19:58:00Z">
            <w:rPr>
              <w:rFonts w:ascii="Times New Roman" w:hAnsi="Times New Roman" w:cs="Times New Roman"/>
            </w:rPr>
          </w:rPrChange>
        </w:rPr>
        <w:pPrChange w:id="7906" w:author="Windows 用户" w:date="2018-06-12T19:58:00Z">
          <w:pPr>
            <w:shd w:val="clear" w:color="auto" w:fill="E7E6E6" w:themeFill="background2"/>
          </w:pPr>
        </w:pPrChange>
      </w:pPr>
      <w:r w:rsidRPr="002A3AA7">
        <w:rPr>
          <w:rFonts w:ascii="Times New Roman" w:eastAsia="宋体" w:hAnsi="Times New Roman"/>
          <w:rPrChange w:id="7907" w:author="Windows 用户" w:date="2018-06-12T19:58:00Z">
            <w:rPr>
              <w:rFonts w:ascii="Times New Roman" w:hAnsi="Times New Roman" w:cs="Times New Roman"/>
            </w:rPr>
          </w:rPrChange>
        </w:rPr>
        <w:t>&lt;!--</w:t>
      </w:r>
      <w:r w:rsidRPr="002A3AA7">
        <w:rPr>
          <w:rFonts w:ascii="Times New Roman" w:eastAsia="宋体" w:hAnsi="Times New Roman" w:hint="eastAsia"/>
          <w:rPrChange w:id="7908" w:author="Windows 用户" w:date="2018-06-12T19:58:00Z">
            <w:rPr>
              <w:rFonts w:ascii="Times New Roman" w:hAnsi="Times New Roman" w:cs="Times New Roman" w:hint="eastAsia"/>
            </w:rPr>
          </w:rPrChange>
        </w:rPr>
        <w:t>发短信</w:t>
      </w:r>
      <w:r w:rsidRPr="002A3AA7">
        <w:rPr>
          <w:rFonts w:ascii="Times New Roman" w:eastAsia="宋体" w:hAnsi="Times New Roman"/>
          <w:rPrChange w:id="7909" w:author="Windows 用户" w:date="2018-06-12T19:58:00Z">
            <w:rPr>
              <w:rFonts w:ascii="Times New Roman" w:hAnsi="Times New Roman" w:cs="Times New Roman"/>
            </w:rPr>
          </w:rPrChange>
        </w:rPr>
        <w:t>(</w:t>
      </w:r>
      <w:r w:rsidRPr="002A3AA7">
        <w:rPr>
          <w:rFonts w:ascii="Times New Roman" w:eastAsia="宋体" w:hAnsi="Times New Roman" w:hint="eastAsia"/>
          <w:rPrChange w:id="7910" w:author="Windows 用户" w:date="2018-06-12T19:58:00Z">
            <w:rPr>
              <w:rFonts w:ascii="Times New Roman" w:hAnsi="Times New Roman" w:cs="Times New Roman" w:hint="eastAsia"/>
            </w:rPr>
          </w:rPrChange>
        </w:rPr>
        <w:t>危险权限</w:t>
      </w:r>
      <w:r w:rsidRPr="002A3AA7">
        <w:rPr>
          <w:rFonts w:ascii="Times New Roman" w:eastAsia="宋体" w:hAnsi="Times New Roman"/>
          <w:rPrChange w:id="7911" w:author="Windows 用户" w:date="2018-06-12T19:58:00Z">
            <w:rPr>
              <w:rFonts w:ascii="Times New Roman" w:hAnsi="Times New Roman" w:cs="Times New Roman"/>
            </w:rPr>
          </w:rPrChange>
        </w:rPr>
        <w:t>)--&gt;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12" w:author="Windows 用户" w:date="2018-06-12T19:58:00Z">
            <w:rPr>
              <w:rFonts w:ascii="Times New Roman" w:hAnsi="Times New Roman" w:cs="Times New Roman"/>
            </w:rPr>
          </w:rPrChange>
        </w:rPr>
        <w:pPrChange w:id="7913" w:author="Windows 用户" w:date="2018-06-12T19:58:00Z">
          <w:pPr>
            <w:shd w:val="clear" w:color="auto" w:fill="E7E6E6" w:themeFill="background2"/>
          </w:pPr>
        </w:pPrChange>
      </w:pPr>
      <w:r w:rsidRPr="002A3AA7">
        <w:rPr>
          <w:rFonts w:ascii="Times New Roman" w:eastAsia="宋体" w:hAnsi="Times New Roman"/>
          <w:rPrChange w:id="7914" w:author="Windows 用户" w:date="2018-06-12T19:58:00Z">
            <w:rPr>
              <w:rFonts w:ascii="Times New Roman" w:hAnsi="Times New Roman" w:cs="Times New Roman"/>
            </w:rPr>
          </w:rPrChange>
        </w:rPr>
        <w:t>&lt;uses-permission android:name="android.permission.SEND_SMS"/&gt;</w:t>
      </w:r>
    </w:p>
    <w:p w:rsidR="00F76376" w:rsidRPr="002A3AA7"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15" w:author="Windows 用户" w:date="2018-06-12T19:58:00Z">
            <w:rPr>
              <w:rFonts w:ascii="Times New Roman" w:hAnsi="Times New Roman" w:cs="Times New Roman"/>
            </w:rPr>
          </w:rPrChange>
        </w:rPr>
        <w:pPrChange w:id="7916" w:author="Windows 用户" w:date="2018-06-12T19:58:00Z">
          <w:pPr>
            <w:shd w:val="clear" w:color="auto" w:fill="E7E6E6" w:themeFill="background2"/>
          </w:pPr>
        </w:pPrChange>
      </w:pP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17" w:author="Windows 用户" w:date="2018-06-12T19:58:00Z">
            <w:rPr>
              <w:rFonts w:ascii="Times New Roman" w:hAnsi="Times New Roman" w:cs="Times New Roman"/>
            </w:rPr>
          </w:rPrChange>
        </w:rPr>
        <w:pPrChange w:id="7918" w:author="Windows 用户" w:date="2018-06-12T19:58:00Z">
          <w:pPr>
            <w:shd w:val="clear" w:color="auto" w:fill="E7E6E6" w:themeFill="background2"/>
          </w:pPr>
        </w:pPrChange>
      </w:pPr>
      <w:r w:rsidRPr="002A3AA7">
        <w:rPr>
          <w:rFonts w:ascii="Times New Roman" w:eastAsia="宋体" w:hAnsi="Times New Roman"/>
          <w:rPrChange w:id="7919" w:author="Windows 用户" w:date="2018-06-12T19:58:00Z">
            <w:rPr>
              <w:rFonts w:ascii="Times New Roman" w:hAnsi="Times New Roman" w:cs="Times New Roman"/>
            </w:rPr>
          </w:rPrChange>
        </w:rPr>
        <w:t xml:space="preserve">&lt;!-- </w:t>
      </w:r>
      <w:r w:rsidRPr="002A3AA7">
        <w:rPr>
          <w:rFonts w:ascii="Times New Roman" w:eastAsia="宋体" w:hAnsi="Times New Roman" w:hint="eastAsia"/>
          <w:rPrChange w:id="7920" w:author="Windows 用户" w:date="2018-06-12T19:58:00Z">
            <w:rPr>
              <w:rFonts w:ascii="Times New Roman" w:hAnsi="Times New Roman" w:cs="Times New Roman" w:hint="eastAsia"/>
            </w:rPr>
          </w:rPrChange>
        </w:rPr>
        <w:t>普通权限</w:t>
      </w:r>
      <w:r w:rsidRPr="002A3AA7">
        <w:rPr>
          <w:rFonts w:ascii="Times New Roman" w:eastAsia="宋体" w:hAnsi="Times New Roman"/>
          <w:rPrChange w:id="7921" w:author="Windows 用户" w:date="2018-06-12T19:58:00Z">
            <w:rPr>
              <w:rFonts w:ascii="Times New Roman" w:hAnsi="Times New Roman" w:cs="Times New Roman"/>
            </w:rPr>
          </w:rPrChange>
        </w:rPr>
        <w:t xml:space="preserve"> --&gt;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22" w:author="Windows 用户" w:date="2018-06-12T19:58:00Z">
            <w:rPr>
              <w:rFonts w:ascii="Times New Roman" w:hAnsi="Times New Roman" w:cs="Times New Roman"/>
            </w:rPr>
          </w:rPrChange>
        </w:rPr>
        <w:pPrChange w:id="7923" w:author="Windows 用户" w:date="2018-06-12T19:58:00Z">
          <w:pPr>
            <w:shd w:val="clear" w:color="auto" w:fill="E7E6E6" w:themeFill="background2"/>
          </w:pPr>
        </w:pPrChange>
      </w:pPr>
      <w:r w:rsidRPr="002A3AA7">
        <w:rPr>
          <w:rFonts w:ascii="Times New Roman" w:eastAsia="宋体" w:hAnsi="Times New Roman"/>
          <w:rPrChange w:id="7924" w:author="Windows 用户" w:date="2018-06-12T19:58:00Z">
            <w:rPr>
              <w:rFonts w:ascii="Times New Roman" w:hAnsi="Times New Roman" w:cs="Times New Roman"/>
            </w:rPr>
          </w:rPrChange>
        </w:rPr>
        <w:t>&lt;uses-permission android:name="android.permission.ACCESS_NETWORK_STATE" /&gt;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25" w:author="Windows 用户" w:date="2018-06-12T19:58:00Z">
            <w:rPr>
              <w:rFonts w:ascii="Times New Roman" w:hAnsi="Times New Roman" w:cs="Times New Roman"/>
            </w:rPr>
          </w:rPrChange>
        </w:rPr>
        <w:pPrChange w:id="7926" w:author="Windows 用户" w:date="2018-06-12T19:58:00Z">
          <w:pPr>
            <w:shd w:val="clear" w:color="auto" w:fill="E7E6E6" w:themeFill="background2"/>
          </w:pPr>
        </w:pPrChange>
      </w:pPr>
      <w:r w:rsidRPr="002A3AA7">
        <w:rPr>
          <w:rFonts w:ascii="Times New Roman" w:eastAsia="宋体" w:hAnsi="Times New Roman"/>
          <w:rPrChange w:id="7927" w:author="Windows 用户" w:date="2018-06-12T19:58:00Z">
            <w:rPr>
              <w:rFonts w:ascii="Times New Roman" w:hAnsi="Times New Roman" w:cs="Times New Roman"/>
            </w:rPr>
          </w:rPrChange>
        </w:rPr>
        <w:t>&lt;uses-permission android:name="android.permission.ACCESS_WIFI_STATE" /&gt;</w:t>
      </w:r>
    </w:p>
    <w:p w:rsidR="00F76376" w:rsidRPr="002A3AA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28" w:author="Windows 用户" w:date="2018-06-12T19:58:00Z">
            <w:rPr>
              <w:rFonts w:ascii="Times New Roman" w:hAnsi="Times New Roman" w:cs="Times New Roman"/>
            </w:rPr>
          </w:rPrChange>
        </w:rPr>
        <w:pPrChange w:id="7929" w:author="Windows 用户" w:date="2018-06-12T19:58:00Z">
          <w:pPr>
            <w:shd w:val="clear" w:color="auto" w:fill="E7E6E6" w:themeFill="background2"/>
          </w:pPr>
        </w:pPrChange>
      </w:pPr>
      <w:r w:rsidRPr="002A3AA7">
        <w:rPr>
          <w:rFonts w:ascii="Times New Roman" w:eastAsia="宋体" w:hAnsi="Times New Roman"/>
          <w:rPrChange w:id="7930" w:author="Windows 用户" w:date="2018-06-12T19:58:00Z">
            <w:rPr>
              <w:rFonts w:ascii="Times New Roman" w:hAnsi="Times New Roman" w:cs="Times New Roman"/>
            </w:rPr>
          </w:rPrChange>
        </w:rPr>
        <w:t>&lt;uses-permission android:name="android.permission.CHANGE_WIFI_STATE" /&gt;</w:t>
      </w:r>
    </w:p>
    <w:p w:rsidR="00F76376" w:rsidRDefault="00F76376">
      <w:pPr>
        <w:rPr>
          <w:del w:id="7931" w:author="..." w:date="2018-06-12T13:53:00Z"/>
          <w:rFonts w:ascii="Times New Roman" w:hAnsi="Times New Roman" w:cs="Times New Roman"/>
        </w:rPr>
      </w:pPr>
    </w:p>
    <w:p w:rsidR="00F76376" w:rsidRDefault="00793F6E">
      <w:pPr>
        <w:pStyle w:val="aa"/>
        <w:spacing w:line="400" w:lineRule="exact"/>
        <w:ind w:firstLine="480"/>
        <w:rPr>
          <w:rFonts w:ascii="Times New Roman" w:hAnsi="Times New Roman" w:cs="Times New Roman"/>
        </w:rPr>
        <w:pPrChange w:id="7932" w:author="..." w:date="2018-06-12T18:00:00Z">
          <w:pPr>
            <w:pStyle w:val="aa"/>
            <w:ind w:left="360" w:firstLineChars="0" w:firstLine="0"/>
          </w:pPr>
        </w:pPrChange>
      </w:pPr>
      <w:r>
        <w:rPr>
          <w:rFonts w:ascii="Times New Roman" w:eastAsia="宋体" w:hAnsi="Times New Roman" w:cs="Times New Roman" w:hint="eastAsia"/>
          <w:sz w:val="24"/>
          <w:szCs w:val="24"/>
          <w:rPrChange w:id="7933" w:author="..." w:date="2018-06-12T18:00:00Z">
            <w:rPr>
              <w:rFonts w:ascii="Times New Roman" w:hAnsi="Times New Roman" w:cs="Times New Roman" w:hint="eastAsia"/>
            </w:rPr>
          </w:rPrChange>
        </w:rPr>
        <w:t>安装</w:t>
      </w:r>
      <w:r>
        <w:rPr>
          <w:rFonts w:ascii="Times New Roman" w:eastAsia="宋体" w:hAnsi="Times New Roman" w:cs="Times New Roman"/>
          <w:sz w:val="24"/>
          <w:szCs w:val="24"/>
          <w:rPrChange w:id="7934" w:author="..." w:date="2018-06-12T18:00:00Z">
            <w:rPr>
              <w:rFonts w:ascii="Times New Roman" w:hAnsi="Times New Roman" w:cs="Times New Roman"/>
            </w:rPr>
          </w:rPrChange>
        </w:rPr>
        <w:t>app1</w:t>
      </w:r>
      <w:r>
        <w:rPr>
          <w:rFonts w:ascii="Times New Roman" w:eastAsia="宋体" w:hAnsi="Times New Roman" w:cs="Times New Roman" w:hint="eastAsia"/>
          <w:sz w:val="24"/>
          <w:szCs w:val="24"/>
          <w:rPrChange w:id="7935" w:author="..." w:date="2018-06-12T18:00:00Z">
            <w:rPr>
              <w:rFonts w:ascii="Times New Roman" w:hAnsi="Times New Roman" w:cs="Times New Roman" w:hint="eastAsia"/>
            </w:rPr>
          </w:rPrChange>
        </w:rPr>
        <w:t>，查看</w:t>
      </w:r>
      <w:r>
        <w:rPr>
          <w:rFonts w:ascii="Times New Roman" w:eastAsia="宋体" w:hAnsi="Times New Roman" w:cs="Times New Roman"/>
          <w:sz w:val="24"/>
          <w:szCs w:val="24"/>
          <w:rPrChange w:id="7936" w:author="..." w:date="2018-06-12T18:00:00Z">
            <w:rPr>
              <w:rFonts w:ascii="Times New Roman" w:hAnsi="Times New Roman" w:cs="Times New Roman"/>
            </w:rPr>
          </w:rPrChange>
        </w:rPr>
        <w:t>packages.xml</w:t>
      </w:r>
      <w:r>
        <w:rPr>
          <w:rFonts w:ascii="Times New Roman" w:eastAsia="宋体" w:hAnsi="Times New Roman" w:cs="Times New Roman" w:hint="eastAsia"/>
          <w:sz w:val="24"/>
          <w:szCs w:val="24"/>
          <w:rPrChange w:id="7937" w:author="..." w:date="2018-06-12T18:00:00Z">
            <w:rPr>
              <w:rFonts w:ascii="Times New Roman" w:hAnsi="Times New Roman" w:cs="Times New Roman" w:hint="eastAsia"/>
            </w:rPr>
          </w:rPrChange>
        </w:rPr>
        <w:t>中</w:t>
      </w:r>
      <w:r>
        <w:rPr>
          <w:rFonts w:ascii="Times New Roman" w:eastAsia="宋体" w:hAnsi="Times New Roman" w:cs="Times New Roman"/>
          <w:sz w:val="24"/>
          <w:szCs w:val="24"/>
          <w:rPrChange w:id="7938" w:author="..." w:date="2018-06-12T18:00:00Z">
            <w:rPr>
              <w:rFonts w:ascii="Times New Roman" w:hAnsi="Times New Roman" w:cs="Times New Roman"/>
            </w:rPr>
          </w:rPrChange>
        </w:rPr>
        <w:t>app1</w:t>
      </w:r>
      <w:r>
        <w:rPr>
          <w:rFonts w:ascii="Times New Roman" w:eastAsia="宋体" w:hAnsi="Times New Roman" w:cs="Times New Roman" w:hint="eastAsia"/>
          <w:sz w:val="24"/>
          <w:szCs w:val="24"/>
          <w:rPrChange w:id="7939" w:author="..." w:date="2018-06-12T18:00:00Z">
            <w:rPr>
              <w:rFonts w:ascii="Times New Roman" w:hAnsi="Times New Roman" w:cs="Times New Roman" w:hint="eastAsia"/>
            </w:rPr>
          </w:rPrChange>
        </w:rPr>
        <w:t>的</w:t>
      </w:r>
      <w:r>
        <w:rPr>
          <w:rFonts w:ascii="Times New Roman" w:eastAsia="宋体" w:hAnsi="Times New Roman" w:cs="Times New Roman"/>
          <w:sz w:val="24"/>
          <w:szCs w:val="24"/>
          <w:rPrChange w:id="7940" w:author="..." w:date="2018-06-12T18:00:00Z">
            <w:rPr>
              <w:rFonts w:ascii="Times New Roman" w:hAnsi="Times New Roman" w:cs="Times New Roman"/>
            </w:rPr>
          </w:rPrChange>
        </w:rPr>
        <w:t>package</w:t>
      </w:r>
      <w:r>
        <w:rPr>
          <w:rFonts w:ascii="Times New Roman" w:eastAsia="宋体" w:hAnsi="Times New Roman" w:cs="Times New Roman" w:hint="eastAsia"/>
          <w:sz w:val="24"/>
          <w:szCs w:val="24"/>
          <w:rPrChange w:id="7941" w:author="..." w:date="2018-06-12T18:00:00Z">
            <w:rPr>
              <w:rFonts w:ascii="Times New Roman" w:hAnsi="Times New Roman" w:cs="Times New Roman" w:hint="eastAsia"/>
            </w:rPr>
          </w:rPrChange>
        </w:rPr>
        <w:t>信息</w:t>
      </w:r>
      <w:ins w:id="7942" w:author="..." w:date="2018-06-12T14:43:00Z">
        <w:r>
          <w:rPr>
            <w:rFonts w:ascii="Times New Roman" w:eastAsia="宋体" w:hAnsi="Times New Roman" w:cs="Times New Roman" w:hint="eastAsia"/>
            <w:sz w:val="24"/>
            <w:szCs w:val="24"/>
          </w:rPr>
          <w:t>如图</w:t>
        </w:r>
        <w:r>
          <w:rPr>
            <w:rFonts w:ascii="Times New Roman" w:eastAsia="宋体" w:hAnsi="Times New Roman" w:cs="Times New Roman"/>
            <w:sz w:val="24"/>
            <w:szCs w:val="24"/>
          </w:rPr>
          <w:t>5-1</w:t>
        </w:r>
        <w:r>
          <w:rPr>
            <w:rFonts w:ascii="Times New Roman" w:eastAsia="宋体" w:hAnsi="Times New Roman" w:cs="Times New Roman" w:hint="eastAsia"/>
            <w:sz w:val="24"/>
            <w:szCs w:val="24"/>
          </w:rPr>
          <w:t>所示</w:t>
        </w:r>
      </w:ins>
      <w:r>
        <w:rPr>
          <w:rFonts w:ascii="Times New Roman" w:eastAsia="宋体" w:hAnsi="Times New Roman" w:cs="Times New Roman" w:hint="eastAsia"/>
          <w:sz w:val="24"/>
          <w:szCs w:val="24"/>
          <w:rPrChange w:id="7943" w:author="..." w:date="2018-06-12T18:00:00Z">
            <w:rPr>
              <w:rFonts w:ascii="Times New Roman" w:hAnsi="Times New Roman" w:cs="Times New Roman" w:hint="eastAsia"/>
            </w:rPr>
          </w:rPrChange>
        </w:rPr>
        <w:t>：</w:t>
      </w:r>
    </w:p>
    <w:p w:rsidR="00F76376" w:rsidRDefault="00793F6E">
      <w:pPr>
        <w:rPr>
          <w:ins w:id="7944" w:author="..." w:date="2018-06-12T14:43:00Z"/>
        </w:rPr>
      </w:pPr>
      <w:r>
        <w:rPr>
          <w:noProof/>
        </w:rPr>
        <w:drawing>
          <wp:inline distT="0" distB="0" distL="0" distR="0" wp14:anchorId="7E9B3F3C" wp14:editId="24D5DC35">
            <wp:extent cx="5274310" cy="23342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1"/>
                    <a:stretch>
                      <a:fillRect/>
                    </a:stretch>
                  </pic:blipFill>
                  <pic:spPr>
                    <a:xfrm>
                      <a:off x="0" y="0"/>
                      <a:ext cx="5274310" cy="2334260"/>
                    </a:xfrm>
                    <a:prstGeom prst="rect">
                      <a:avLst/>
                    </a:prstGeom>
                  </pic:spPr>
                </pic:pic>
              </a:graphicData>
            </a:graphic>
          </wp:inline>
        </w:drawing>
      </w:r>
    </w:p>
    <w:p w:rsidR="00F76376" w:rsidRPr="00F76376" w:rsidRDefault="00793F6E">
      <w:pPr>
        <w:spacing w:afterLines="50" w:after="156" w:line="400" w:lineRule="exact"/>
        <w:jc w:val="center"/>
        <w:rPr>
          <w:rFonts w:ascii="Times New Roman" w:eastAsia="宋体" w:hAnsi="Times New Roman" w:cs="Times New Roman"/>
          <w:b/>
          <w:bCs/>
          <w:szCs w:val="21"/>
          <w:rPrChange w:id="7945" w:author="..." w:date="2018-06-12T14:53:00Z">
            <w:rPr/>
          </w:rPrChange>
        </w:rPr>
        <w:pPrChange w:id="7946" w:author="..." w:date="2018-06-12T14:53:00Z">
          <w:pPr/>
        </w:pPrChange>
      </w:pPr>
      <w:ins w:id="7947" w:author="..." w:date="2018-06-12T14:43:00Z">
        <w:r>
          <w:rPr>
            <w:rFonts w:ascii="Times New Roman" w:eastAsia="宋体" w:hAnsi="Times New Roman" w:cs="Times New Roman" w:hint="eastAsia"/>
            <w:b/>
            <w:bCs/>
            <w:szCs w:val="21"/>
            <w:rPrChange w:id="7948" w:author="..." w:date="2018-06-12T14:53:00Z">
              <w:rPr>
                <w:rFonts w:hint="eastAsia"/>
              </w:rPr>
            </w:rPrChange>
          </w:rPr>
          <w:t>图</w:t>
        </w:r>
        <w:r>
          <w:rPr>
            <w:rFonts w:ascii="Times New Roman" w:eastAsia="宋体" w:hAnsi="Times New Roman" w:cs="Times New Roman"/>
            <w:b/>
            <w:bCs/>
            <w:szCs w:val="21"/>
            <w:rPrChange w:id="7949" w:author="..." w:date="2018-06-12T14:53:00Z">
              <w:rPr/>
            </w:rPrChange>
          </w:rPr>
          <w:t>5-1 packages.xml</w:t>
        </w:r>
        <w:r>
          <w:rPr>
            <w:rFonts w:ascii="Times New Roman" w:eastAsia="宋体" w:hAnsi="Times New Roman" w:cs="Times New Roman" w:hint="eastAsia"/>
            <w:b/>
            <w:bCs/>
            <w:szCs w:val="21"/>
            <w:rPrChange w:id="7950" w:author="..." w:date="2018-06-12T14:53:00Z">
              <w:rPr>
                <w:rFonts w:hint="eastAsia"/>
              </w:rPr>
            </w:rPrChange>
          </w:rPr>
          <w:t>中</w:t>
        </w:r>
        <w:r>
          <w:rPr>
            <w:rFonts w:ascii="Times New Roman" w:eastAsia="宋体" w:hAnsi="Times New Roman" w:cs="Times New Roman"/>
            <w:b/>
            <w:bCs/>
            <w:szCs w:val="21"/>
            <w:rPrChange w:id="7951" w:author="..." w:date="2018-06-12T14:53:00Z">
              <w:rPr/>
            </w:rPrChange>
          </w:rPr>
          <w:t>App1</w:t>
        </w:r>
        <w:r>
          <w:rPr>
            <w:rFonts w:ascii="Times New Roman" w:eastAsia="宋体" w:hAnsi="Times New Roman" w:cs="Times New Roman" w:hint="eastAsia"/>
            <w:b/>
            <w:bCs/>
            <w:szCs w:val="21"/>
            <w:rPrChange w:id="7952" w:author="..." w:date="2018-06-12T14:53:00Z">
              <w:rPr>
                <w:rFonts w:hint="eastAsia"/>
              </w:rPr>
            </w:rPrChange>
          </w:rPr>
          <w:t>的</w:t>
        </w:r>
        <w:r>
          <w:rPr>
            <w:rFonts w:ascii="Times New Roman" w:eastAsia="宋体" w:hAnsi="Times New Roman" w:cs="Times New Roman"/>
            <w:b/>
            <w:bCs/>
            <w:szCs w:val="21"/>
            <w:rPrChange w:id="7953" w:author="..." w:date="2018-06-12T14:53:00Z">
              <w:rPr/>
            </w:rPrChange>
          </w:rPr>
          <w:t>package</w:t>
        </w:r>
        <w:r>
          <w:rPr>
            <w:rFonts w:ascii="Times New Roman" w:eastAsia="宋体" w:hAnsi="Times New Roman" w:cs="Times New Roman" w:hint="eastAsia"/>
            <w:b/>
            <w:bCs/>
            <w:szCs w:val="21"/>
            <w:rPrChange w:id="7954" w:author="..." w:date="2018-06-12T14:53:00Z">
              <w:rPr>
                <w:rFonts w:hint="eastAsia"/>
              </w:rPr>
            </w:rPrChange>
          </w:rPr>
          <w:t>信息</w:t>
        </w:r>
      </w:ins>
    </w:p>
    <w:p w:rsidR="00F76376" w:rsidRPr="00F76376" w:rsidRDefault="00793F6E">
      <w:pPr>
        <w:spacing w:line="400" w:lineRule="exact"/>
        <w:ind w:firstLineChars="200" w:firstLine="480"/>
        <w:rPr>
          <w:rFonts w:ascii="Times New Roman" w:eastAsia="宋体" w:hAnsi="Times New Roman" w:cs="Times New Roman"/>
          <w:sz w:val="24"/>
          <w:szCs w:val="24"/>
          <w:rPrChange w:id="7955" w:author="..." w:date="2018-06-12T16:53:00Z">
            <w:rPr>
              <w:rFonts w:ascii="Times New Roman" w:hAnsi="Times New Roman" w:cs="Times New Roman"/>
            </w:rPr>
          </w:rPrChange>
        </w:rPr>
        <w:pPrChange w:id="7956" w:author="Windows 用户" w:date="2018-06-12T19:58:00Z">
          <w:pPr>
            <w:pStyle w:val="aa"/>
            <w:ind w:left="360" w:firstLineChars="0" w:firstLine="0"/>
          </w:pPr>
        </w:pPrChange>
      </w:pPr>
      <w:r>
        <w:rPr>
          <w:rFonts w:ascii="Times New Roman" w:eastAsia="宋体" w:hAnsi="Times New Roman" w:cs="Times New Roman" w:hint="eastAsia"/>
          <w:sz w:val="24"/>
          <w:szCs w:val="24"/>
          <w:rPrChange w:id="7957" w:author="..." w:date="2018-06-12T16:53:00Z">
            <w:rPr>
              <w:rFonts w:ascii="Times New Roman" w:hAnsi="Times New Roman" w:cs="Times New Roman" w:hint="eastAsia"/>
            </w:rPr>
          </w:rPrChange>
        </w:rPr>
        <w:t>可以看到只记录普通权限，不记录危险权限。危险权限在运行时动态获取</w:t>
      </w:r>
      <w:ins w:id="7958" w:author="..." w:date="2018-06-12T15:48:00Z">
        <w:r w:rsidRPr="00B41092">
          <w:rPr>
            <w:rFonts w:ascii="Times New Roman" w:eastAsia="宋体" w:hAnsi="Times New Roman" w:cs="Times New Roman"/>
            <w:sz w:val="24"/>
            <w:szCs w:val="24"/>
            <w:vertAlign w:val="superscript"/>
            <w:rPrChange w:id="7959" w:author="Windows 用户" w:date="2018-06-12T19:58:00Z">
              <w:rPr>
                <w:rFonts w:ascii="Times New Roman" w:eastAsia="宋体" w:hAnsi="Times New Roman" w:cs="Times New Roman"/>
                <w:sz w:val="24"/>
                <w:szCs w:val="24"/>
              </w:rPr>
            </w:rPrChange>
          </w:rPr>
          <w:t>[17]</w:t>
        </w:r>
      </w:ins>
      <w:r>
        <w:rPr>
          <w:rFonts w:ascii="Times New Roman" w:eastAsia="宋体" w:hAnsi="Times New Roman" w:cs="Times New Roman" w:hint="eastAsia"/>
          <w:sz w:val="24"/>
          <w:szCs w:val="24"/>
          <w:rPrChange w:id="7960" w:author="..." w:date="2018-06-12T16:53:00Z">
            <w:rPr>
              <w:rFonts w:ascii="Times New Roman" w:hAnsi="Times New Roman" w:cs="Times New Roman" w:hint="eastAsia"/>
            </w:rPr>
          </w:rPrChange>
        </w:rPr>
        <w:t>。</w:t>
      </w:r>
    </w:p>
    <w:p w:rsidR="00F76376" w:rsidRPr="00F76376" w:rsidRDefault="00793F6E">
      <w:pPr>
        <w:numPr>
          <w:ilvl w:val="0"/>
          <w:numId w:val="7"/>
        </w:numPr>
        <w:spacing w:line="400" w:lineRule="exact"/>
        <w:ind w:firstLineChars="200" w:firstLine="480"/>
        <w:rPr>
          <w:del w:id="7961" w:author="..." w:date="2018-06-12T18:00:00Z"/>
          <w:rFonts w:ascii="Times New Roman" w:eastAsia="宋体" w:hAnsi="Times New Roman" w:cs="Times New Roman"/>
          <w:sz w:val="24"/>
          <w:szCs w:val="24"/>
          <w:rPrChange w:id="7962" w:author="..." w:date="2018-06-12T16:53:00Z">
            <w:rPr>
              <w:del w:id="7963" w:author="..." w:date="2018-06-12T18:00:00Z"/>
              <w:rFonts w:ascii="Times New Roman" w:hAnsi="Times New Roman" w:cs="Times New Roman"/>
            </w:rPr>
          </w:rPrChange>
        </w:rPr>
        <w:pPrChange w:id="7964" w:author="..." w:date="2018-06-12T18:00:00Z">
          <w:pPr>
            <w:pStyle w:val="aa"/>
            <w:numPr>
              <w:numId w:val="7"/>
            </w:numPr>
            <w:ind w:left="360" w:firstLineChars="0" w:hanging="360"/>
          </w:pPr>
        </w:pPrChange>
      </w:pPr>
      <w:ins w:id="7965" w:author="..." w:date="2018-06-12T13:53:00Z">
        <w:r>
          <w:rPr>
            <w:rFonts w:ascii="Times New Roman" w:eastAsia="宋体" w:hAnsi="Times New Roman" w:cs="Times New Roman" w:hint="eastAsia"/>
            <w:sz w:val="24"/>
            <w:szCs w:val="24"/>
            <w:rPrChange w:id="7966" w:author="..." w:date="2018-06-12T18:00:00Z">
              <w:rPr>
                <w:rFonts w:ascii="Times New Roman" w:hAnsi="Times New Roman" w:cs="Times New Roman" w:hint="eastAsia"/>
              </w:rPr>
            </w:rPrChange>
          </w:rPr>
          <w:t>（</w:t>
        </w:r>
        <w:r>
          <w:rPr>
            <w:rFonts w:ascii="Times New Roman" w:eastAsia="宋体" w:hAnsi="Times New Roman" w:cs="Times New Roman"/>
            <w:sz w:val="24"/>
            <w:szCs w:val="24"/>
            <w:rPrChange w:id="7967" w:author="..." w:date="2018-06-12T18:00:00Z">
              <w:rPr>
                <w:rFonts w:ascii="Times New Roman" w:hAnsi="Times New Roman" w:cs="Times New Roman"/>
              </w:rPr>
            </w:rPrChange>
          </w:rPr>
          <w:t>2</w:t>
        </w:r>
        <w:r>
          <w:rPr>
            <w:rFonts w:ascii="Times New Roman" w:eastAsia="宋体" w:hAnsi="Times New Roman" w:cs="Times New Roman" w:hint="eastAsia"/>
            <w:sz w:val="24"/>
            <w:szCs w:val="24"/>
            <w:rPrChange w:id="7968" w:author="..." w:date="2018-06-12T18:00:00Z">
              <w:rPr>
                <w:rFonts w:ascii="Times New Roman" w:hAnsi="Times New Roman" w:cs="Times New Roman" w:hint="eastAsia"/>
              </w:rPr>
            </w:rPrChange>
          </w:rPr>
          <w:t>）</w:t>
        </w:r>
      </w:ins>
      <w:r>
        <w:rPr>
          <w:rFonts w:ascii="Times New Roman" w:eastAsia="宋体" w:hAnsi="Times New Roman" w:cs="Times New Roman" w:hint="eastAsia"/>
          <w:sz w:val="24"/>
          <w:szCs w:val="24"/>
          <w:rPrChange w:id="7969" w:author="..." w:date="2018-06-12T16:53:00Z">
            <w:rPr>
              <w:rFonts w:ascii="Times New Roman" w:hAnsi="Times New Roman" w:cs="Times New Roman" w:hint="eastAsia"/>
            </w:rPr>
          </w:rPrChange>
        </w:rPr>
        <w:t>在</w:t>
      </w:r>
      <w:r>
        <w:rPr>
          <w:rFonts w:ascii="Times New Roman" w:eastAsia="宋体" w:hAnsi="Times New Roman" w:cs="Times New Roman"/>
          <w:sz w:val="24"/>
          <w:szCs w:val="24"/>
          <w:rPrChange w:id="7970" w:author="..." w:date="2018-06-12T16:53:00Z">
            <w:rPr>
              <w:rFonts w:ascii="Times New Roman" w:hAnsi="Times New Roman" w:cs="Times New Roman"/>
            </w:rPr>
          </w:rPrChange>
        </w:rPr>
        <w:t>APP1</w:t>
      </w:r>
      <w:r>
        <w:rPr>
          <w:rFonts w:ascii="Times New Roman" w:eastAsia="宋体" w:hAnsi="Times New Roman" w:cs="Times New Roman" w:hint="eastAsia"/>
          <w:sz w:val="24"/>
          <w:szCs w:val="24"/>
          <w:rPrChange w:id="7971" w:author="..." w:date="2018-06-12T16:53:00Z">
            <w:rPr>
              <w:rFonts w:ascii="Times New Roman" w:hAnsi="Times New Roman" w:cs="Times New Roman" w:hint="eastAsia"/>
            </w:rPr>
          </w:rPrChange>
        </w:rPr>
        <w:t>已安装的条件下，安装</w:t>
      </w:r>
      <w:r>
        <w:rPr>
          <w:rFonts w:ascii="Times New Roman" w:eastAsia="宋体" w:hAnsi="Times New Roman" w:cs="Times New Roman"/>
          <w:sz w:val="24"/>
          <w:szCs w:val="24"/>
          <w:rPrChange w:id="7972" w:author="..." w:date="2018-06-12T16:53:00Z">
            <w:rPr>
              <w:rFonts w:ascii="Times New Roman" w:hAnsi="Times New Roman" w:cs="Times New Roman"/>
            </w:rPr>
          </w:rPrChange>
        </w:rPr>
        <w:t>APP2</w:t>
      </w:r>
      <w:r>
        <w:rPr>
          <w:rFonts w:ascii="Times New Roman" w:eastAsia="宋体" w:hAnsi="Times New Roman" w:cs="Times New Roman" w:hint="eastAsia"/>
          <w:sz w:val="24"/>
          <w:szCs w:val="24"/>
          <w:rPrChange w:id="7973" w:author="..." w:date="2018-06-12T16:53:00Z">
            <w:rPr>
              <w:rFonts w:ascii="Times New Roman" w:hAnsi="Times New Roman" w:cs="Times New Roman" w:hint="eastAsia"/>
            </w:rPr>
          </w:rPrChange>
        </w:rPr>
        <w:t>。若能成功安装，观察</w:t>
      </w:r>
      <w:r>
        <w:rPr>
          <w:rFonts w:ascii="Times New Roman" w:eastAsia="宋体" w:hAnsi="Times New Roman" w:cs="Times New Roman"/>
          <w:sz w:val="24"/>
          <w:szCs w:val="24"/>
          <w:rPrChange w:id="7974" w:author="..." w:date="2018-06-12T16:53:00Z">
            <w:rPr>
              <w:rFonts w:ascii="Times New Roman" w:hAnsi="Times New Roman" w:cs="Times New Roman"/>
            </w:rPr>
          </w:rPrChange>
        </w:rPr>
        <w:t>APP1</w:t>
      </w:r>
      <w:r>
        <w:rPr>
          <w:rFonts w:ascii="Times New Roman" w:eastAsia="宋体" w:hAnsi="Times New Roman" w:cs="Times New Roman" w:hint="eastAsia"/>
          <w:sz w:val="24"/>
          <w:szCs w:val="24"/>
          <w:rPrChange w:id="7975" w:author="..." w:date="2018-06-12T16:53:00Z">
            <w:rPr>
              <w:rFonts w:ascii="Times New Roman" w:hAnsi="Times New Roman" w:cs="Times New Roman" w:hint="eastAsia"/>
            </w:rPr>
          </w:rPrChange>
        </w:rPr>
        <w:t>和</w:t>
      </w:r>
      <w:r>
        <w:rPr>
          <w:rFonts w:ascii="Times New Roman" w:eastAsia="宋体" w:hAnsi="Times New Roman" w:cs="Times New Roman"/>
          <w:sz w:val="24"/>
          <w:szCs w:val="24"/>
          <w:rPrChange w:id="7976" w:author="..." w:date="2018-06-12T16:53:00Z">
            <w:rPr>
              <w:rFonts w:ascii="Times New Roman" w:hAnsi="Times New Roman" w:cs="Times New Roman"/>
            </w:rPr>
          </w:rPrChange>
        </w:rPr>
        <w:t>APP2</w:t>
      </w:r>
      <w:r>
        <w:rPr>
          <w:rFonts w:ascii="Times New Roman" w:eastAsia="宋体" w:hAnsi="Times New Roman" w:cs="Times New Roman" w:hint="eastAsia"/>
          <w:sz w:val="24"/>
          <w:szCs w:val="24"/>
          <w:rPrChange w:id="7977" w:author="..." w:date="2018-06-12T16:53:00Z">
            <w:rPr>
              <w:rFonts w:ascii="Times New Roman" w:hAnsi="Times New Roman" w:cs="Times New Roman" w:hint="eastAsia"/>
            </w:rPr>
          </w:rPrChange>
        </w:rPr>
        <w:t>的权限集合是否相等，而且都为</w:t>
      </w:r>
      <w:r>
        <w:rPr>
          <w:rFonts w:ascii="Times New Roman" w:eastAsia="宋体" w:hAnsi="Times New Roman" w:cs="Times New Roman"/>
          <w:sz w:val="24"/>
          <w:szCs w:val="24"/>
          <w:rPrChange w:id="7978" w:author="..." w:date="2018-06-12T16:53:00Z">
            <w:rPr>
              <w:rFonts w:ascii="Times New Roman" w:hAnsi="Times New Roman" w:cs="Times New Roman"/>
            </w:rPr>
          </w:rPrChange>
        </w:rPr>
        <w:t>P1</w:t>
      </w:r>
      <w:r>
        <w:rPr>
          <w:rFonts w:ascii="Times New Roman" w:eastAsia="宋体" w:hAnsi="Times New Roman" w:cs="Times New Roman"/>
          <w:sz w:val="24"/>
          <w:szCs w:val="24"/>
          <w:rPrChange w:id="7979" w:author="..." w:date="2018-06-12T18:00:00Z">
            <w:rPr>
              <w:rFonts w:ascii="Times New Roman" w:hAnsi="Times New Roman" w:cs="Times New Roman"/>
            </w:rPr>
          </w:rPrChange>
        </w:rPr>
        <w:sym w:font="Symbol" w:char="F0C8"/>
      </w:r>
      <w:r>
        <w:rPr>
          <w:rFonts w:ascii="Times New Roman" w:eastAsia="宋体" w:hAnsi="Times New Roman" w:cs="Times New Roman"/>
          <w:sz w:val="24"/>
          <w:szCs w:val="24"/>
          <w:rPrChange w:id="7980" w:author="..." w:date="2018-06-12T16:53:00Z">
            <w:rPr>
              <w:rFonts w:ascii="Times New Roman" w:hAnsi="Times New Roman" w:cs="Times New Roman"/>
            </w:rPr>
          </w:rPrChange>
        </w:rPr>
        <w:t xml:space="preserve"> P2</w:t>
      </w:r>
      <w:r>
        <w:rPr>
          <w:rFonts w:ascii="Times New Roman" w:eastAsia="宋体" w:hAnsi="Times New Roman" w:cs="Times New Roman" w:hint="eastAsia"/>
          <w:sz w:val="24"/>
          <w:szCs w:val="24"/>
          <w:rPrChange w:id="7981" w:author="..." w:date="2018-06-12T16:53:00Z">
            <w:rPr>
              <w:rFonts w:ascii="Times New Roman" w:hAnsi="Times New Roman" w:cs="Times New Roman" w:hint="eastAsia"/>
            </w:rPr>
          </w:rPrChange>
        </w:rPr>
        <w:t>。</w:t>
      </w:r>
      <w:del w:id="7982" w:author="..." w:date="2018-06-12T18:00:00Z">
        <w:r>
          <w:rPr>
            <w:rFonts w:ascii="Times New Roman" w:eastAsia="宋体" w:hAnsi="Times New Roman" w:cs="Times New Roman" w:hint="eastAsia"/>
            <w:sz w:val="24"/>
            <w:szCs w:val="24"/>
            <w:rPrChange w:id="7983" w:author="..." w:date="2018-06-12T16:53:00Z">
              <w:rPr>
                <w:rFonts w:ascii="Times New Roman" w:hAnsi="Times New Roman" w:cs="Times New Roman" w:hint="eastAsia"/>
              </w:rPr>
            </w:rPrChange>
          </w:rPr>
          <w:delText>（</w:delText>
        </w:r>
        <w:r>
          <w:rPr>
            <w:rFonts w:ascii="Times New Roman" w:eastAsia="宋体" w:hAnsi="Times New Roman" w:cs="Times New Roman" w:hint="eastAsia"/>
            <w:sz w:val="24"/>
            <w:szCs w:val="24"/>
            <w:rPrChange w:id="7984" w:author="..." w:date="2018-06-12T18:00:00Z">
              <w:rPr>
                <w:rFonts w:ascii="Times New Roman" w:hAnsi="Times New Roman" w:cs="Times New Roman" w:hint="eastAsia"/>
                <w:color w:val="FF0000"/>
              </w:rPr>
            </w:rPrChange>
          </w:rPr>
          <w:delText>危险级权限和普通权限</w:delText>
        </w:r>
        <w:r>
          <w:rPr>
            <w:rFonts w:ascii="Times New Roman" w:eastAsia="宋体" w:hAnsi="Times New Roman" w:cs="Times New Roman" w:hint="eastAsia"/>
            <w:sz w:val="24"/>
            <w:szCs w:val="24"/>
            <w:rPrChange w:id="7985" w:author="..." w:date="2018-06-12T16:53:00Z">
              <w:rPr>
                <w:rFonts w:ascii="Times New Roman" w:hAnsi="Times New Roman" w:cs="Times New Roman" w:hint="eastAsia"/>
              </w:rPr>
            </w:rPrChange>
          </w:rPr>
          <w:delText>）</w:delText>
        </w:r>
      </w:del>
    </w:p>
    <w:p w:rsidR="00F76376" w:rsidRPr="00F76376" w:rsidRDefault="00793F6E">
      <w:pPr>
        <w:spacing w:line="400" w:lineRule="exact"/>
        <w:ind w:firstLineChars="200" w:firstLine="480"/>
        <w:rPr>
          <w:rFonts w:ascii="Times New Roman" w:eastAsia="宋体" w:hAnsi="Times New Roman" w:cs="Times New Roman"/>
          <w:sz w:val="24"/>
          <w:szCs w:val="24"/>
          <w:rPrChange w:id="7986" w:author="..." w:date="2018-06-12T14:57:00Z">
            <w:rPr>
              <w:rFonts w:ascii="Times New Roman" w:hAnsi="Times New Roman" w:cs="Times New Roman"/>
            </w:rPr>
          </w:rPrChange>
        </w:rPr>
        <w:pPrChange w:id="7987" w:author="..." w:date="2018-06-12T14:46:00Z">
          <w:pPr>
            <w:ind w:firstLine="360"/>
          </w:pPr>
        </w:pPrChange>
      </w:pPr>
      <w:r>
        <w:rPr>
          <w:rFonts w:ascii="Times New Roman" w:eastAsia="宋体" w:hAnsi="Times New Roman" w:cs="Times New Roman" w:hint="eastAsia"/>
          <w:sz w:val="24"/>
          <w:szCs w:val="24"/>
          <w:rPrChange w:id="7988" w:author="..." w:date="2018-06-12T16:53:00Z">
            <w:rPr>
              <w:rFonts w:ascii="Times New Roman" w:hAnsi="Times New Roman" w:cs="Times New Roman" w:hint="eastAsia"/>
            </w:rPr>
          </w:rPrChange>
        </w:rPr>
        <w:t>在</w:t>
      </w:r>
      <w:r>
        <w:rPr>
          <w:rFonts w:ascii="Times New Roman" w:eastAsia="宋体" w:hAnsi="Times New Roman" w:cs="Times New Roman"/>
          <w:sz w:val="24"/>
          <w:szCs w:val="24"/>
          <w:rPrChange w:id="7989" w:author="..." w:date="2018-06-12T16:53:00Z">
            <w:rPr>
              <w:rFonts w:ascii="Times New Roman" w:hAnsi="Times New Roman" w:cs="Times New Roman"/>
            </w:rPr>
          </w:rPrChange>
        </w:rPr>
        <w:t>app2</w:t>
      </w:r>
      <w:r>
        <w:rPr>
          <w:rFonts w:ascii="Times New Roman" w:eastAsia="宋体" w:hAnsi="Times New Roman" w:cs="Times New Roman" w:hint="eastAsia"/>
          <w:sz w:val="24"/>
          <w:szCs w:val="24"/>
          <w:rPrChange w:id="7990" w:author="..." w:date="2018-06-12T16:53:00Z">
            <w:rPr>
              <w:rFonts w:ascii="Times New Roman" w:hAnsi="Times New Roman" w:cs="Times New Roman" w:hint="eastAsia"/>
            </w:rPr>
          </w:rPrChange>
        </w:rPr>
        <w:t>的</w:t>
      </w:r>
      <w:r>
        <w:rPr>
          <w:rFonts w:ascii="Times New Roman" w:eastAsia="宋体" w:hAnsi="Times New Roman" w:cs="Times New Roman"/>
          <w:sz w:val="24"/>
          <w:szCs w:val="24"/>
          <w:rPrChange w:id="7991" w:author="..." w:date="2018-06-12T16:53:00Z">
            <w:rPr>
              <w:rFonts w:ascii="Times New Roman" w:hAnsi="Times New Roman" w:cs="Times New Roman"/>
            </w:rPr>
          </w:rPrChange>
        </w:rPr>
        <w:t>Androidmanifest.xml</w:t>
      </w:r>
      <w:r>
        <w:rPr>
          <w:rFonts w:ascii="Times New Roman" w:eastAsia="宋体" w:hAnsi="Times New Roman" w:cs="Times New Roman" w:hint="eastAsia"/>
          <w:sz w:val="24"/>
          <w:szCs w:val="24"/>
          <w:rPrChange w:id="7992" w:author="..." w:date="2018-06-12T16:53:00Z">
            <w:rPr>
              <w:rFonts w:ascii="Times New Roman" w:hAnsi="Times New Roman" w:cs="Times New Roman" w:hint="eastAsia"/>
            </w:rPr>
          </w:rPrChange>
        </w:rPr>
        <w:t>添加：</w:t>
      </w: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7993" w:author="Windows 用户" w:date="2018-06-12T19:59:00Z">
            <w:rPr>
              <w:rFonts w:ascii="Times New Roman" w:hAnsi="Times New Roman" w:cs="Times New Roman"/>
            </w:rPr>
          </w:rPrChange>
        </w:rPr>
        <w:pPrChange w:id="7994" w:author="Windows 用户" w:date="2018-06-12T19:59:00Z">
          <w:pPr>
            <w:shd w:val="clear" w:color="auto" w:fill="E7E6E6" w:themeFill="background2"/>
          </w:pPr>
        </w:pPrChange>
      </w:pPr>
      <w:r w:rsidRPr="005F262E">
        <w:rPr>
          <w:rFonts w:ascii="Times New Roman" w:eastAsia="宋体" w:hAnsi="Times New Roman"/>
          <w:rPrChange w:id="7995" w:author="Windows 用户" w:date="2018-06-12T19:59:00Z">
            <w:rPr>
              <w:rFonts w:ascii="Times New Roman" w:hAnsi="Times New Roman" w:cs="Times New Roman"/>
            </w:rPr>
          </w:rPrChange>
        </w:rPr>
        <w:t xml:space="preserve">&lt;!-- </w:t>
      </w:r>
      <w:r w:rsidRPr="005F262E">
        <w:rPr>
          <w:rFonts w:ascii="Times New Roman" w:eastAsia="宋体" w:hAnsi="Times New Roman" w:hint="eastAsia"/>
          <w:rPrChange w:id="7996" w:author="Windows 用户" w:date="2018-06-12T19:59:00Z">
            <w:rPr>
              <w:rFonts w:ascii="Times New Roman" w:hAnsi="Times New Roman" w:cs="Times New Roman" w:hint="eastAsia"/>
            </w:rPr>
          </w:rPrChange>
        </w:rPr>
        <w:t>打电话</w:t>
      </w:r>
      <w:r w:rsidRPr="005F262E">
        <w:rPr>
          <w:rFonts w:ascii="Times New Roman" w:eastAsia="宋体" w:hAnsi="Times New Roman"/>
          <w:rPrChange w:id="7997" w:author="Windows 用户" w:date="2018-06-12T19:59:00Z">
            <w:rPr>
              <w:rFonts w:ascii="Times New Roman" w:hAnsi="Times New Roman" w:cs="Times New Roman"/>
            </w:rPr>
          </w:rPrChange>
        </w:rPr>
        <w:t>(</w:t>
      </w:r>
      <w:r w:rsidRPr="005F262E">
        <w:rPr>
          <w:rFonts w:ascii="Times New Roman" w:eastAsia="宋体" w:hAnsi="Times New Roman" w:hint="eastAsia"/>
          <w:rPrChange w:id="7998" w:author="Windows 用户" w:date="2018-06-12T19:59:00Z">
            <w:rPr>
              <w:rFonts w:ascii="Times New Roman" w:hAnsi="Times New Roman" w:cs="Times New Roman" w:hint="eastAsia"/>
            </w:rPr>
          </w:rPrChange>
        </w:rPr>
        <w:t>危险权限</w:t>
      </w:r>
      <w:r w:rsidRPr="005F262E">
        <w:rPr>
          <w:rFonts w:ascii="Times New Roman" w:eastAsia="宋体" w:hAnsi="Times New Roman"/>
          <w:rPrChange w:id="7999" w:author="Windows 用户" w:date="2018-06-12T19:59:00Z">
            <w:rPr>
              <w:rFonts w:ascii="Times New Roman" w:hAnsi="Times New Roman" w:cs="Times New Roman"/>
            </w:rPr>
          </w:rPrChange>
        </w:rPr>
        <w:t>) --&gt;</w:t>
      </w: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00" w:author="Windows 用户" w:date="2018-06-12T19:59:00Z">
            <w:rPr>
              <w:rFonts w:ascii="Times New Roman" w:hAnsi="Times New Roman" w:cs="Times New Roman"/>
            </w:rPr>
          </w:rPrChange>
        </w:rPr>
        <w:pPrChange w:id="8001" w:author="Windows 用户" w:date="2018-06-12T19:59:00Z">
          <w:pPr>
            <w:shd w:val="clear" w:color="auto" w:fill="E7E6E6" w:themeFill="background2"/>
          </w:pPr>
        </w:pPrChange>
      </w:pPr>
      <w:r w:rsidRPr="005F262E">
        <w:rPr>
          <w:rFonts w:ascii="Times New Roman" w:eastAsia="宋体" w:hAnsi="Times New Roman"/>
          <w:rPrChange w:id="8002" w:author="Windows 用户" w:date="2018-06-12T19:59:00Z">
            <w:rPr>
              <w:rFonts w:ascii="Times New Roman" w:hAnsi="Times New Roman" w:cs="Times New Roman"/>
            </w:rPr>
          </w:rPrChange>
        </w:rPr>
        <w:t>&lt;uses-permission android:name="android.permission.CALL_PHONE" /&gt;</w:t>
      </w: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03" w:author="Windows 用户" w:date="2018-06-12T19:59:00Z">
            <w:rPr>
              <w:rFonts w:ascii="Times New Roman" w:hAnsi="Times New Roman" w:cs="Times New Roman"/>
            </w:rPr>
          </w:rPrChange>
        </w:rPr>
        <w:pPrChange w:id="8004" w:author="Windows 用户" w:date="2018-06-12T19:59:00Z">
          <w:pPr>
            <w:shd w:val="clear" w:color="auto" w:fill="E7E6E6" w:themeFill="background2"/>
          </w:pPr>
        </w:pPrChange>
      </w:pPr>
      <w:r w:rsidRPr="005F262E">
        <w:rPr>
          <w:rFonts w:ascii="Times New Roman" w:eastAsia="宋体" w:hAnsi="Times New Roman"/>
          <w:rPrChange w:id="8005" w:author="Windows 用户" w:date="2018-06-12T19:59:00Z">
            <w:rPr>
              <w:rFonts w:ascii="Times New Roman" w:hAnsi="Times New Roman" w:cs="Times New Roman"/>
            </w:rPr>
          </w:rPrChange>
        </w:rPr>
        <w:lastRenderedPageBreak/>
        <w:t xml:space="preserve">&lt;!-- </w:t>
      </w:r>
      <w:r w:rsidRPr="005F262E">
        <w:rPr>
          <w:rFonts w:ascii="Times New Roman" w:eastAsia="宋体" w:hAnsi="Times New Roman" w:hint="eastAsia"/>
          <w:rPrChange w:id="8006" w:author="Windows 用户" w:date="2018-06-12T19:59:00Z">
            <w:rPr>
              <w:rFonts w:ascii="Times New Roman" w:hAnsi="Times New Roman" w:cs="Times New Roman" w:hint="eastAsia"/>
            </w:rPr>
          </w:rPrChange>
        </w:rPr>
        <w:t>访问</w:t>
      </w:r>
      <w:r w:rsidRPr="005F262E">
        <w:rPr>
          <w:rFonts w:ascii="Times New Roman" w:eastAsia="宋体" w:hAnsi="Times New Roman"/>
          <w:rPrChange w:id="8007" w:author="Windows 用户" w:date="2018-06-12T19:59:00Z">
            <w:rPr>
              <w:rFonts w:ascii="Times New Roman" w:hAnsi="Times New Roman" w:cs="Times New Roman"/>
            </w:rPr>
          </w:rPrChange>
        </w:rPr>
        <w:t>SD</w:t>
      </w:r>
      <w:r w:rsidRPr="005F262E">
        <w:rPr>
          <w:rFonts w:ascii="Times New Roman" w:eastAsia="宋体" w:hAnsi="Times New Roman" w:hint="eastAsia"/>
          <w:rPrChange w:id="8008" w:author="Windows 用户" w:date="2018-06-12T19:59:00Z">
            <w:rPr>
              <w:rFonts w:ascii="Times New Roman" w:hAnsi="Times New Roman" w:cs="Times New Roman" w:hint="eastAsia"/>
            </w:rPr>
          </w:rPrChange>
        </w:rPr>
        <w:t>卡</w:t>
      </w:r>
      <w:r w:rsidRPr="005F262E">
        <w:rPr>
          <w:rFonts w:ascii="Times New Roman" w:eastAsia="宋体" w:hAnsi="Times New Roman"/>
          <w:rPrChange w:id="8009" w:author="Windows 用户" w:date="2018-06-12T19:59:00Z">
            <w:rPr>
              <w:rFonts w:ascii="Times New Roman" w:hAnsi="Times New Roman" w:cs="Times New Roman"/>
            </w:rPr>
          </w:rPrChange>
        </w:rPr>
        <w:t>(</w:t>
      </w:r>
      <w:r w:rsidRPr="005F262E">
        <w:rPr>
          <w:rFonts w:ascii="Times New Roman" w:eastAsia="宋体" w:hAnsi="Times New Roman" w:hint="eastAsia"/>
          <w:rPrChange w:id="8010" w:author="Windows 用户" w:date="2018-06-12T19:59:00Z">
            <w:rPr>
              <w:rFonts w:ascii="Times New Roman" w:hAnsi="Times New Roman" w:cs="Times New Roman" w:hint="eastAsia"/>
            </w:rPr>
          </w:rPrChange>
        </w:rPr>
        <w:t>危险权限</w:t>
      </w:r>
      <w:r w:rsidRPr="005F262E">
        <w:rPr>
          <w:rFonts w:ascii="Times New Roman" w:eastAsia="宋体" w:hAnsi="Times New Roman"/>
          <w:rPrChange w:id="8011" w:author="Windows 用户" w:date="2018-06-12T19:59:00Z">
            <w:rPr>
              <w:rFonts w:ascii="Times New Roman" w:hAnsi="Times New Roman" w:cs="Times New Roman"/>
            </w:rPr>
          </w:rPrChange>
        </w:rPr>
        <w:t>) --&gt;</w:t>
      </w: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12" w:author="Windows 用户" w:date="2018-06-12T19:59:00Z">
            <w:rPr>
              <w:rFonts w:ascii="Times New Roman" w:hAnsi="Times New Roman" w:cs="Times New Roman"/>
            </w:rPr>
          </w:rPrChange>
        </w:rPr>
        <w:pPrChange w:id="8013" w:author="Windows 用户" w:date="2018-06-12T19:59:00Z">
          <w:pPr>
            <w:shd w:val="clear" w:color="auto" w:fill="E7E6E6" w:themeFill="background2"/>
          </w:pPr>
        </w:pPrChange>
      </w:pPr>
      <w:r w:rsidRPr="005F262E">
        <w:rPr>
          <w:rFonts w:ascii="Times New Roman" w:eastAsia="宋体" w:hAnsi="Times New Roman"/>
          <w:rPrChange w:id="8014" w:author="Windows 用户" w:date="2018-06-12T19:59:00Z">
            <w:rPr>
              <w:rFonts w:ascii="Times New Roman" w:hAnsi="Times New Roman" w:cs="Times New Roman"/>
            </w:rPr>
          </w:rPrChange>
        </w:rPr>
        <w:t>&lt;uses-permission android:name="android.permission.WRITE_EXTERNAL_STORAGE" /&gt;</w:t>
      </w:r>
    </w:p>
    <w:p w:rsidR="00F76376" w:rsidRPr="005F262E" w:rsidRDefault="00F76376">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15" w:author="Windows 用户" w:date="2018-06-12T19:59:00Z">
            <w:rPr>
              <w:rFonts w:ascii="Times New Roman" w:hAnsi="Times New Roman" w:cs="Times New Roman"/>
            </w:rPr>
          </w:rPrChange>
        </w:rPr>
        <w:pPrChange w:id="8016" w:author="Windows 用户" w:date="2018-06-12T19:59:00Z">
          <w:pPr>
            <w:shd w:val="clear" w:color="auto" w:fill="E7E6E6" w:themeFill="background2"/>
          </w:pPr>
        </w:pPrChange>
      </w:pP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17" w:author="Windows 用户" w:date="2018-06-12T19:59:00Z">
            <w:rPr>
              <w:rFonts w:ascii="Times New Roman" w:hAnsi="Times New Roman" w:cs="Times New Roman"/>
            </w:rPr>
          </w:rPrChange>
        </w:rPr>
        <w:pPrChange w:id="8018" w:author="Windows 用户" w:date="2018-06-12T19:59:00Z">
          <w:pPr>
            <w:shd w:val="clear" w:color="auto" w:fill="E7E6E6" w:themeFill="background2"/>
          </w:pPr>
        </w:pPrChange>
      </w:pPr>
      <w:r w:rsidRPr="005F262E">
        <w:rPr>
          <w:rFonts w:ascii="Times New Roman" w:eastAsia="宋体" w:hAnsi="Times New Roman"/>
          <w:rPrChange w:id="8019" w:author="Windows 用户" w:date="2018-06-12T19:59:00Z">
            <w:rPr>
              <w:rFonts w:ascii="Times New Roman" w:hAnsi="Times New Roman" w:cs="Times New Roman"/>
            </w:rPr>
          </w:rPrChange>
        </w:rPr>
        <w:t xml:space="preserve">&lt;!-- </w:t>
      </w:r>
      <w:r w:rsidRPr="005F262E">
        <w:rPr>
          <w:rFonts w:ascii="Times New Roman" w:eastAsia="宋体" w:hAnsi="Times New Roman" w:hint="eastAsia"/>
          <w:rPrChange w:id="8020" w:author="Windows 用户" w:date="2018-06-12T19:59:00Z">
            <w:rPr>
              <w:rFonts w:ascii="Times New Roman" w:hAnsi="Times New Roman" w:cs="Times New Roman" w:hint="eastAsia"/>
            </w:rPr>
          </w:rPrChange>
        </w:rPr>
        <w:t>普通权限</w:t>
      </w:r>
      <w:r w:rsidRPr="005F262E">
        <w:rPr>
          <w:rFonts w:ascii="Times New Roman" w:eastAsia="宋体" w:hAnsi="Times New Roman"/>
          <w:rPrChange w:id="8021" w:author="Windows 用户" w:date="2018-06-12T19:59:00Z">
            <w:rPr>
              <w:rFonts w:ascii="Times New Roman" w:hAnsi="Times New Roman" w:cs="Times New Roman"/>
            </w:rPr>
          </w:rPrChange>
        </w:rPr>
        <w:t xml:space="preserve"> --&gt;</w:t>
      </w:r>
    </w:p>
    <w:p w:rsidR="00F76376" w:rsidRPr="005F262E"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022" w:author="Windows 用户" w:date="2018-06-12T19:59:00Z">
            <w:rPr>
              <w:rFonts w:ascii="Times New Roman" w:hAnsi="Times New Roman" w:cs="Times New Roman"/>
            </w:rPr>
          </w:rPrChange>
        </w:rPr>
        <w:pPrChange w:id="8023" w:author="Windows 用户" w:date="2018-06-12T19:59:00Z">
          <w:pPr>
            <w:shd w:val="clear" w:color="auto" w:fill="E7E6E6" w:themeFill="background2"/>
          </w:pPr>
        </w:pPrChange>
      </w:pPr>
      <w:r w:rsidRPr="005F262E">
        <w:rPr>
          <w:rFonts w:ascii="Times New Roman" w:eastAsia="宋体" w:hAnsi="Times New Roman"/>
          <w:rPrChange w:id="8024" w:author="Windows 用户" w:date="2018-06-12T19:59:00Z">
            <w:rPr>
              <w:rFonts w:ascii="Times New Roman" w:hAnsi="Times New Roman" w:cs="Times New Roman"/>
            </w:rPr>
          </w:rPrChange>
        </w:rPr>
        <w:t>&lt;uses-permission android:name="android.permission.ACCESS_NETWORK_STATE" /&gt;</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hAnsi="Times New Roman" w:cs="Times New Roman"/>
        </w:rPr>
        <w:pPrChange w:id="8025" w:author="Windows 用户" w:date="2018-06-12T19:59:00Z">
          <w:pPr>
            <w:shd w:val="clear" w:color="auto" w:fill="E7E6E6" w:themeFill="background2"/>
          </w:pPr>
        </w:pPrChange>
      </w:pPr>
      <w:r w:rsidRPr="005F262E">
        <w:rPr>
          <w:rFonts w:ascii="Times New Roman" w:eastAsia="宋体" w:hAnsi="Times New Roman"/>
          <w:rPrChange w:id="8026" w:author="Windows 用户" w:date="2018-06-12T19:59:00Z">
            <w:rPr>
              <w:rFonts w:ascii="Times New Roman" w:hAnsi="Times New Roman" w:cs="Times New Roman"/>
            </w:rPr>
          </w:rPrChange>
        </w:rPr>
        <w:t>&lt;uses-permission android:name="android.permission.CHANGE_NETWORK_STATE" /&gt;</w:t>
      </w:r>
    </w:p>
    <w:p w:rsidR="00F76376" w:rsidRDefault="00793F6E">
      <w:pPr>
        <w:spacing w:line="400" w:lineRule="exact"/>
        <w:ind w:firstLineChars="200" w:firstLine="480"/>
        <w:rPr>
          <w:rFonts w:ascii="Times New Roman" w:hAnsi="Times New Roman" w:cs="Times New Roman"/>
        </w:rPr>
        <w:pPrChange w:id="8027" w:author="..." w:date="2018-06-12T14:58:00Z">
          <w:pPr>
            <w:ind w:firstLine="420"/>
          </w:pPr>
        </w:pPrChange>
      </w:pPr>
      <w:r>
        <w:rPr>
          <w:rFonts w:ascii="Times New Roman" w:eastAsia="宋体" w:hAnsi="Times New Roman" w:cs="Times New Roman" w:hint="eastAsia"/>
          <w:sz w:val="24"/>
          <w:szCs w:val="24"/>
          <w:rPrChange w:id="8028" w:author="..." w:date="2018-06-12T13:54:00Z">
            <w:rPr>
              <w:rFonts w:ascii="Times New Roman" w:hAnsi="Times New Roman" w:cs="Times New Roman" w:hint="eastAsia"/>
            </w:rPr>
          </w:rPrChange>
        </w:rPr>
        <w:t>安装</w:t>
      </w:r>
      <w:r>
        <w:rPr>
          <w:rFonts w:ascii="Times New Roman" w:eastAsia="宋体" w:hAnsi="Times New Roman" w:cs="Times New Roman"/>
          <w:sz w:val="24"/>
          <w:szCs w:val="24"/>
          <w:rPrChange w:id="8029" w:author="..." w:date="2018-06-12T13:54:00Z">
            <w:rPr>
              <w:rFonts w:ascii="Times New Roman" w:hAnsi="Times New Roman" w:cs="Times New Roman"/>
            </w:rPr>
          </w:rPrChange>
        </w:rPr>
        <w:t>app2</w:t>
      </w:r>
      <w:r>
        <w:rPr>
          <w:rFonts w:ascii="Times New Roman" w:eastAsia="宋体" w:hAnsi="Times New Roman" w:cs="Times New Roman" w:hint="eastAsia"/>
          <w:sz w:val="24"/>
          <w:szCs w:val="24"/>
          <w:rPrChange w:id="8030" w:author="..." w:date="2018-06-12T13:54:00Z">
            <w:rPr>
              <w:rFonts w:ascii="Times New Roman" w:hAnsi="Times New Roman" w:cs="Times New Roman" w:hint="eastAsia"/>
            </w:rPr>
          </w:rPrChange>
        </w:rPr>
        <w:t>，查看</w:t>
      </w:r>
      <w:r>
        <w:rPr>
          <w:rFonts w:ascii="Times New Roman" w:eastAsia="宋体" w:hAnsi="Times New Roman" w:cs="Times New Roman"/>
          <w:sz w:val="24"/>
          <w:szCs w:val="24"/>
          <w:rPrChange w:id="8031" w:author="..." w:date="2018-06-12T13:54:00Z">
            <w:rPr>
              <w:rFonts w:ascii="Times New Roman" w:hAnsi="Times New Roman" w:cs="Times New Roman"/>
            </w:rPr>
          </w:rPrChange>
        </w:rPr>
        <w:t>packages.xml</w:t>
      </w:r>
      <w:r>
        <w:rPr>
          <w:rFonts w:ascii="Times New Roman" w:eastAsia="宋体" w:hAnsi="Times New Roman" w:cs="Times New Roman" w:hint="eastAsia"/>
          <w:sz w:val="24"/>
          <w:szCs w:val="24"/>
          <w:rPrChange w:id="8032" w:author="..." w:date="2018-06-12T13:54:00Z">
            <w:rPr>
              <w:rFonts w:ascii="Times New Roman" w:hAnsi="Times New Roman" w:cs="Times New Roman" w:hint="eastAsia"/>
            </w:rPr>
          </w:rPrChange>
        </w:rPr>
        <w:t>中</w:t>
      </w:r>
      <w:r>
        <w:rPr>
          <w:rFonts w:ascii="Times New Roman" w:eastAsia="宋体" w:hAnsi="Times New Roman" w:cs="Times New Roman"/>
          <w:sz w:val="24"/>
          <w:szCs w:val="24"/>
          <w:rPrChange w:id="8033" w:author="..." w:date="2018-06-12T13:54:00Z">
            <w:rPr>
              <w:rFonts w:ascii="Times New Roman" w:hAnsi="Times New Roman" w:cs="Times New Roman"/>
            </w:rPr>
          </w:rPrChange>
        </w:rPr>
        <w:t>app2</w:t>
      </w:r>
      <w:r>
        <w:rPr>
          <w:rFonts w:ascii="Times New Roman" w:eastAsia="宋体" w:hAnsi="Times New Roman" w:cs="Times New Roman" w:hint="eastAsia"/>
          <w:sz w:val="24"/>
          <w:szCs w:val="24"/>
          <w:rPrChange w:id="8034" w:author="..." w:date="2018-06-12T13:54:00Z">
            <w:rPr>
              <w:rFonts w:ascii="Times New Roman" w:hAnsi="Times New Roman" w:cs="Times New Roman" w:hint="eastAsia"/>
            </w:rPr>
          </w:rPrChange>
        </w:rPr>
        <w:t>的</w:t>
      </w:r>
      <w:r>
        <w:rPr>
          <w:rFonts w:ascii="Times New Roman" w:eastAsia="宋体" w:hAnsi="Times New Roman" w:cs="Times New Roman"/>
          <w:sz w:val="24"/>
          <w:szCs w:val="24"/>
          <w:rPrChange w:id="8035" w:author="..." w:date="2018-06-12T13:54:00Z">
            <w:rPr>
              <w:rFonts w:ascii="Times New Roman" w:hAnsi="Times New Roman" w:cs="Times New Roman"/>
            </w:rPr>
          </w:rPrChange>
        </w:rPr>
        <w:t>package</w:t>
      </w:r>
      <w:r>
        <w:rPr>
          <w:rFonts w:ascii="Times New Roman" w:eastAsia="宋体" w:hAnsi="Times New Roman" w:cs="Times New Roman" w:hint="eastAsia"/>
          <w:sz w:val="24"/>
          <w:szCs w:val="24"/>
          <w:rPrChange w:id="8036" w:author="..." w:date="2018-06-12T13:54:00Z">
            <w:rPr>
              <w:rFonts w:ascii="Times New Roman" w:hAnsi="Times New Roman" w:cs="Times New Roman" w:hint="eastAsia"/>
            </w:rPr>
          </w:rPrChange>
        </w:rPr>
        <w:t>信息</w:t>
      </w:r>
      <w:ins w:id="8037" w:author="..." w:date="2018-06-12T14:46:00Z">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5-2</w:t>
        </w:r>
        <w:r>
          <w:rPr>
            <w:rFonts w:ascii="Times New Roman" w:eastAsia="宋体" w:hAnsi="Times New Roman" w:cs="Times New Roman" w:hint="eastAsia"/>
            <w:sz w:val="24"/>
            <w:szCs w:val="24"/>
          </w:rPr>
          <w:t>所示</w:t>
        </w:r>
      </w:ins>
      <w:r>
        <w:rPr>
          <w:rFonts w:ascii="Times New Roman" w:eastAsia="宋体" w:hAnsi="Times New Roman" w:cs="Times New Roman" w:hint="eastAsia"/>
          <w:sz w:val="24"/>
          <w:szCs w:val="24"/>
          <w:rPrChange w:id="8038" w:author="..." w:date="2018-06-12T13:54:00Z">
            <w:rPr>
              <w:rFonts w:ascii="Times New Roman" w:hAnsi="Times New Roman" w:cs="Times New Roman" w:hint="eastAsia"/>
            </w:rPr>
          </w:rPrChange>
        </w:rPr>
        <w:t>：</w:t>
      </w:r>
    </w:p>
    <w:p w:rsidR="00F76376" w:rsidRDefault="00793F6E">
      <w:pPr>
        <w:rPr>
          <w:ins w:id="8039" w:author="..." w:date="2018-06-12T14:49:00Z"/>
        </w:rPr>
      </w:pPr>
      <w:ins w:id="8040" w:author="..." w:date="2018-06-12T18:37:00Z">
        <w:r>
          <w:rPr>
            <w:noProof/>
          </w:rPr>
          <w:drawing>
            <wp:inline distT="0" distB="0" distL="0" distR="0" wp14:anchorId="3B6D9706" wp14:editId="76479CBD">
              <wp:extent cx="5274310" cy="1220470"/>
              <wp:effectExtent l="0" t="0" r="254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2"/>
                      <a:stretch>
                        <a:fillRect/>
                      </a:stretch>
                    </pic:blipFill>
                    <pic:spPr>
                      <a:xfrm>
                        <a:off x="0" y="0"/>
                        <a:ext cx="5274310" cy="1220470"/>
                      </a:xfrm>
                      <a:prstGeom prst="rect">
                        <a:avLst/>
                      </a:prstGeom>
                    </pic:spPr>
                  </pic:pic>
                </a:graphicData>
              </a:graphic>
            </wp:inline>
          </w:drawing>
        </w:r>
      </w:ins>
      <w:del w:id="8041" w:author="..." w:date="2018-06-12T18:37:00Z">
        <w:r>
          <w:rPr>
            <w:noProof/>
          </w:rPr>
          <w:drawing>
            <wp:inline distT="0" distB="0" distL="0" distR="0" wp14:anchorId="3454FD84" wp14:editId="3B8E785C">
              <wp:extent cx="5274310" cy="122047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2"/>
                      <a:stretch>
                        <a:fillRect/>
                      </a:stretch>
                    </pic:blipFill>
                    <pic:spPr>
                      <a:xfrm>
                        <a:off x="0" y="0"/>
                        <a:ext cx="5274310" cy="1220470"/>
                      </a:xfrm>
                      <a:prstGeom prst="rect">
                        <a:avLst/>
                      </a:prstGeom>
                    </pic:spPr>
                  </pic:pic>
                </a:graphicData>
              </a:graphic>
            </wp:inline>
          </w:drawing>
        </w:r>
      </w:del>
    </w:p>
    <w:p w:rsidR="00F76376" w:rsidRPr="00F76376" w:rsidRDefault="00793F6E">
      <w:pPr>
        <w:spacing w:afterLines="50" w:after="156" w:line="400" w:lineRule="exact"/>
        <w:jc w:val="center"/>
        <w:rPr>
          <w:rFonts w:ascii="Times New Roman" w:eastAsia="宋体" w:hAnsi="Times New Roman" w:cs="Times New Roman"/>
          <w:b/>
          <w:bCs/>
          <w:szCs w:val="21"/>
          <w:rPrChange w:id="8042" w:author="..." w:date="2018-06-12T14:53:00Z">
            <w:rPr/>
          </w:rPrChange>
        </w:rPr>
        <w:pPrChange w:id="8043" w:author="..." w:date="2018-06-12T14:53:00Z">
          <w:pPr/>
        </w:pPrChange>
      </w:pPr>
      <w:ins w:id="8044" w:author="..." w:date="2018-06-12T14:49:00Z">
        <w:r>
          <w:rPr>
            <w:rFonts w:ascii="Times New Roman" w:eastAsia="宋体" w:hAnsi="Times New Roman" w:cs="Times New Roman"/>
            <w:b/>
            <w:bCs/>
            <w:szCs w:val="21"/>
            <w:rPrChange w:id="8045" w:author="..." w:date="2018-06-12T14:53:00Z">
              <w:rPr>
                <w:rFonts w:ascii="Times New Roman" w:eastAsia="宋体" w:hAnsi="宋体" w:cs="Times New Roman"/>
                <w:b/>
                <w:bCs/>
                <w:color w:val="000000"/>
                <w:szCs w:val="21"/>
              </w:rPr>
            </w:rPrChange>
          </w:rPr>
          <w:t>图</w:t>
        </w:r>
        <w:r>
          <w:rPr>
            <w:rFonts w:ascii="Times New Roman" w:eastAsia="宋体" w:hAnsi="Times New Roman" w:cs="Times New Roman"/>
            <w:b/>
            <w:bCs/>
            <w:szCs w:val="21"/>
            <w:rPrChange w:id="8046" w:author="..." w:date="2018-06-12T14:53:00Z">
              <w:rPr>
                <w:rFonts w:ascii="Times New Roman" w:eastAsia="宋体" w:hAnsi="宋体" w:cs="Times New Roman"/>
                <w:b/>
                <w:bCs/>
                <w:color w:val="000000"/>
                <w:szCs w:val="21"/>
              </w:rPr>
            </w:rPrChange>
          </w:rPr>
          <w:t>5-2 packages.xml</w:t>
        </w:r>
        <w:r>
          <w:rPr>
            <w:rFonts w:ascii="Times New Roman" w:eastAsia="宋体" w:hAnsi="Times New Roman" w:cs="Times New Roman"/>
            <w:b/>
            <w:bCs/>
            <w:szCs w:val="21"/>
            <w:rPrChange w:id="8047" w:author="..." w:date="2018-06-12T14:53:00Z">
              <w:rPr>
                <w:rFonts w:ascii="Times New Roman" w:eastAsia="宋体" w:hAnsi="宋体" w:cs="Times New Roman"/>
                <w:b/>
                <w:bCs/>
                <w:color w:val="000000"/>
                <w:szCs w:val="21"/>
              </w:rPr>
            </w:rPrChange>
          </w:rPr>
          <w:t>中</w:t>
        </w:r>
        <w:r>
          <w:rPr>
            <w:rFonts w:ascii="Times New Roman" w:eastAsia="宋体" w:hAnsi="Times New Roman" w:cs="Times New Roman"/>
            <w:b/>
            <w:bCs/>
            <w:szCs w:val="21"/>
            <w:rPrChange w:id="8048" w:author="..." w:date="2018-06-12T14:53:00Z">
              <w:rPr>
                <w:rFonts w:ascii="Times New Roman" w:eastAsia="宋体" w:hAnsi="宋体" w:cs="Times New Roman"/>
                <w:b/>
                <w:bCs/>
                <w:color w:val="000000"/>
                <w:szCs w:val="21"/>
              </w:rPr>
            </w:rPrChange>
          </w:rPr>
          <w:t>App2</w:t>
        </w:r>
        <w:r>
          <w:rPr>
            <w:rFonts w:ascii="Times New Roman" w:eastAsia="宋体" w:hAnsi="Times New Roman" w:cs="Times New Roman"/>
            <w:b/>
            <w:bCs/>
            <w:szCs w:val="21"/>
            <w:rPrChange w:id="8049" w:author="..." w:date="2018-06-12T14:53:00Z">
              <w:rPr>
                <w:rFonts w:ascii="Times New Roman" w:eastAsia="宋体" w:hAnsi="宋体" w:cs="Times New Roman"/>
                <w:b/>
                <w:bCs/>
                <w:color w:val="000000"/>
                <w:szCs w:val="21"/>
              </w:rPr>
            </w:rPrChange>
          </w:rPr>
          <w:t>的</w:t>
        </w:r>
        <w:r>
          <w:rPr>
            <w:rFonts w:ascii="Times New Roman" w:eastAsia="宋体" w:hAnsi="Times New Roman" w:cs="Times New Roman"/>
            <w:b/>
            <w:bCs/>
            <w:szCs w:val="21"/>
            <w:rPrChange w:id="8050" w:author="..." w:date="2018-06-12T14:53:00Z">
              <w:rPr>
                <w:rFonts w:ascii="Times New Roman" w:eastAsia="宋体" w:hAnsi="宋体" w:cs="Times New Roman"/>
                <w:b/>
                <w:bCs/>
                <w:color w:val="000000"/>
                <w:szCs w:val="21"/>
              </w:rPr>
            </w:rPrChange>
          </w:rPr>
          <w:t>package</w:t>
        </w:r>
        <w:r>
          <w:rPr>
            <w:rFonts w:ascii="Times New Roman" w:eastAsia="宋体" w:hAnsi="Times New Roman" w:cs="Times New Roman"/>
            <w:b/>
            <w:bCs/>
            <w:szCs w:val="21"/>
            <w:rPrChange w:id="8051" w:author="..." w:date="2018-06-12T14:53:00Z">
              <w:rPr>
                <w:rFonts w:ascii="Times New Roman" w:eastAsia="宋体" w:hAnsi="宋体" w:cs="Times New Roman"/>
                <w:b/>
                <w:bCs/>
                <w:color w:val="000000"/>
                <w:szCs w:val="21"/>
              </w:rPr>
            </w:rPrChange>
          </w:rPr>
          <w:t>信息</w:t>
        </w:r>
      </w:ins>
    </w:p>
    <w:p w:rsidR="00F76376" w:rsidRDefault="00793F6E">
      <w:pPr>
        <w:spacing w:line="400" w:lineRule="exact"/>
        <w:ind w:firstLineChars="200" w:firstLine="480"/>
        <w:rPr>
          <w:rFonts w:ascii="Times New Roman" w:hAnsi="Times New Roman" w:cs="Times New Roman"/>
        </w:rPr>
        <w:pPrChange w:id="8052" w:author="Windows 用户" w:date="2018-06-12T19:59:00Z">
          <w:pPr/>
        </w:pPrChange>
      </w:pPr>
      <w:del w:id="8053" w:author="..." w:date="2018-06-12T14:51:00Z">
        <w:r w:rsidRPr="005F262E">
          <w:rPr>
            <w:rFonts w:ascii="Times New Roman" w:eastAsia="宋体" w:hAnsi="Times New Roman" w:cs="Times New Roman"/>
            <w:sz w:val="24"/>
            <w:szCs w:val="24"/>
            <w:rPrChange w:id="8054" w:author="Windows 用户" w:date="2018-06-12T19:59:00Z">
              <w:rPr>
                <w:rFonts w:ascii="Times New Roman" w:hAnsi="Times New Roman" w:cs="Times New Roman"/>
              </w:rPr>
            </w:rPrChange>
          </w:rPr>
          <w:tab/>
        </w:r>
      </w:del>
      <w:r>
        <w:rPr>
          <w:rFonts w:ascii="Times New Roman" w:eastAsia="宋体" w:hAnsi="Times New Roman" w:cs="Times New Roman" w:hint="eastAsia"/>
          <w:sz w:val="24"/>
          <w:szCs w:val="24"/>
          <w:rPrChange w:id="8055" w:author="..." w:date="2018-06-12T13:54:00Z">
            <w:rPr>
              <w:rFonts w:ascii="Times New Roman" w:hAnsi="Times New Roman" w:cs="Times New Roman" w:hint="eastAsia"/>
            </w:rPr>
          </w:rPrChange>
        </w:rPr>
        <w:t>查看此时</w:t>
      </w:r>
      <w:r>
        <w:rPr>
          <w:rFonts w:ascii="Times New Roman" w:eastAsia="宋体" w:hAnsi="Times New Roman" w:cs="Times New Roman"/>
          <w:sz w:val="24"/>
          <w:szCs w:val="24"/>
          <w:rPrChange w:id="8056" w:author="..." w:date="2018-06-12T13:54:00Z">
            <w:rPr>
              <w:rFonts w:ascii="Times New Roman" w:hAnsi="Times New Roman" w:cs="Times New Roman"/>
            </w:rPr>
          </w:rPrChange>
        </w:rPr>
        <w:t>app1</w:t>
      </w:r>
      <w:r>
        <w:rPr>
          <w:rFonts w:ascii="Times New Roman" w:eastAsia="宋体" w:hAnsi="Times New Roman" w:cs="Times New Roman" w:hint="eastAsia"/>
          <w:sz w:val="24"/>
          <w:szCs w:val="24"/>
          <w:rPrChange w:id="8057" w:author="..." w:date="2018-06-12T13:54:00Z">
            <w:rPr>
              <w:rFonts w:ascii="Times New Roman" w:hAnsi="Times New Roman" w:cs="Times New Roman" w:hint="eastAsia"/>
            </w:rPr>
          </w:rPrChange>
        </w:rPr>
        <w:t>的</w:t>
      </w:r>
      <w:r>
        <w:rPr>
          <w:rFonts w:ascii="Times New Roman" w:eastAsia="宋体" w:hAnsi="Times New Roman" w:cs="Times New Roman"/>
          <w:sz w:val="24"/>
          <w:szCs w:val="24"/>
          <w:rPrChange w:id="8058" w:author="..." w:date="2018-06-12T13:54:00Z">
            <w:rPr>
              <w:rFonts w:ascii="Times New Roman" w:hAnsi="Times New Roman" w:cs="Times New Roman"/>
            </w:rPr>
          </w:rPrChange>
        </w:rPr>
        <w:t>package</w:t>
      </w:r>
      <w:r>
        <w:rPr>
          <w:rFonts w:ascii="Times New Roman" w:eastAsia="宋体" w:hAnsi="Times New Roman" w:cs="Times New Roman" w:hint="eastAsia"/>
          <w:sz w:val="24"/>
          <w:szCs w:val="24"/>
          <w:rPrChange w:id="8059" w:author="..." w:date="2018-06-12T13:54:00Z">
            <w:rPr>
              <w:rFonts w:ascii="Times New Roman" w:hAnsi="Times New Roman" w:cs="Times New Roman" w:hint="eastAsia"/>
            </w:rPr>
          </w:rPrChange>
        </w:rPr>
        <w:t>信息</w:t>
      </w:r>
      <w:ins w:id="8060" w:author="..." w:date="2018-06-12T14:50:00Z">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所示</w:t>
        </w:r>
      </w:ins>
      <w:r>
        <w:rPr>
          <w:rFonts w:ascii="Times New Roman" w:eastAsia="宋体" w:hAnsi="Times New Roman" w:cs="Times New Roman" w:hint="eastAsia"/>
          <w:sz w:val="24"/>
          <w:szCs w:val="24"/>
          <w:rPrChange w:id="8061" w:author="..." w:date="2018-06-12T13:54:00Z">
            <w:rPr>
              <w:rFonts w:ascii="Times New Roman" w:hAnsi="Times New Roman" w:cs="Times New Roman" w:hint="eastAsia"/>
            </w:rPr>
          </w:rPrChange>
        </w:rPr>
        <w:t>：</w:t>
      </w:r>
    </w:p>
    <w:p w:rsidR="00F76376" w:rsidRDefault="00793F6E">
      <w:pPr>
        <w:rPr>
          <w:ins w:id="8062" w:author="..." w:date="2018-06-12T14:50:00Z"/>
        </w:rPr>
      </w:pPr>
      <w:r>
        <w:rPr>
          <w:noProof/>
        </w:rPr>
        <w:drawing>
          <wp:inline distT="0" distB="0" distL="0" distR="0" wp14:anchorId="63AC3F3B" wp14:editId="6202A428">
            <wp:extent cx="5274310" cy="2441575"/>
            <wp:effectExtent l="0" t="0" r="2540" b="158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3"/>
                    <a:stretch>
                      <a:fillRect/>
                    </a:stretch>
                  </pic:blipFill>
                  <pic:spPr>
                    <a:xfrm>
                      <a:off x="0" y="0"/>
                      <a:ext cx="5274310" cy="2441575"/>
                    </a:xfrm>
                    <a:prstGeom prst="rect">
                      <a:avLst/>
                    </a:prstGeom>
                  </pic:spPr>
                </pic:pic>
              </a:graphicData>
            </a:graphic>
          </wp:inline>
        </w:drawing>
      </w:r>
    </w:p>
    <w:p w:rsidR="00F76376" w:rsidRPr="00F76376" w:rsidRDefault="00793F6E">
      <w:pPr>
        <w:spacing w:afterLines="50" w:after="156" w:line="400" w:lineRule="exact"/>
        <w:jc w:val="center"/>
        <w:rPr>
          <w:rFonts w:ascii="Times New Roman" w:eastAsia="宋体" w:hAnsi="宋体" w:cs="Times New Roman"/>
          <w:b/>
          <w:bCs/>
          <w:color w:val="000000"/>
          <w:szCs w:val="21"/>
          <w:rPrChange w:id="8063" w:author="..." w:date="2018-06-12T14:52:00Z">
            <w:rPr/>
          </w:rPrChange>
        </w:rPr>
        <w:pPrChange w:id="8064" w:author="..." w:date="2018-06-12T14:53:00Z">
          <w:pPr/>
        </w:pPrChange>
      </w:pPr>
      <w:ins w:id="8065" w:author="..." w:date="2018-06-12T14:50:00Z">
        <w:r>
          <w:rPr>
            <w:rFonts w:ascii="Times New Roman" w:eastAsia="宋体" w:hAnsi="Times New Roman" w:cs="Times New Roman" w:hint="eastAsia"/>
            <w:b/>
            <w:bCs/>
            <w:szCs w:val="21"/>
            <w:rPrChange w:id="8066" w:author="..." w:date="2018-06-12T14:53:00Z">
              <w:rPr>
                <w:rFonts w:hint="eastAsia"/>
              </w:rPr>
            </w:rPrChange>
          </w:rPr>
          <w:t>图</w:t>
        </w:r>
        <w:r>
          <w:rPr>
            <w:rFonts w:ascii="Times New Roman" w:eastAsia="宋体" w:hAnsi="Times New Roman" w:cs="Times New Roman"/>
            <w:b/>
            <w:bCs/>
            <w:szCs w:val="21"/>
            <w:rPrChange w:id="8067" w:author="..." w:date="2018-06-12T14:53:00Z">
              <w:rPr/>
            </w:rPrChange>
          </w:rPr>
          <w:t>5-3 packages.xml</w:t>
        </w:r>
        <w:r>
          <w:rPr>
            <w:rFonts w:ascii="Times New Roman" w:eastAsia="宋体" w:hAnsi="Times New Roman" w:cs="Times New Roman"/>
            <w:b/>
            <w:bCs/>
            <w:szCs w:val="21"/>
            <w:rPrChange w:id="8068" w:author="..." w:date="2018-06-12T14:53:00Z">
              <w:rPr>
                <w:rFonts w:ascii="Times New Roman" w:eastAsia="宋体" w:hAnsi="宋体" w:cs="Times New Roman"/>
                <w:b/>
                <w:bCs/>
                <w:color w:val="000000"/>
                <w:szCs w:val="21"/>
              </w:rPr>
            </w:rPrChange>
          </w:rPr>
          <w:t>中</w:t>
        </w:r>
        <w:r>
          <w:rPr>
            <w:rFonts w:ascii="Times New Roman" w:eastAsia="宋体" w:hAnsi="Times New Roman" w:cs="Times New Roman"/>
            <w:b/>
            <w:bCs/>
            <w:szCs w:val="21"/>
            <w:rPrChange w:id="8069" w:author="..." w:date="2018-06-12T14:53:00Z">
              <w:rPr>
                <w:rFonts w:ascii="Times New Roman" w:eastAsia="宋体" w:hAnsi="宋体" w:cs="Times New Roman"/>
                <w:b/>
                <w:bCs/>
                <w:color w:val="000000"/>
                <w:szCs w:val="21"/>
              </w:rPr>
            </w:rPrChange>
          </w:rPr>
          <w:t>App1</w:t>
        </w:r>
      </w:ins>
      <w:ins w:id="8070" w:author="..." w:date="2018-06-12T14:51:00Z">
        <w:r>
          <w:rPr>
            <w:rFonts w:ascii="Times New Roman" w:eastAsia="宋体" w:hAnsi="Times New Roman" w:cs="Times New Roman" w:hint="eastAsia"/>
            <w:b/>
            <w:bCs/>
            <w:szCs w:val="21"/>
            <w:rPrChange w:id="8071" w:author="..." w:date="2018-06-12T14:53:00Z">
              <w:rPr>
                <w:rFonts w:ascii="Times New Roman" w:eastAsia="宋体" w:hAnsi="宋体" w:cs="Times New Roman" w:hint="eastAsia"/>
                <w:b/>
                <w:bCs/>
                <w:color w:val="000000"/>
                <w:szCs w:val="21"/>
              </w:rPr>
            </w:rPrChange>
          </w:rPr>
          <w:t>改变后</w:t>
        </w:r>
      </w:ins>
      <w:ins w:id="8072" w:author="..." w:date="2018-06-12T14:50:00Z">
        <w:r>
          <w:rPr>
            <w:rFonts w:ascii="Times New Roman" w:eastAsia="宋体" w:hAnsi="Times New Roman" w:cs="Times New Roman"/>
            <w:b/>
            <w:bCs/>
            <w:szCs w:val="21"/>
            <w:rPrChange w:id="8073" w:author="..." w:date="2018-06-12T14:53:00Z">
              <w:rPr>
                <w:rFonts w:ascii="Times New Roman" w:eastAsia="宋体" w:hAnsi="宋体" w:cs="Times New Roman"/>
                <w:b/>
                <w:bCs/>
                <w:color w:val="000000"/>
                <w:szCs w:val="21"/>
              </w:rPr>
            </w:rPrChange>
          </w:rPr>
          <w:t>的</w:t>
        </w:r>
        <w:r>
          <w:rPr>
            <w:rFonts w:ascii="Times New Roman" w:eastAsia="宋体" w:hAnsi="Times New Roman" w:cs="Times New Roman"/>
            <w:b/>
            <w:bCs/>
            <w:szCs w:val="21"/>
            <w:rPrChange w:id="8074" w:author="..." w:date="2018-06-12T14:53:00Z">
              <w:rPr>
                <w:rFonts w:ascii="Times New Roman" w:eastAsia="宋体" w:hAnsi="宋体" w:cs="Times New Roman"/>
                <w:b/>
                <w:bCs/>
                <w:color w:val="000000"/>
                <w:szCs w:val="21"/>
              </w:rPr>
            </w:rPrChange>
          </w:rPr>
          <w:t>package</w:t>
        </w:r>
        <w:r>
          <w:rPr>
            <w:rFonts w:ascii="Times New Roman" w:eastAsia="宋体" w:hAnsi="Times New Roman" w:cs="Times New Roman"/>
            <w:b/>
            <w:bCs/>
            <w:szCs w:val="21"/>
            <w:rPrChange w:id="8075" w:author="..." w:date="2018-06-12T14:53:00Z">
              <w:rPr>
                <w:rFonts w:ascii="Times New Roman" w:eastAsia="宋体" w:hAnsi="宋体" w:cs="Times New Roman"/>
                <w:b/>
                <w:bCs/>
                <w:color w:val="000000"/>
                <w:szCs w:val="21"/>
              </w:rPr>
            </w:rPrChange>
          </w:rPr>
          <w:t>信息</w:t>
        </w:r>
      </w:ins>
    </w:p>
    <w:p w:rsidR="00F76376" w:rsidRDefault="00793F6E">
      <w:pPr>
        <w:spacing w:line="400" w:lineRule="exact"/>
        <w:ind w:firstLineChars="200" w:firstLine="480"/>
        <w:rPr>
          <w:ins w:id="8076" w:author="..." w:date="2018-06-12T16:56:00Z"/>
          <w:rFonts w:ascii="Times New Roman" w:eastAsia="宋体" w:hAnsi="Times New Roman" w:cs="Times New Roman"/>
          <w:sz w:val="24"/>
          <w:szCs w:val="24"/>
        </w:rPr>
        <w:pPrChange w:id="8077" w:author="Windows 用户" w:date="2018-06-12T19:59:00Z">
          <w:pPr/>
        </w:pPrChange>
      </w:pPr>
      <w:r>
        <w:rPr>
          <w:rFonts w:ascii="Times New Roman" w:eastAsia="宋体" w:hAnsi="Times New Roman" w:cs="Times New Roman" w:hint="eastAsia"/>
          <w:sz w:val="24"/>
          <w:szCs w:val="24"/>
          <w:rPrChange w:id="8078" w:author="..." w:date="2018-06-12T16:55:00Z">
            <w:rPr>
              <w:rFonts w:ascii="Times New Roman" w:hAnsi="Times New Roman" w:cs="Times New Roman" w:hint="eastAsia"/>
            </w:rPr>
          </w:rPrChange>
        </w:rPr>
        <w:t>可以看到</w:t>
      </w:r>
      <w:r>
        <w:rPr>
          <w:rFonts w:ascii="Times New Roman" w:eastAsia="宋体" w:hAnsi="Times New Roman" w:cs="Times New Roman"/>
          <w:sz w:val="24"/>
          <w:szCs w:val="24"/>
          <w:rPrChange w:id="8079" w:author="..." w:date="2018-06-12T16:55:00Z">
            <w:rPr>
              <w:rFonts w:ascii="Times New Roman" w:hAnsi="Times New Roman" w:cs="Times New Roman"/>
            </w:rPr>
          </w:rPrChange>
        </w:rPr>
        <w:t>app1</w:t>
      </w:r>
      <w:r>
        <w:rPr>
          <w:rFonts w:ascii="Times New Roman" w:eastAsia="宋体" w:hAnsi="Times New Roman" w:cs="Times New Roman" w:hint="eastAsia"/>
          <w:sz w:val="24"/>
          <w:szCs w:val="24"/>
          <w:rPrChange w:id="8080" w:author="..." w:date="2018-06-12T16:55:00Z">
            <w:rPr>
              <w:rFonts w:ascii="Times New Roman" w:hAnsi="Times New Roman" w:cs="Times New Roman" w:hint="eastAsia"/>
            </w:rPr>
          </w:rPrChange>
        </w:rPr>
        <w:t>的</w:t>
      </w:r>
      <w:r>
        <w:rPr>
          <w:rFonts w:ascii="Times New Roman" w:eastAsia="宋体" w:hAnsi="Times New Roman" w:cs="Times New Roman"/>
          <w:sz w:val="24"/>
          <w:szCs w:val="24"/>
          <w:rPrChange w:id="8081" w:author="..." w:date="2018-06-12T16:55:00Z">
            <w:rPr>
              <w:rFonts w:ascii="Times New Roman" w:hAnsi="Times New Roman" w:cs="Times New Roman"/>
            </w:rPr>
          </w:rPrChange>
        </w:rPr>
        <w:t>package</w:t>
      </w:r>
      <w:r>
        <w:rPr>
          <w:rFonts w:ascii="Times New Roman" w:eastAsia="宋体" w:hAnsi="Times New Roman" w:cs="Times New Roman" w:hint="eastAsia"/>
          <w:sz w:val="24"/>
          <w:szCs w:val="24"/>
          <w:rPrChange w:id="8082" w:author="..." w:date="2018-06-12T16:55:00Z">
            <w:rPr>
              <w:rFonts w:ascii="Times New Roman" w:hAnsi="Times New Roman" w:cs="Times New Roman" w:hint="eastAsia"/>
            </w:rPr>
          </w:rPrChange>
        </w:rPr>
        <w:t>信息发生变化，两个</w:t>
      </w:r>
      <w:r>
        <w:rPr>
          <w:rFonts w:ascii="Times New Roman" w:eastAsia="宋体" w:hAnsi="Times New Roman" w:cs="Times New Roman"/>
          <w:sz w:val="24"/>
          <w:szCs w:val="24"/>
          <w:rPrChange w:id="8083" w:author="..." w:date="2018-06-12T16:55:00Z">
            <w:rPr>
              <w:rFonts w:ascii="Times New Roman" w:hAnsi="Times New Roman" w:cs="Times New Roman"/>
            </w:rPr>
          </w:rPrChange>
        </w:rPr>
        <w:t>app</w:t>
      </w:r>
      <w:r>
        <w:rPr>
          <w:rFonts w:ascii="Times New Roman" w:eastAsia="宋体" w:hAnsi="Times New Roman" w:cs="Times New Roman" w:hint="eastAsia"/>
          <w:sz w:val="24"/>
          <w:szCs w:val="24"/>
          <w:rPrChange w:id="8084" w:author="..." w:date="2018-06-12T16:55:00Z">
            <w:rPr>
              <w:rFonts w:ascii="Times New Roman" w:hAnsi="Times New Roman" w:cs="Times New Roman" w:hint="eastAsia"/>
            </w:rPr>
          </w:rPrChange>
        </w:rPr>
        <w:t>的权限取了普通权限的并集。</w:t>
      </w:r>
    </w:p>
    <w:p w:rsidR="00F76376" w:rsidRPr="00F76376" w:rsidRDefault="00793F6E">
      <w:pPr>
        <w:spacing w:line="400" w:lineRule="exact"/>
        <w:ind w:firstLineChars="200" w:firstLine="480"/>
        <w:rPr>
          <w:del w:id="8085" w:author="..." w:date="2018-06-12T14:50:00Z"/>
          <w:rFonts w:ascii="Times New Roman" w:eastAsia="宋体" w:hAnsi="Times New Roman" w:cs="Times New Roman"/>
          <w:sz w:val="24"/>
          <w:szCs w:val="24"/>
          <w:rPrChange w:id="8086" w:author="..." w:date="2018-06-12T16:55:00Z">
            <w:rPr>
              <w:del w:id="8087" w:author="..." w:date="2018-06-12T14:50:00Z"/>
              <w:rFonts w:ascii="Times New Roman" w:hAnsi="Times New Roman" w:cs="Times New Roman"/>
            </w:rPr>
          </w:rPrChange>
        </w:rPr>
        <w:pPrChange w:id="8088" w:author="Windows 用户" w:date="2018-06-12T19:59:00Z">
          <w:pPr/>
        </w:pPrChange>
      </w:pPr>
      <w:r>
        <w:rPr>
          <w:rFonts w:ascii="Times New Roman" w:eastAsia="宋体" w:hAnsi="Times New Roman" w:cs="Times New Roman" w:hint="eastAsia"/>
          <w:sz w:val="24"/>
          <w:szCs w:val="24"/>
          <w:rPrChange w:id="8089" w:author="..." w:date="2018-06-12T16:55:00Z">
            <w:rPr>
              <w:rFonts w:ascii="Times New Roman" w:hAnsi="Times New Roman" w:cs="Times New Roman" w:hint="eastAsia"/>
            </w:rPr>
          </w:rPrChange>
        </w:rPr>
        <w:t>危险权限在这里并不记录，需要我们在</w:t>
      </w:r>
      <w:r>
        <w:rPr>
          <w:rFonts w:ascii="Times New Roman" w:eastAsia="宋体" w:hAnsi="Times New Roman" w:cs="Times New Roman"/>
          <w:sz w:val="24"/>
          <w:szCs w:val="24"/>
          <w:rPrChange w:id="8090" w:author="..." w:date="2018-06-12T16:55:00Z">
            <w:rPr>
              <w:rFonts w:ascii="Times New Roman" w:hAnsi="Times New Roman" w:cs="Times New Roman"/>
            </w:rPr>
          </w:rPrChange>
        </w:rPr>
        <w:t>Android</w:t>
      </w:r>
      <w:r>
        <w:rPr>
          <w:rFonts w:ascii="Times New Roman" w:eastAsia="宋体" w:hAnsi="Times New Roman" w:cs="Times New Roman" w:hint="eastAsia"/>
          <w:sz w:val="24"/>
          <w:szCs w:val="24"/>
          <w:rPrChange w:id="8091" w:author="..." w:date="2018-06-12T16:55:00Z">
            <w:rPr>
              <w:rFonts w:ascii="Times New Roman" w:hAnsi="Times New Roman" w:cs="Times New Roman" w:hint="eastAsia"/>
            </w:rPr>
          </w:rPrChange>
        </w:rPr>
        <w:t>设备的权限管理中手动授予。</w:t>
      </w:r>
    </w:p>
    <w:p w:rsidR="00F76376" w:rsidRDefault="00793F6E">
      <w:pPr>
        <w:spacing w:line="400" w:lineRule="exact"/>
        <w:rPr>
          <w:rFonts w:ascii="Times New Roman" w:hAnsi="Times New Roman" w:cs="Times New Roman"/>
        </w:rPr>
        <w:pPrChange w:id="8092" w:author="Windows 用户" w:date="2018-06-12T19:59:00Z">
          <w:pPr/>
        </w:pPrChange>
      </w:pPr>
      <w:del w:id="8093" w:author="..." w:date="2018-06-12T14:50:00Z">
        <w:r>
          <w:rPr>
            <w:noProof/>
          </w:rPr>
          <w:drawing>
            <wp:inline distT="0" distB="0" distL="0" distR="0" wp14:anchorId="1A6077B0" wp14:editId="01DC56A9">
              <wp:extent cx="2466340" cy="1494790"/>
              <wp:effectExtent l="0" t="0" r="10160" b="1016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4"/>
                      <a:stretch>
                        <a:fillRect/>
                      </a:stretch>
                    </pic:blipFill>
                    <pic:spPr>
                      <a:xfrm>
                        <a:off x="0" y="0"/>
                        <a:ext cx="2466667" cy="1495238"/>
                      </a:xfrm>
                      <a:prstGeom prst="rect">
                        <a:avLst/>
                      </a:prstGeom>
                    </pic:spPr>
                  </pic:pic>
                </a:graphicData>
              </a:graphic>
            </wp:inline>
          </w:drawing>
        </w:r>
        <w:r>
          <w:rPr>
            <w:noProof/>
          </w:rPr>
          <w:drawing>
            <wp:inline distT="0" distB="0" distL="0" distR="0" wp14:anchorId="7CF53BF3" wp14:editId="6709E013">
              <wp:extent cx="2428240" cy="1523365"/>
              <wp:effectExtent l="0" t="0" r="1016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5"/>
                      <a:stretch>
                        <a:fillRect/>
                      </a:stretch>
                    </pic:blipFill>
                    <pic:spPr>
                      <a:xfrm>
                        <a:off x="0" y="0"/>
                        <a:ext cx="2428571" cy="1523810"/>
                      </a:xfrm>
                      <a:prstGeom prst="rect">
                        <a:avLst/>
                      </a:prstGeom>
                    </pic:spPr>
                  </pic:pic>
                </a:graphicData>
              </a:graphic>
            </wp:inline>
          </w:drawing>
        </w:r>
      </w:del>
    </w:p>
    <w:p w:rsidR="00F76376" w:rsidRPr="00D472B4" w:rsidRDefault="00F76376">
      <w:pPr>
        <w:spacing w:beforeLines="100" w:before="313" w:afterLines="50" w:after="156" w:line="360" w:lineRule="auto"/>
        <w:jc w:val="center"/>
        <w:outlineLvl w:val="1"/>
        <w:rPr>
          <w:del w:id="8094" w:author="..." w:date="2018-06-12T13:54:00Z"/>
          <w:rFonts w:ascii="Times New Roman" w:eastAsia="宋体" w:hAnsi="Times New Roman" w:cs="Times New Roman"/>
          <w:b/>
          <w:bCs/>
          <w:color w:val="000000"/>
          <w:sz w:val="28"/>
          <w:szCs w:val="28"/>
          <w:rPrChange w:id="8095" w:author="Windows 用户" w:date="2018-06-12T19:07:00Z">
            <w:rPr>
              <w:del w:id="8096" w:author="..." w:date="2018-06-12T13:54:00Z"/>
              <w:rFonts w:ascii="Times New Roman" w:hAnsi="Times New Roman" w:cs="Times New Roman"/>
            </w:rPr>
          </w:rPrChange>
        </w:rPr>
        <w:pPrChange w:id="8097" w:author="Windows 用户" w:date="2018-06-12T19:07:00Z">
          <w:pPr/>
        </w:pPrChange>
      </w:pPr>
    </w:p>
    <w:p w:rsidR="00F76376" w:rsidRPr="00D472B4"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8098" w:author="Windows 用户" w:date="2018-06-12T19:07:00Z">
            <w:rPr/>
          </w:rPrChange>
        </w:rPr>
        <w:pPrChange w:id="8099" w:author="Windows 用户" w:date="2018-06-12T19:07:00Z">
          <w:pPr>
            <w:pStyle w:val="2"/>
          </w:pPr>
        </w:pPrChange>
      </w:pPr>
      <w:bookmarkStart w:id="8100" w:name="_Toc516593073"/>
      <w:r w:rsidRPr="00D472B4">
        <w:rPr>
          <w:rFonts w:ascii="Times New Roman" w:eastAsia="宋体" w:hAnsi="Times New Roman" w:cs="Times New Roman"/>
          <w:b/>
          <w:bCs/>
          <w:color w:val="000000"/>
          <w:sz w:val="28"/>
          <w:szCs w:val="28"/>
          <w:rPrChange w:id="8101" w:author="Windows 用户" w:date="2018-06-12T19:07:00Z">
            <w:rPr/>
          </w:rPrChange>
        </w:rPr>
        <w:t>5.2 enforced</w:t>
      </w:r>
      <w:r w:rsidRPr="00D472B4">
        <w:rPr>
          <w:rFonts w:ascii="Times New Roman" w:eastAsia="宋体" w:hAnsi="Times New Roman" w:cs="Times New Roman" w:hint="eastAsia"/>
          <w:b/>
          <w:bCs/>
          <w:color w:val="000000"/>
          <w:sz w:val="28"/>
          <w:szCs w:val="28"/>
          <w:rPrChange w:id="8102" w:author="Windows 用户" w:date="2018-06-12T19:07:00Z">
            <w:rPr>
              <w:rFonts w:hint="eastAsia"/>
            </w:rPr>
          </w:rPrChange>
        </w:rPr>
        <w:t>权限的继承</w:t>
      </w:r>
      <w:bookmarkEnd w:id="8100"/>
    </w:p>
    <w:p w:rsidR="00F76376" w:rsidRPr="00F76376" w:rsidRDefault="00793F6E">
      <w:pPr>
        <w:spacing w:line="400" w:lineRule="exact"/>
        <w:ind w:firstLineChars="200" w:firstLine="480"/>
        <w:rPr>
          <w:del w:id="8103" w:author="..." w:date="2018-06-12T15:48:00Z"/>
          <w:rFonts w:ascii="Times New Roman" w:eastAsia="宋体" w:hAnsi="Times New Roman" w:cs="Times New Roman"/>
          <w:sz w:val="24"/>
          <w:szCs w:val="24"/>
          <w:rPrChange w:id="8104" w:author="..." w:date="2018-06-12T16:56:00Z">
            <w:rPr>
              <w:del w:id="8105" w:author="..." w:date="2018-06-12T15:48:00Z"/>
            </w:rPr>
          </w:rPrChange>
        </w:rPr>
        <w:pPrChange w:id="8106" w:author="..." w:date="2018-06-12T16:56:00Z">
          <w:pPr>
            <w:ind w:firstLineChars="200" w:firstLine="420"/>
          </w:pPr>
        </w:pPrChange>
      </w:pPr>
      <w:r>
        <w:rPr>
          <w:rFonts w:ascii="Times New Roman" w:eastAsia="宋体" w:hAnsi="Times New Roman" w:cs="Times New Roman" w:hint="eastAsia"/>
          <w:sz w:val="24"/>
          <w:szCs w:val="24"/>
          <w:rPrChange w:id="8107" w:author="..." w:date="2018-06-12T16:56:00Z">
            <w:rPr>
              <w:rFonts w:hint="eastAsia"/>
            </w:rPr>
          </w:rPrChange>
        </w:rPr>
        <w:t>由于</w:t>
      </w:r>
      <w:r>
        <w:rPr>
          <w:rFonts w:ascii="Times New Roman" w:eastAsia="宋体" w:hAnsi="Times New Roman" w:cs="Times New Roman"/>
          <w:sz w:val="24"/>
          <w:szCs w:val="24"/>
          <w:rPrChange w:id="8108" w:author="..." w:date="2018-06-12T16:56:00Z">
            <w:rPr/>
          </w:rPrChange>
        </w:rPr>
        <w:t>application</w:t>
      </w:r>
      <w:r>
        <w:rPr>
          <w:rFonts w:ascii="Times New Roman" w:eastAsia="宋体" w:hAnsi="Times New Roman" w:cs="Times New Roman" w:hint="eastAsia"/>
          <w:sz w:val="24"/>
          <w:szCs w:val="24"/>
          <w:rPrChange w:id="8109" w:author="..." w:date="2018-06-12T16:56:00Z">
            <w:rPr>
              <w:rFonts w:hint="eastAsia"/>
            </w:rPr>
          </w:rPrChange>
        </w:rPr>
        <w:t>和</w:t>
      </w:r>
      <w:r>
        <w:rPr>
          <w:rFonts w:ascii="Times New Roman" w:eastAsia="宋体" w:hAnsi="Times New Roman" w:cs="Times New Roman"/>
          <w:sz w:val="24"/>
          <w:szCs w:val="24"/>
          <w:rPrChange w:id="8110" w:author="..." w:date="2018-06-12T16:56:00Z">
            <w:rPr/>
          </w:rPrChange>
        </w:rPr>
        <w:t>activity</w:t>
      </w:r>
      <w:r>
        <w:rPr>
          <w:rFonts w:ascii="Times New Roman" w:eastAsia="宋体" w:hAnsi="Times New Roman" w:cs="Times New Roman" w:hint="eastAsia"/>
          <w:sz w:val="24"/>
          <w:szCs w:val="24"/>
          <w:rPrChange w:id="8111" w:author="..." w:date="2018-06-12T16:56:00Z">
            <w:rPr>
              <w:rFonts w:hint="eastAsia"/>
            </w:rPr>
          </w:rPrChange>
        </w:rPr>
        <w:t>中都可以通过</w:t>
      </w:r>
      <w:r>
        <w:rPr>
          <w:rFonts w:ascii="Times New Roman" w:eastAsia="宋体" w:hAnsi="Times New Roman" w:cs="Times New Roman"/>
          <w:sz w:val="24"/>
          <w:szCs w:val="24"/>
          <w:rPrChange w:id="8112" w:author="..." w:date="2018-06-12T16:56:00Z">
            <w:rPr/>
          </w:rPrChange>
        </w:rPr>
        <w:t>permission</w:t>
      </w:r>
      <w:r>
        <w:rPr>
          <w:rFonts w:ascii="Times New Roman" w:eastAsia="宋体" w:hAnsi="Times New Roman" w:cs="Times New Roman" w:hint="eastAsia"/>
          <w:sz w:val="24"/>
          <w:szCs w:val="24"/>
          <w:rPrChange w:id="8113" w:author="..." w:date="2018-06-12T16:56:00Z">
            <w:rPr>
              <w:rFonts w:hint="eastAsia"/>
            </w:rPr>
          </w:rPrChange>
        </w:rPr>
        <w:t>属性声明</w:t>
      </w:r>
      <w:r>
        <w:rPr>
          <w:rFonts w:ascii="Times New Roman" w:eastAsia="宋体" w:hAnsi="Times New Roman" w:cs="Times New Roman"/>
          <w:sz w:val="24"/>
          <w:szCs w:val="24"/>
          <w:rPrChange w:id="8114" w:author="..." w:date="2018-06-12T16:56:00Z">
            <w:rPr/>
          </w:rPrChange>
        </w:rPr>
        <w:t>enforced permissions</w:t>
      </w:r>
      <w:r>
        <w:rPr>
          <w:rFonts w:ascii="Times New Roman" w:eastAsia="宋体" w:hAnsi="Times New Roman" w:cs="Times New Roman" w:hint="eastAsia"/>
          <w:sz w:val="24"/>
          <w:szCs w:val="24"/>
          <w:rPrChange w:id="8115" w:author="..." w:date="2018-06-12T16:56:00Z">
            <w:rPr>
              <w:rFonts w:hint="eastAsia"/>
            </w:rPr>
          </w:rPrChange>
        </w:rPr>
        <w:t>，因此它们之间的关系就需要明确定义。该实验就是测试它们之间的关系。</w:t>
      </w:r>
    </w:p>
    <w:p w:rsidR="00F76376" w:rsidRPr="00F76376" w:rsidRDefault="00F76376">
      <w:pPr>
        <w:spacing w:line="400" w:lineRule="exact"/>
        <w:ind w:firstLineChars="200" w:firstLine="480"/>
        <w:rPr>
          <w:rFonts w:ascii="Times New Roman" w:eastAsia="宋体" w:hAnsi="Times New Roman" w:cs="Times New Roman"/>
          <w:sz w:val="24"/>
          <w:szCs w:val="24"/>
          <w:rPrChange w:id="8116" w:author="..." w:date="2018-06-12T16:56:00Z">
            <w:rPr/>
          </w:rPrChange>
        </w:rPr>
        <w:pPrChange w:id="8117" w:author="..." w:date="2018-06-12T16:56:00Z">
          <w:pPr/>
        </w:pPrChange>
      </w:pPr>
    </w:p>
    <w:p w:rsidR="00F76376" w:rsidRPr="00F76376" w:rsidRDefault="00793F6E">
      <w:pPr>
        <w:spacing w:line="400" w:lineRule="exact"/>
        <w:ind w:firstLineChars="200" w:firstLine="480"/>
        <w:rPr>
          <w:del w:id="8118" w:author="..." w:date="2018-06-12T13:55:00Z"/>
          <w:rFonts w:ascii="Times New Roman" w:eastAsia="宋体" w:hAnsi="Times New Roman" w:cs="Times New Roman"/>
          <w:sz w:val="24"/>
          <w:szCs w:val="24"/>
          <w:rPrChange w:id="8119" w:author="..." w:date="2018-06-12T16:56:00Z">
            <w:rPr>
              <w:del w:id="8120" w:author="..." w:date="2018-06-12T13:55:00Z"/>
            </w:rPr>
          </w:rPrChange>
        </w:rPr>
        <w:pPrChange w:id="8121" w:author="..." w:date="2018-06-12T16:56:00Z">
          <w:pPr/>
        </w:pPrChange>
      </w:pPr>
      <w:r>
        <w:rPr>
          <w:rFonts w:ascii="Times New Roman" w:eastAsia="宋体" w:hAnsi="Times New Roman" w:cs="Times New Roman" w:hint="eastAsia"/>
          <w:sz w:val="24"/>
          <w:szCs w:val="24"/>
          <w:rPrChange w:id="8122" w:author="..." w:date="2018-06-12T16:56:00Z">
            <w:rPr>
              <w:rFonts w:hint="eastAsia"/>
            </w:rPr>
          </w:rPrChange>
        </w:rPr>
        <w:t>制作两个</w:t>
      </w:r>
      <w:r>
        <w:rPr>
          <w:rFonts w:ascii="Times New Roman" w:eastAsia="宋体" w:hAnsi="Times New Roman" w:cs="Times New Roman"/>
          <w:sz w:val="24"/>
          <w:szCs w:val="24"/>
          <w:rPrChange w:id="8123" w:author="..." w:date="2018-06-12T16:56:00Z">
            <w:rPr/>
          </w:rPrChange>
        </w:rPr>
        <w:t>APP</w:t>
      </w:r>
      <w:r>
        <w:rPr>
          <w:rFonts w:ascii="Times New Roman" w:eastAsia="宋体" w:hAnsi="Times New Roman" w:cs="Times New Roman" w:hint="eastAsia"/>
          <w:sz w:val="24"/>
          <w:szCs w:val="24"/>
          <w:rPrChange w:id="8124" w:author="..." w:date="2018-06-12T16:56:00Z">
            <w:rPr>
              <w:rFonts w:hint="eastAsia"/>
            </w:rPr>
          </w:rPrChange>
        </w:rPr>
        <w:t>：</w:t>
      </w:r>
      <w:r>
        <w:rPr>
          <w:rFonts w:ascii="Times New Roman" w:eastAsia="宋体" w:hAnsi="Times New Roman" w:cs="Times New Roman"/>
          <w:sz w:val="24"/>
          <w:szCs w:val="24"/>
          <w:rPrChange w:id="8125" w:author="..." w:date="2018-06-12T16:56:00Z">
            <w:rPr/>
          </w:rPrChange>
        </w:rPr>
        <w:t>APP1</w:t>
      </w:r>
      <w:r>
        <w:rPr>
          <w:rFonts w:ascii="Times New Roman" w:eastAsia="宋体" w:hAnsi="Times New Roman" w:cs="Times New Roman" w:hint="eastAsia"/>
          <w:sz w:val="24"/>
          <w:szCs w:val="24"/>
          <w:rPrChange w:id="8126" w:author="..." w:date="2018-06-12T16:56:00Z">
            <w:rPr>
              <w:rFonts w:hint="eastAsia"/>
            </w:rPr>
          </w:rPrChange>
        </w:rPr>
        <w:t>和</w:t>
      </w:r>
      <w:r>
        <w:rPr>
          <w:rFonts w:ascii="Times New Roman" w:eastAsia="宋体" w:hAnsi="Times New Roman" w:cs="Times New Roman"/>
          <w:sz w:val="24"/>
          <w:szCs w:val="24"/>
          <w:rPrChange w:id="8127" w:author="..." w:date="2018-06-12T16:56:00Z">
            <w:rPr/>
          </w:rPrChange>
        </w:rPr>
        <w:t>APP2</w:t>
      </w:r>
      <w:r>
        <w:rPr>
          <w:rFonts w:ascii="Times New Roman" w:eastAsia="宋体" w:hAnsi="Times New Roman" w:cs="Times New Roman" w:hint="eastAsia"/>
          <w:sz w:val="24"/>
          <w:szCs w:val="24"/>
          <w:rPrChange w:id="8128" w:author="..." w:date="2018-06-12T16:56:00Z">
            <w:rPr>
              <w:rFonts w:hint="eastAsia"/>
            </w:rPr>
          </w:rPrChange>
        </w:rPr>
        <w:t>。</w:t>
      </w:r>
      <w:r>
        <w:rPr>
          <w:rFonts w:ascii="Times New Roman" w:eastAsia="宋体" w:hAnsi="Times New Roman" w:cs="Times New Roman"/>
          <w:sz w:val="24"/>
          <w:szCs w:val="24"/>
          <w:rPrChange w:id="8129" w:author="..." w:date="2018-06-12T16:56:00Z">
            <w:rPr/>
          </w:rPrChange>
        </w:rPr>
        <w:t>APP1</w:t>
      </w:r>
      <w:r>
        <w:rPr>
          <w:rFonts w:ascii="Times New Roman" w:eastAsia="宋体" w:hAnsi="Times New Roman" w:cs="Times New Roman" w:hint="eastAsia"/>
          <w:sz w:val="24"/>
          <w:szCs w:val="24"/>
          <w:rPrChange w:id="8130" w:author="..." w:date="2018-06-12T16:56:00Z">
            <w:rPr>
              <w:rFonts w:hint="eastAsia"/>
            </w:rPr>
          </w:rPrChange>
        </w:rPr>
        <w:t>中包含</w:t>
      </w:r>
      <w:r>
        <w:rPr>
          <w:rFonts w:ascii="Times New Roman" w:eastAsia="宋体" w:hAnsi="Times New Roman" w:cs="Times New Roman"/>
          <w:sz w:val="24"/>
          <w:szCs w:val="24"/>
          <w:rPrChange w:id="8131" w:author="..." w:date="2018-06-12T16:56:00Z">
            <w:rPr/>
          </w:rPrChange>
        </w:rPr>
        <w:t>A1</w:t>
      </w:r>
      <w:r>
        <w:rPr>
          <w:rFonts w:ascii="Times New Roman" w:eastAsia="宋体" w:hAnsi="Times New Roman" w:cs="Times New Roman" w:hint="eastAsia"/>
          <w:sz w:val="24"/>
          <w:szCs w:val="24"/>
          <w:rPrChange w:id="8132" w:author="..." w:date="2018-06-12T16:56:00Z">
            <w:rPr>
              <w:rFonts w:hint="eastAsia"/>
            </w:rPr>
          </w:rPrChange>
        </w:rPr>
        <w:t>组件，</w:t>
      </w:r>
      <w:r>
        <w:rPr>
          <w:rFonts w:ascii="Times New Roman" w:eastAsia="宋体" w:hAnsi="Times New Roman" w:cs="Times New Roman"/>
          <w:sz w:val="24"/>
          <w:szCs w:val="24"/>
          <w:rPrChange w:id="8133" w:author="..." w:date="2018-06-12T16:56:00Z">
            <w:rPr/>
          </w:rPrChange>
        </w:rPr>
        <w:t>APP2</w:t>
      </w:r>
      <w:r>
        <w:rPr>
          <w:rFonts w:ascii="Times New Roman" w:eastAsia="宋体" w:hAnsi="Times New Roman" w:cs="Times New Roman" w:hint="eastAsia"/>
          <w:sz w:val="24"/>
          <w:szCs w:val="24"/>
          <w:rPrChange w:id="8134" w:author="..." w:date="2018-06-12T16:56:00Z">
            <w:rPr>
              <w:rFonts w:hint="eastAsia"/>
            </w:rPr>
          </w:rPrChange>
        </w:rPr>
        <w:t>中包含</w:t>
      </w:r>
      <w:r>
        <w:rPr>
          <w:rFonts w:ascii="Times New Roman" w:eastAsia="宋体" w:hAnsi="Times New Roman" w:cs="Times New Roman"/>
          <w:sz w:val="24"/>
          <w:szCs w:val="24"/>
          <w:rPrChange w:id="8135" w:author="..." w:date="2018-06-12T16:56:00Z">
            <w:rPr/>
          </w:rPrChange>
        </w:rPr>
        <w:t>A21</w:t>
      </w:r>
      <w:r>
        <w:rPr>
          <w:rFonts w:ascii="Times New Roman" w:eastAsia="宋体" w:hAnsi="Times New Roman" w:cs="Times New Roman" w:hint="eastAsia"/>
          <w:sz w:val="24"/>
          <w:szCs w:val="24"/>
          <w:rPrChange w:id="8136" w:author="..." w:date="2018-06-12T16:56:00Z">
            <w:rPr>
              <w:rFonts w:hint="eastAsia"/>
            </w:rPr>
          </w:rPrChange>
        </w:rPr>
        <w:t>，</w:t>
      </w:r>
      <w:r>
        <w:rPr>
          <w:rFonts w:ascii="Times New Roman" w:eastAsia="宋体" w:hAnsi="Times New Roman" w:cs="Times New Roman"/>
          <w:sz w:val="24"/>
          <w:szCs w:val="24"/>
          <w:rPrChange w:id="8137" w:author="..." w:date="2018-06-12T16:56:00Z">
            <w:rPr/>
          </w:rPrChange>
        </w:rPr>
        <w:t>A22</w:t>
      </w:r>
      <w:r>
        <w:rPr>
          <w:rFonts w:ascii="Times New Roman" w:eastAsia="宋体" w:hAnsi="Times New Roman" w:cs="Times New Roman" w:hint="eastAsia"/>
          <w:sz w:val="24"/>
          <w:szCs w:val="24"/>
          <w:rPrChange w:id="8138" w:author="..." w:date="2018-06-12T16:56:00Z">
            <w:rPr>
              <w:rFonts w:hint="eastAsia"/>
            </w:rPr>
          </w:rPrChange>
        </w:rPr>
        <w:t>组</w:t>
      </w:r>
      <w:r>
        <w:rPr>
          <w:rFonts w:ascii="Times New Roman" w:eastAsia="宋体" w:hAnsi="Times New Roman" w:cs="Times New Roman" w:hint="eastAsia"/>
          <w:sz w:val="24"/>
          <w:szCs w:val="24"/>
          <w:rPrChange w:id="8139" w:author="..." w:date="2018-06-12T16:56:00Z">
            <w:rPr>
              <w:rFonts w:hint="eastAsia"/>
            </w:rPr>
          </w:rPrChange>
        </w:rPr>
        <w:lastRenderedPageBreak/>
        <w:t>件。要用</w:t>
      </w:r>
      <w:r>
        <w:rPr>
          <w:rFonts w:ascii="Times New Roman" w:eastAsia="宋体" w:hAnsi="Times New Roman" w:cs="Times New Roman"/>
          <w:sz w:val="24"/>
          <w:szCs w:val="24"/>
          <w:rPrChange w:id="8140" w:author="..." w:date="2018-06-12T16:56:00Z">
            <w:rPr/>
          </w:rPrChange>
        </w:rPr>
        <w:t>A1</w:t>
      </w:r>
      <w:r>
        <w:rPr>
          <w:rFonts w:ascii="Times New Roman" w:eastAsia="宋体" w:hAnsi="Times New Roman" w:cs="Times New Roman" w:hint="eastAsia"/>
          <w:sz w:val="24"/>
          <w:szCs w:val="24"/>
          <w:rPrChange w:id="8141" w:author="..." w:date="2018-06-12T16:56:00Z">
            <w:rPr>
              <w:rFonts w:hint="eastAsia"/>
            </w:rPr>
          </w:rPrChange>
        </w:rPr>
        <w:t>启动</w:t>
      </w:r>
      <w:r>
        <w:rPr>
          <w:rFonts w:ascii="Times New Roman" w:eastAsia="宋体" w:hAnsi="Times New Roman" w:cs="Times New Roman"/>
          <w:sz w:val="24"/>
          <w:szCs w:val="24"/>
          <w:rPrChange w:id="8142" w:author="..." w:date="2018-06-12T16:56:00Z">
            <w:rPr/>
          </w:rPrChange>
        </w:rPr>
        <w:t>A21</w:t>
      </w:r>
      <w:r>
        <w:rPr>
          <w:rFonts w:ascii="Times New Roman" w:eastAsia="宋体" w:hAnsi="Times New Roman" w:cs="Times New Roman" w:hint="eastAsia"/>
          <w:sz w:val="24"/>
          <w:szCs w:val="24"/>
          <w:rPrChange w:id="8143" w:author="..." w:date="2018-06-12T16:56:00Z">
            <w:rPr>
              <w:rFonts w:hint="eastAsia"/>
            </w:rPr>
          </w:rPrChange>
        </w:rPr>
        <w:t>和</w:t>
      </w:r>
      <w:r>
        <w:rPr>
          <w:rFonts w:ascii="Times New Roman" w:eastAsia="宋体" w:hAnsi="Times New Roman" w:cs="Times New Roman"/>
          <w:sz w:val="24"/>
          <w:szCs w:val="24"/>
          <w:rPrChange w:id="8144" w:author="..." w:date="2018-06-12T16:56:00Z">
            <w:rPr/>
          </w:rPrChange>
        </w:rPr>
        <w:t>A22</w:t>
      </w:r>
      <w:r>
        <w:rPr>
          <w:rFonts w:ascii="Times New Roman" w:eastAsia="宋体" w:hAnsi="Times New Roman" w:cs="Times New Roman" w:hint="eastAsia"/>
          <w:sz w:val="24"/>
          <w:szCs w:val="24"/>
          <w:rPrChange w:id="8145" w:author="..." w:date="2018-06-12T16:56:00Z">
            <w:rPr>
              <w:rFonts w:hint="eastAsia"/>
            </w:rPr>
          </w:rPrChange>
        </w:rPr>
        <w:t>，即</w:t>
      </w:r>
      <w:r>
        <w:rPr>
          <w:rFonts w:ascii="Times New Roman" w:eastAsia="宋体" w:hAnsi="Times New Roman" w:cs="Times New Roman"/>
          <w:sz w:val="24"/>
          <w:szCs w:val="24"/>
          <w:rPrChange w:id="8146" w:author="..." w:date="2018-06-12T16:56:00Z">
            <w:rPr/>
          </w:rPrChange>
        </w:rPr>
        <w:t>A1</w:t>
      </w:r>
      <w:r>
        <w:rPr>
          <w:rFonts w:ascii="Times New Roman" w:eastAsia="宋体" w:hAnsi="Times New Roman" w:cs="Times New Roman" w:hint="eastAsia"/>
          <w:sz w:val="24"/>
          <w:szCs w:val="24"/>
          <w:rPrChange w:id="8147" w:author="..." w:date="2018-06-12T16:56:00Z">
            <w:rPr>
              <w:rFonts w:hint="eastAsia"/>
            </w:rPr>
          </w:rPrChange>
        </w:rPr>
        <w:t>向</w:t>
      </w:r>
      <w:r>
        <w:rPr>
          <w:rFonts w:ascii="Times New Roman" w:eastAsia="宋体" w:hAnsi="Times New Roman" w:cs="Times New Roman"/>
          <w:sz w:val="24"/>
          <w:szCs w:val="24"/>
          <w:rPrChange w:id="8148" w:author="..." w:date="2018-06-12T16:56:00Z">
            <w:rPr/>
          </w:rPrChange>
        </w:rPr>
        <w:t>A21</w:t>
      </w:r>
      <w:r>
        <w:rPr>
          <w:rFonts w:ascii="Times New Roman" w:eastAsia="宋体" w:hAnsi="Times New Roman" w:cs="Times New Roman" w:hint="eastAsia"/>
          <w:sz w:val="24"/>
          <w:szCs w:val="24"/>
          <w:rPrChange w:id="8149" w:author="..." w:date="2018-06-12T16:56:00Z">
            <w:rPr>
              <w:rFonts w:hint="eastAsia"/>
            </w:rPr>
          </w:rPrChange>
        </w:rPr>
        <w:t>和</w:t>
      </w:r>
      <w:r>
        <w:rPr>
          <w:rFonts w:ascii="Times New Roman" w:eastAsia="宋体" w:hAnsi="Times New Roman" w:cs="Times New Roman"/>
          <w:sz w:val="24"/>
          <w:szCs w:val="24"/>
          <w:rPrChange w:id="8150" w:author="..." w:date="2018-06-12T16:56:00Z">
            <w:rPr/>
          </w:rPrChange>
        </w:rPr>
        <w:t>A22</w:t>
      </w:r>
      <w:r>
        <w:rPr>
          <w:rFonts w:ascii="Times New Roman" w:eastAsia="宋体" w:hAnsi="Times New Roman" w:cs="Times New Roman" w:hint="eastAsia"/>
          <w:sz w:val="24"/>
          <w:szCs w:val="24"/>
          <w:rPrChange w:id="8151" w:author="..." w:date="2018-06-12T16:56:00Z">
            <w:rPr>
              <w:rFonts w:hint="eastAsia"/>
            </w:rPr>
          </w:rPrChange>
        </w:rPr>
        <w:t>发送</w:t>
      </w:r>
      <w:r>
        <w:rPr>
          <w:rFonts w:ascii="Times New Roman" w:eastAsia="宋体" w:hAnsi="Times New Roman" w:cs="Times New Roman"/>
          <w:sz w:val="24"/>
          <w:szCs w:val="24"/>
          <w:rPrChange w:id="8152" w:author="..." w:date="2018-06-12T16:56:00Z">
            <w:rPr/>
          </w:rPrChange>
        </w:rPr>
        <w:t>Intent</w:t>
      </w:r>
      <w:r>
        <w:rPr>
          <w:rFonts w:ascii="Times New Roman" w:eastAsia="宋体" w:hAnsi="Times New Roman" w:cs="Times New Roman" w:hint="eastAsia"/>
          <w:sz w:val="24"/>
          <w:szCs w:val="24"/>
          <w:rPrChange w:id="8153" w:author="..." w:date="2018-06-12T16:56:00Z">
            <w:rPr>
              <w:rFonts w:hint="eastAsia"/>
            </w:rPr>
          </w:rPrChange>
        </w:rPr>
        <w:t>。</w:t>
      </w:r>
    </w:p>
    <w:p w:rsidR="00F76376" w:rsidRPr="00F76376" w:rsidRDefault="00F76376">
      <w:pPr>
        <w:spacing w:line="400" w:lineRule="exact"/>
        <w:ind w:firstLineChars="200" w:firstLine="480"/>
        <w:rPr>
          <w:rFonts w:ascii="Times New Roman" w:eastAsia="宋体" w:hAnsi="Times New Roman" w:cs="Times New Roman"/>
          <w:sz w:val="24"/>
          <w:szCs w:val="24"/>
          <w:rPrChange w:id="8154" w:author="..." w:date="2018-06-12T16:56:00Z">
            <w:rPr/>
          </w:rPrChange>
        </w:rPr>
        <w:pPrChange w:id="8155" w:author="..." w:date="2018-06-12T16:56:00Z">
          <w:pPr/>
        </w:pPrChange>
      </w:pPr>
    </w:p>
    <w:p w:rsidR="00F76376" w:rsidRPr="00F76376" w:rsidRDefault="00793F6E">
      <w:pPr>
        <w:spacing w:line="400" w:lineRule="exact"/>
        <w:ind w:firstLineChars="200" w:firstLine="480"/>
        <w:rPr>
          <w:del w:id="8156" w:author="..." w:date="2018-06-12T13:54:00Z"/>
          <w:rFonts w:ascii="Times New Roman" w:eastAsia="宋体" w:hAnsi="Times New Roman" w:cs="Times New Roman"/>
          <w:sz w:val="24"/>
          <w:szCs w:val="24"/>
          <w:rPrChange w:id="8157" w:author="..." w:date="2018-06-12T16:56:00Z">
            <w:rPr>
              <w:del w:id="8158" w:author="..." w:date="2018-06-12T13:54:00Z"/>
            </w:rPr>
          </w:rPrChange>
        </w:rPr>
        <w:pPrChange w:id="8159" w:author="..." w:date="2018-06-12T16:56:00Z">
          <w:pPr/>
        </w:pPrChange>
      </w:pPr>
      <w:r>
        <w:rPr>
          <w:rFonts w:ascii="Times New Roman" w:eastAsia="宋体" w:hAnsi="Times New Roman" w:cs="Times New Roman" w:hint="eastAsia"/>
          <w:sz w:val="24"/>
          <w:szCs w:val="24"/>
          <w:rPrChange w:id="8160" w:author="..." w:date="2018-06-12T16:56:00Z">
            <w:rPr>
              <w:rFonts w:hint="eastAsia"/>
            </w:rPr>
          </w:rPrChange>
        </w:rPr>
        <w:t>实验前提：</w:t>
      </w:r>
    </w:p>
    <w:p w:rsidR="00F76376" w:rsidRPr="00F76376" w:rsidRDefault="00793F6E">
      <w:pPr>
        <w:spacing w:line="400" w:lineRule="exact"/>
        <w:ind w:firstLineChars="200" w:firstLine="480"/>
        <w:rPr>
          <w:rFonts w:ascii="Times New Roman" w:eastAsia="宋体" w:hAnsi="Times New Roman" w:cs="Times New Roman"/>
          <w:sz w:val="24"/>
          <w:szCs w:val="24"/>
          <w:rPrChange w:id="8161" w:author="..." w:date="2018-06-12T16:56:00Z">
            <w:rPr/>
          </w:rPrChange>
        </w:rPr>
        <w:pPrChange w:id="8162" w:author="..." w:date="2018-06-12T16:56:00Z">
          <w:pPr/>
        </w:pPrChange>
      </w:pPr>
      <w:r>
        <w:rPr>
          <w:rFonts w:ascii="Times New Roman" w:eastAsia="宋体" w:hAnsi="Times New Roman" w:cs="Times New Roman" w:hint="eastAsia"/>
          <w:sz w:val="24"/>
          <w:szCs w:val="24"/>
          <w:rPrChange w:id="8163" w:author="..." w:date="2018-06-12T16:56:00Z">
            <w:rPr>
              <w:rFonts w:hint="eastAsia"/>
            </w:rPr>
          </w:rPrChange>
        </w:rPr>
        <w:t>在做下列实验中，</w:t>
      </w:r>
      <w:r>
        <w:rPr>
          <w:rFonts w:ascii="Times New Roman" w:eastAsia="宋体" w:hAnsi="Times New Roman" w:cs="Times New Roman"/>
          <w:sz w:val="24"/>
          <w:szCs w:val="24"/>
          <w:rPrChange w:id="8164" w:author="..." w:date="2018-06-12T16:56:00Z">
            <w:rPr/>
          </w:rPrChange>
        </w:rPr>
        <w:t>app1</w:t>
      </w:r>
      <w:r>
        <w:rPr>
          <w:rFonts w:ascii="Times New Roman" w:eastAsia="宋体" w:hAnsi="Times New Roman" w:cs="Times New Roman" w:hint="eastAsia"/>
          <w:sz w:val="24"/>
          <w:szCs w:val="24"/>
          <w:rPrChange w:id="8165" w:author="..." w:date="2018-06-12T16:56:00Z">
            <w:rPr>
              <w:rFonts w:hint="eastAsia"/>
            </w:rPr>
          </w:rPrChange>
        </w:rPr>
        <w:t>和</w:t>
      </w:r>
      <w:r>
        <w:rPr>
          <w:rFonts w:ascii="Times New Roman" w:eastAsia="宋体" w:hAnsi="Times New Roman" w:cs="Times New Roman"/>
          <w:sz w:val="24"/>
          <w:szCs w:val="24"/>
          <w:rPrChange w:id="8166" w:author="..." w:date="2018-06-12T16:56:00Z">
            <w:rPr/>
          </w:rPrChange>
        </w:rPr>
        <w:t>app2</w:t>
      </w:r>
      <w:r>
        <w:rPr>
          <w:rFonts w:ascii="Times New Roman" w:eastAsia="宋体" w:hAnsi="Times New Roman" w:cs="Times New Roman" w:hint="eastAsia"/>
          <w:sz w:val="24"/>
          <w:szCs w:val="24"/>
          <w:rPrChange w:id="8167" w:author="..." w:date="2018-06-12T16:56:00Z">
            <w:rPr>
              <w:rFonts w:hint="eastAsia"/>
            </w:rPr>
          </w:rPrChange>
        </w:rPr>
        <w:t>的签名不同，</w:t>
      </w:r>
      <w:r>
        <w:rPr>
          <w:rFonts w:ascii="Times New Roman" w:eastAsia="宋体" w:hAnsi="Times New Roman" w:cs="Times New Roman"/>
          <w:sz w:val="24"/>
          <w:szCs w:val="24"/>
          <w:rPrChange w:id="8168" w:author="..." w:date="2018-06-12T16:56:00Z">
            <w:rPr/>
          </w:rPrChange>
        </w:rPr>
        <w:t>shareduserID</w:t>
      </w:r>
      <w:r>
        <w:rPr>
          <w:rFonts w:ascii="Times New Roman" w:eastAsia="宋体" w:hAnsi="Times New Roman" w:cs="Times New Roman" w:hint="eastAsia"/>
          <w:sz w:val="24"/>
          <w:szCs w:val="24"/>
          <w:rPrChange w:id="8169" w:author="..." w:date="2018-06-12T16:56:00Z">
            <w:rPr>
              <w:rFonts w:hint="eastAsia"/>
            </w:rPr>
          </w:rPrChange>
        </w:rPr>
        <w:t>也不相同。</w:t>
      </w:r>
    </w:p>
    <w:p w:rsidR="00F76376" w:rsidRPr="00F76376" w:rsidRDefault="00793F6E">
      <w:pPr>
        <w:spacing w:line="400" w:lineRule="exact"/>
        <w:ind w:firstLineChars="200" w:firstLine="480"/>
        <w:rPr>
          <w:del w:id="8170" w:author="..." w:date="2018-06-12T13:54:00Z"/>
          <w:rFonts w:ascii="Times New Roman" w:eastAsia="宋体" w:hAnsi="Times New Roman" w:cs="Times New Roman"/>
          <w:sz w:val="24"/>
          <w:szCs w:val="24"/>
          <w:rPrChange w:id="8171" w:author="..." w:date="2018-06-12T16:56:00Z">
            <w:rPr>
              <w:del w:id="8172" w:author="..." w:date="2018-06-12T13:54:00Z"/>
            </w:rPr>
          </w:rPrChange>
        </w:rPr>
        <w:pPrChange w:id="8173" w:author="..." w:date="2018-06-12T16:56:00Z">
          <w:pPr/>
        </w:pPrChange>
      </w:pPr>
      <w:del w:id="8174" w:author="..." w:date="2018-06-12T13:54:00Z">
        <w:r>
          <w:rPr>
            <w:rFonts w:ascii="Times New Roman" w:eastAsia="宋体" w:hAnsi="Times New Roman" w:cs="Times New Roman"/>
            <w:noProof/>
            <w:sz w:val="24"/>
            <w:szCs w:val="24"/>
            <w:rPrChange w:id="8175" w:author="..." w:date="2018-06-12T16:56:00Z">
              <w:rPr>
                <w:noProof/>
              </w:rPr>
            </w:rPrChange>
          </w:rPr>
          <w:drawing>
            <wp:inline distT="0" distB="0" distL="0" distR="0" wp14:anchorId="00E620FB" wp14:editId="178BFC20">
              <wp:extent cx="2504440" cy="10852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0"/>
                      <a:stretch>
                        <a:fillRect/>
                      </a:stretch>
                    </pic:blipFill>
                    <pic:spPr>
                      <a:xfrm>
                        <a:off x="0" y="0"/>
                        <a:ext cx="2504762" cy="1085714"/>
                      </a:xfrm>
                      <a:prstGeom prst="rect">
                        <a:avLst/>
                      </a:prstGeom>
                    </pic:spPr>
                  </pic:pic>
                </a:graphicData>
              </a:graphic>
            </wp:inline>
          </w:drawing>
        </w:r>
      </w:del>
    </w:p>
    <w:p w:rsidR="00F76376" w:rsidRPr="00F76376" w:rsidRDefault="00F76376">
      <w:pPr>
        <w:spacing w:line="400" w:lineRule="exact"/>
        <w:ind w:firstLineChars="200" w:firstLine="480"/>
        <w:rPr>
          <w:del w:id="8176" w:author="..." w:date="2018-06-12T13:54:00Z"/>
          <w:rFonts w:ascii="Times New Roman" w:eastAsia="宋体" w:hAnsi="Times New Roman" w:cs="Times New Roman"/>
          <w:sz w:val="24"/>
          <w:szCs w:val="24"/>
          <w:rPrChange w:id="8177" w:author="..." w:date="2018-06-12T16:56:00Z">
            <w:rPr>
              <w:del w:id="8178" w:author="..." w:date="2018-06-12T13:54:00Z"/>
            </w:rPr>
          </w:rPrChange>
        </w:rPr>
        <w:pPrChange w:id="8179" w:author="..." w:date="2018-06-12T16:56:00Z">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8180" w:author="..." w:date="2018-06-12T16:56:00Z">
            <w:rPr/>
          </w:rPrChange>
        </w:rPr>
        <w:pPrChange w:id="8181" w:author="..." w:date="2018-06-12T16:56:00Z">
          <w:pPr/>
        </w:pPrChange>
      </w:pPr>
      <w:r>
        <w:rPr>
          <w:rFonts w:ascii="Times New Roman" w:eastAsia="宋体" w:hAnsi="Times New Roman" w:cs="Times New Roman" w:hint="eastAsia"/>
          <w:sz w:val="24"/>
          <w:szCs w:val="24"/>
          <w:rPrChange w:id="8182" w:author="..." w:date="2018-06-12T16:56:00Z">
            <w:rPr>
              <w:rFonts w:hint="eastAsia"/>
            </w:rPr>
          </w:rPrChange>
        </w:rPr>
        <w:t>测试条件：</w:t>
      </w:r>
    </w:p>
    <w:p w:rsidR="00F76376" w:rsidRPr="00F76376" w:rsidRDefault="00793F6E">
      <w:pPr>
        <w:numPr>
          <w:ilvl w:val="255"/>
          <w:numId w:val="0"/>
        </w:numPr>
        <w:spacing w:line="400" w:lineRule="exact"/>
        <w:ind w:firstLineChars="200" w:firstLine="480"/>
        <w:rPr>
          <w:del w:id="8183" w:author="..." w:date="2018-06-12T18:01:00Z"/>
          <w:rFonts w:ascii="Times New Roman" w:eastAsia="宋体" w:hAnsi="Times New Roman" w:cs="Times New Roman"/>
          <w:sz w:val="24"/>
          <w:szCs w:val="24"/>
          <w:rPrChange w:id="8184" w:author="..." w:date="2018-06-12T16:56:00Z">
            <w:rPr>
              <w:del w:id="8185" w:author="..." w:date="2018-06-12T18:01:00Z"/>
            </w:rPr>
          </w:rPrChange>
        </w:rPr>
        <w:pPrChange w:id="8186" w:author="Windows 用户" w:date="2018-06-12T20:00:00Z">
          <w:pPr>
            <w:pStyle w:val="aa"/>
            <w:numPr>
              <w:numId w:val="8"/>
            </w:numPr>
            <w:ind w:left="720" w:firstLineChars="0" w:hanging="720"/>
          </w:pPr>
        </w:pPrChange>
      </w:pPr>
      <w:ins w:id="8187" w:author="..." w:date="2018-06-12T13:54:00Z">
        <w:r>
          <w:rPr>
            <w:rFonts w:ascii="Times New Roman" w:eastAsia="宋体" w:hAnsi="Times New Roman" w:cs="Times New Roman" w:hint="eastAsia"/>
            <w:sz w:val="24"/>
            <w:szCs w:val="24"/>
            <w:rPrChange w:id="8188" w:author="..." w:date="2018-06-12T16:56:00Z">
              <w:rPr>
                <w:rFonts w:hint="eastAsia"/>
              </w:rPr>
            </w:rPrChange>
          </w:rPr>
          <w:t>（</w:t>
        </w:r>
        <w:r>
          <w:rPr>
            <w:rFonts w:ascii="Times New Roman" w:eastAsia="宋体" w:hAnsi="Times New Roman" w:cs="Times New Roman"/>
            <w:sz w:val="24"/>
            <w:szCs w:val="24"/>
            <w:rPrChange w:id="8189" w:author="..." w:date="2018-06-12T15:02:00Z">
              <w:rPr/>
            </w:rPrChange>
          </w:rPr>
          <w:t>1</w:t>
        </w:r>
        <w:r>
          <w:rPr>
            <w:rFonts w:ascii="Times New Roman" w:eastAsia="宋体" w:hAnsi="Times New Roman" w:cs="Times New Roman" w:hint="eastAsia"/>
            <w:sz w:val="24"/>
            <w:szCs w:val="24"/>
            <w:rPrChange w:id="8190" w:author="..." w:date="2018-06-12T16:56:00Z">
              <w:rPr>
                <w:rFonts w:hint="eastAsia"/>
              </w:rPr>
            </w:rPrChange>
          </w:rPr>
          <w:t>）</w:t>
        </w:r>
      </w:ins>
      <w:r>
        <w:rPr>
          <w:rFonts w:ascii="Times New Roman" w:eastAsia="宋体" w:hAnsi="Times New Roman" w:cs="Times New Roman"/>
          <w:sz w:val="24"/>
          <w:szCs w:val="24"/>
          <w:rPrChange w:id="8191" w:author="..." w:date="2018-06-12T16:56:00Z">
            <w:rPr/>
          </w:rPrChange>
        </w:rPr>
        <w:t>APP1.&lt;uses-permission&gt;</w:t>
      </w:r>
      <w:r>
        <w:rPr>
          <w:rFonts w:ascii="Times New Roman" w:eastAsia="宋体" w:hAnsi="Times New Roman" w:cs="Times New Roman" w:hint="eastAsia"/>
          <w:sz w:val="24"/>
          <w:szCs w:val="24"/>
          <w:rPrChange w:id="8192" w:author="..." w:date="2018-06-12T16:56:00Z">
            <w:rPr>
              <w:rFonts w:hint="eastAsia"/>
            </w:rPr>
          </w:rPrChange>
        </w:rPr>
        <w:t>为空，</w:t>
      </w:r>
      <w:r>
        <w:rPr>
          <w:rFonts w:ascii="Times New Roman" w:eastAsia="宋体" w:hAnsi="Times New Roman" w:cs="Times New Roman"/>
          <w:sz w:val="24"/>
          <w:szCs w:val="24"/>
          <w:rPrChange w:id="8193" w:author="..." w:date="2018-06-12T16:56:00Z">
            <w:rPr/>
          </w:rPrChange>
        </w:rPr>
        <w:t>A1.permission=null</w:t>
      </w:r>
      <w:r>
        <w:rPr>
          <w:rFonts w:ascii="Times New Roman" w:eastAsia="宋体" w:hAnsi="Times New Roman" w:cs="Times New Roman" w:hint="eastAsia"/>
          <w:sz w:val="24"/>
          <w:szCs w:val="24"/>
          <w:rPrChange w:id="8194" w:author="..." w:date="2018-06-12T16:56:00Z">
            <w:rPr>
              <w:rFonts w:hint="eastAsia"/>
            </w:rPr>
          </w:rPrChange>
        </w:rPr>
        <w:t>，</w:t>
      </w:r>
    </w:p>
    <w:p w:rsidR="00F76376" w:rsidRPr="00F76376" w:rsidRDefault="00793F6E">
      <w:pPr>
        <w:spacing w:line="400" w:lineRule="exact"/>
        <w:ind w:firstLineChars="200" w:firstLine="480"/>
        <w:rPr>
          <w:del w:id="8195" w:author="..." w:date="2018-06-12T18:01:00Z"/>
          <w:rFonts w:ascii="Times New Roman" w:eastAsia="宋体" w:hAnsi="Times New Roman" w:cs="Times New Roman"/>
          <w:sz w:val="24"/>
          <w:szCs w:val="24"/>
          <w:rPrChange w:id="8196" w:author="..." w:date="2018-06-12T16:56:00Z">
            <w:rPr>
              <w:del w:id="8197" w:author="..." w:date="2018-06-12T18:01:00Z"/>
            </w:rPr>
          </w:rPrChange>
        </w:rPr>
        <w:pPrChange w:id="8198" w:author="Windows 用户" w:date="2018-06-12T20:00:00Z">
          <w:pPr>
            <w:pStyle w:val="aa"/>
            <w:ind w:left="720" w:firstLineChars="0" w:firstLine="0"/>
          </w:pPr>
        </w:pPrChange>
      </w:pPr>
      <w:r>
        <w:rPr>
          <w:rFonts w:ascii="Times New Roman" w:eastAsia="宋体" w:hAnsi="Times New Roman" w:cs="Times New Roman"/>
          <w:sz w:val="24"/>
          <w:szCs w:val="24"/>
          <w:rPrChange w:id="8199" w:author="..." w:date="2018-06-12T16:56:00Z">
            <w:rPr/>
          </w:rPrChange>
        </w:rPr>
        <w:t>APP2.permission=null,</w:t>
      </w:r>
      <w:ins w:id="8200" w:author="..." w:date="2018-06-12T18:01:00Z">
        <w:r>
          <w:rPr>
            <w:rFonts w:ascii="Times New Roman" w:eastAsia="宋体" w:hAnsi="Times New Roman" w:cs="Times New Roman" w:hint="eastAsia"/>
            <w:sz w:val="24"/>
            <w:szCs w:val="24"/>
          </w:rPr>
          <w:t xml:space="preserve">- </w:t>
        </w:r>
      </w:ins>
      <w:del w:id="8201" w:author="..." w:date="2018-06-12T18:01:00Z">
        <w:r>
          <w:rPr>
            <w:rFonts w:ascii="Times New Roman" w:eastAsia="宋体" w:hAnsi="Times New Roman" w:cs="Times New Roman"/>
            <w:sz w:val="24"/>
            <w:szCs w:val="24"/>
            <w:rPrChange w:id="8202" w:author="..." w:date="2018-06-12T16:56:00Z">
              <w:rPr/>
            </w:rPrChange>
          </w:rPr>
          <w:delText xml:space="preserve"> </w:delText>
        </w:r>
      </w:del>
      <w:r>
        <w:rPr>
          <w:rFonts w:ascii="Times New Roman" w:eastAsia="宋体" w:hAnsi="Times New Roman" w:cs="Times New Roman"/>
          <w:sz w:val="24"/>
          <w:szCs w:val="24"/>
          <w:rPrChange w:id="8203" w:author="..." w:date="2018-06-12T16:56:00Z">
            <w:rPr/>
          </w:rPrChange>
        </w:rPr>
        <w:t>A21.permission=null</w:t>
      </w:r>
      <w:r>
        <w:rPr>
          <w:rFonts w:ascii="Times New Roman" w:eastAsia="宋体" w:hAnsi="Times New Roman" w:cs="Times New Roman" w:hint="eastAsia"/>
          <w:sz w:val="24"/>
          <w:szCs w:val="24"/>
          <w:rPrChange w:id="8204" w:author="..." w:date="2018-06-12T16:56:00Z">
            <w:rPr>
              <w:rFonts w:hint="eastAsia"/>
            </w:rPr>
          </w:rPrChange>
        </w:rPr>
        <w:t>，</w:t>
      </w:r>
      <w:r>
        <w:rPr>
          <w:rFonts w:ascii="Times New Roman" w:eastAsia="宋体" w:hAnsi="Times New Roman" w:cs="Times New Roman"/>
          <w:sz w:val="24"/>
          <w:szCs w:val="24"/>
          <w:rPrChange w:id="8205" w:author="..." w:date="2018-06-12T16:56:00Z">
            <w:rPr/>
          </w:rPrChange>
        </w:rPr>
        <w:t>A22.permission=null</w:t>
      </w:r>
      <w:ins w:id="8206" w:author="..." w:date="2018-06-12T18:01:00Z">
        <w:r>
          <w:rPr>
            <w:rFonts w:ascii="Times New Roman" w:eastAsia="宋体" w:hAnsi="Times New Roman" w:cs="Times New Roman" w:hint="eastAsia"/>
            <w:sz w:val="24"/>
            <w:szCs w:val="24"/>
          </w:rPr>
          <w:t>，</w:t>
        </w:r>
      </w:ins>
    </w:p>
    <w:p w:rsidR="00F76376" w:rsidRPr="00F76376" w:rsidRDefault="00793F6E">
      <w:pPr>
        <w:spacing w:line="400" w:lineRule="exact"/>
        <w:ind w:firstLineChars="200" w:firstLine="480"/>
        <w:rPr>
          <w:rFonts w:ascii="Times New Roman" w:eastAsia="宋体" w:hAnsi="Times New Roman" w:cs="Times New Roman"/>
          <w:sz w:val="24"/>
          <w:szCs w:val="24"/>
          <w:rPrChange w:id="8207" w:author="..." w:date="2018-06-12T16:56:00Z">
            <w:rPr/>
          </w:rPrChange>
        </w:rPr>
        <w:pPrChange w:id="8208" w:author="Windows 用户" w:date="2018-06-12T20:00:00Z">
          <w:pPr>
            <w:pStyle w:val="aa"/>
            <w:ind w:left="720" w:firstLineChars="0" w:firstLine="0"/>
          </w:pPr>
        </w:pPrChange>
      </w:pPr>
      <w:r>
        <w:rPr>
          <w:rFonts w:ascii="Times New Roman" w:eastAsia="宋体" w:hAnsi="Times New Roman" w:cs="Times New Roman"/>
          <w:sz w:val="24"/>
          <w:szCs w:val="24"/>
          <w:rPrChange w:id="8209" w:author="..." w:date="2018-06-12T16:56:00Z">
            <w:rPr/>
          </w:rPrChange>
        </w:rPr>
        <w:t>A1</w:t>
      </w:r>
      <w:r>
        <w:rPr>
          <w:rFonts w:ascii="Times New Roman" w:eastAsia="宋体" w:hAnsi="Times New Roman" w:cs="Times New Roman" w:hint="eastAsia"/>
          <w:sz w:val="24"/>
          <w:szCs w:val="24"/>
          <w:rPrChange w:id="8210" w:author="..." w:date="2018-06-12T16:56:00Z">
            <w:rPr>
              <w:rFonts w:hint="eastAsia"/>
            </w:rPr>
          </w:rPrChange>
        </w:rPr>
        <w:t>启动</w:t>
      </w:r>
      <w:r>
        <w:rPr>
          <w:rFonts w:ascii="Times New Roman" w:eastAsia="宋体" w:hAnsi="Times New Roman" w:cs="Times New Roman"/>
          <w:sz w:val="24"/>
          <w:szCs w:val="24"/>
          <w:rPrChange w:id="8211" w:author="..." w:date="2018-06-12T16:56:00Z">
            <w:rPr/>
          </w:rPrChange>
        </w:rPr>
        <w:t>A21</w:t>
      </w:r>
      <w:r>
        <w:rPr>
          <w:rFonts w:ascii="Times New Roman" w:eastAsia="宋体" w:hAnsi="Times New Roman" w:cs="Times New Roman" w:hint="eastAsia"/>
          <w:sz w:val="24"/>
          <w:szCs w:val="24"/>
          <w:rPrChange w:id="8212" w:author="..." w:date="2018-06-12T16:56:00Z">
            <w:rPr>
              <w:rFonts w:hint="eastAsia"/>
            </w:rPr>
          </w:rPrChange>
        </w:rPr>
        <w:t>，</w:t>
      </w:r>
      <w:r>
        <w:rPr>
          <w:rFonts w:ascii="Times New Roman" w:eastAsia="宋体" w:hAnsi="Times New Roman" w:cs="Times New Roman"/>
          <w:sz w:val="24"/>
          <w:szCs w:val="24"/>
          <w:rPrChange w:id="8213" w:author="..." w:date="2018-06-12T16:56:00Z">
            <w:rPr/>
          </w:rPrChange>
        </w:rPr>
        <w:t>A1</w:t>
      </w:r>
      <w:r>
        <w:rPr>
          <w:rFonts w:ascii="Times New Roman" w:eastAsia="宋体" w:hAnsi="Times New Roman" w:cs="Times New Roman" w:hint="eastAsia"/>
          <w:sz w:val="24"/>
          <w:szCs w:val="24"/>
          <w:rPrChange w:id="8214" w:author="..." w:date="2018-06-12T16:56:00Z">
            <w:rPr>
              <w:rFonts w:hint="eastAsia"/>
            </w:rPr>
          </w:rPrChange>
        </w:rPr>
        <w:t>启动</w:t>
      </w:r>
      <w:r>
        <w:rPr>
          <w:rFonts w:ascii="Times New Roman" w:eastAsia="宋体" w:hAnsi="Times New Roman" w:cs="Times New Roman"/>
          <w:sz w:val="24"/>
          <w:szCs w:val="24"/>
          <w:rPrChange w:id="8215" w:author="..." w:date="2018-06-12T16:56:00Z">
            <w:rPr/>
          </w:rPrChange>
        </w:rPr>
        <w:t>A22</w:t>
      </w:r>
      <w:r>
        <w:rPr>
          <w:rFonts w:ascii="Times New Roman" w:eastAsia="宋体" w:hAnsi="Times New Roman" w:cs="Times New Roman" w:hint="eastAsia"/>
          <w:sz w:val="24"/>
          <w:szCs w:val="24"/>
          <w:rPrChange w:id="8216" w:author="..." w:date="2018-06-12T16:56:00Z">
            <w:rPr>
              <w:rFonts w:hint="eastAsia"/>
            </w:rPr>
          </w:rPrChange>
        </w:rPr>
        <w:t>，观察</w:t>
      </w:r>
      <w:r>
        <w:rPr>
          <w:rFonts w:ascii="Times New Roman" w:eastAsia="宋体" w:hAnsi="Times New Roman" w:cs="Times New Roman"/>
          <w:sz w:val="24"/>
          <w:szCs w:val="24"/>
          <w:rPrChange w:id="8217" w:author="..." w:date="2018-06-12T16:56:00Z">
            <w:rPr/>
          </w:rPrChange>
        </w:rPr>
        <w:t>A1</w:t>
      </w:r>
      <w:r>
        <w:rPr>
          <w:rFonts w:ascii="Times New Roman" w:eastAsia="宋体" w:hAnsi="Times New Roman" w:cs="Times New Roman" w:hint="eastAsia"/>
          <w:sz w:val="24"/>
          <w:szCs w:val="24"/>
          <w:rPrChange w:id="8218" w:author="..." w:date="2018-06-12T16:56:00Z">
            <w:rPr>
              <w:rFonts w:hint="eastAsia"/>
            </w:rPr>
          </w:rPrChange>
        </w:rPr>
        <w:t>发送操作能否成功？</w:t>
      </w:r>
      <w:r>
        <w:rPr>
          <w:rFonts w:ascii="Times New Roman" w:eastAsia="宋体" w:hAnsi="Times New Roman" w:cs="Times New Roman"/>
          <w:sz w:val="24"/>
          <w:szCs w:val="24"/>
          <w:rPrChange w:id="8219" w:author="..." w:date="2018-06-12T16:56:00Z">
            <w:rPr/>
          </w:rPrChange>
        </w:rPr>
        <w:t>A21</w:t>
      </w:r>
      <w:r>
        <w:rPr>
          <w:rFonts w:ascii="Times New Roman" w:eastAsia="宋体" w:hAnsi="Times New Roman" w:cs="Times New Roman" w:hint="eastAsia"/>
          <w:sz w:val="24"/>
          <w:szCs w:val="24"/>
          <w:rPrChange w:id="8220" w:author="..." w:date="2018-06-12T16:56:00Z">
            <w:rPr>
              <w:rFonts w:hint="eastAsia"/>
            </w:rPr>
          </w:rPrChange>
        </w:rPr>
        <w:t>，</w:t>
      </w:r>
      <w:r>
        <w:rPr>
          <w:rFonts w:ascii="Times New Roman" w:eastAsia="宋体" w:hAnsi="Times New Roman" w:cs="Times New Roman"/>
          <w:sz w:val="24"/>
          <w:szCs w:val="24"/>
          <w:rPrChange w:id="8221" w:author="..." w:date="2018-06-12T16:56:00Z">
            <w:rPr/>
          </w:rPrChange>
        </w:rPr>
        <w:t>A22</w:t>
      </w:r>
      <w:r>
        <w:rPr>
          <w:rFonts w:ascii="Times New Roman" w:eastAsia="宋体" w:hAnsi="Times New Roman" w:cs="Times New Roman" w:hint="eastAsia"/>
          <w:sz w:val="24"/>
          <w:szCs w:val="24"/>
          <w:rPrChange w:id="8222" w:author="..." w:date="2018-06-12T16:56:00Z">
            <w:rPr>
              <w:rFonts w:hint="eastAsia"/>
            </w:rPr>
          </w:rPrChange>
        </w:rPr>
        <w:t>能否启动成功？</w:t>
      </w:r>
    </w:p>
    <w:p w:rsidR="00F76376" w:rsidRPr="00F76376" w:rsidRDefault="00793F6E">
      <w:pPr>
        <w:spacing w:line="400" w:lineRule="exact"/>
        <w:ind w:firstLineChars="200" w:firstLine="480"/>
        <w:rPr>
          <w:del w:id="8223" w:author="..." w:date="2018-06-12T13:55:00Z"/>
          <w:rFonts w:ascii="Times New Roman" w:eastAsia="宋体" w:hAnsi="Times New Roman" w:cs="Times New Roman"/>
          <w:sz w:val="24"/>
          <w:szCs w:val="24"/>
          <w:rPrChange w:id="8224" w:author="..." w:date="2018-06-12T18:02:00Z">
            <w:rPr>
              <w:del w:id="8225" w:author="..." w:date="2018-06-12T13:55:00Z"/>
            </w:rPr>
          </w:rPrChange>
        </w:rPr>
        <w:pPrChange w:id="8226" w:author="Windows 用户" w:date="2018-06-12T20:00:00Z">
          <w:pPr>
            <w:pStyle w:val="aa"/>
            <w:ind w:left="720" w:firstLineChars="0" w:firstLine="0"/>
          </w:pPr>
        </w:pPrChange>
      </w:pPr>
      <w:ins w:id="8227" w:author="..." w:date="2018-06-12T13:55:00Z">
        <w:r>
          <w:rPr>
            <w:rFonts w:ascii="Times New Roman" w:eastAsia="宋体" w:hAnsi="Times New Roman" w:cs="Times New Roman" w:hint="eastAsia"/>
            <w:sz w:val="24"/>
            <w:szCs w:val="24"/>
          </w:rPr>
          <w:t>①</w:t>
        </w:r>
      </w:ins>
      <w:del w:id="8228" w:author="..." w:date="2018-06-12T13:55:00Z">
        <w:r>
          <w:rPr>
            <w:rFonts w:ascii="Times New Roman" w:eastAsia="宋体" w:hAnsi="Times New Roman" w:cs="Times New Roman"/>
            <w:sz w:val="24"/>
            <w:szCs w:val="24"/>
            <w:rPrChange w:id="8229" w:author="..." w:date="2018-06-12T18:02:00Z">
              <w:rPr/>
            </w:rPrChange>
          </w:rPr>
          <w:delText>[1]</w:delText>
        </w:r>
      </w:del>
      <w:r>
        <w:rPr>
          <w:rFonts w:ascii="Times New Roman" w:eastAsia="宋体" w:hAnsi="Times New Roman" w:cs="Times New Roman" w:hint="eastAsia"/>
          <w:sz w:val="24"/>
          <w:szCs w:val="24"/>
          <w:rPrChange w:id="8230" w:author="..." w:date="2018-06-12T18:02:00Z">
            <w:rPr>
              <w:rFonts w:hint="eastAsia"/>
            </w:rPr>
          </w:rPrChange>
        </w:rPr>
        <w:t>运行</w:t>
      </w:r>
      <w:r>
        <w:rPr>
          <w:rFonts w:ascii="Times New Roman" w:eastAsia="宋体" w:hAnsi="Times New Roman" w:cs="Times New Roman"/>
          <w:sz w:val="24"/>
          <w:szCs w:val="24"/>
          <w:rPrChange w:id="8231" w:author="..." w:date="2018-06-12T18:02:00Z">
            <w:rPr/>
          </w:rPrChange>
        </w:rPr>
        <w:t>app1</w:t>
      </w:r>
      <w:r>
        <w:rPr>
          <w:rFonts w:ascii="Times New Roman" w:eastAsia="宋体" w:hAnsi="Times New Roman" w:cs="Times New Roman" w:hint="eastAsia"/>
          <w:sz w:val="24"/>
          <w:szCs w:val="24"/>
          <w:rPrChange w:id="8232" w:author="..." w:date="2018-06-12T18:02:00Z">
            <w:rPr>
              <w:rFonts w:hint="eastAsia"/>
            </w:rPr>
          </w:rPrChange>
        </w:rPr>
        <w:t>，点击</w:t>
      </w:r>
      <w:r>
        <w:rPr>
          <w:rFonts w:ascii="Times New Roman" w:eastAsia="宋体" w:hAnsi="Times New Roman" w:cs="Times New Roman"/>
          <w:sz w:val="24"/>
          <w:szCs w:val="24"/>
          <w:rPrChange w:id="8233" w:author="..." w:date="2018-06-12T18:02:00Z">
            <w:rPr/>
          </w:rPrChange>
        </w:rPr>
        <w:t>button</w:t>
      </w:r>
      <w:del w:id="8234" w:author="..." w:date="2018-06-12T18:01:00Z">
        <w:r>
          <w:rPr>
            <w:rFonts w:ascii="Times New Roman" w:eastAsia="宋体" w:hAnsi="Times New Roman" w:cs="Times New Roman" w:hint="eastAsia"/>
            <w:sz w:val="24"/>
            <w:szCs w:val="24"/>
            <w:rPrChange w:id="8235" w:author="..." w:date="2018-06-12T18:02:00Z">
              <w:rPr>
                <w:rFonts w:hint="eastAsia"/>
              </w:rPr>
            </w:rPrChange>
          </w:rPr>
          <w:delText>：</w:delText>
        </w:r>
      </w:del>
      <w:r>
        <w:rPr>
          <w:rFonts w:ascii="Times New Roman" w:eastAsia="宋体" w:hAnsi="Times New Roman" w:cs="Times New Roman" w:hint="eastAsia"/>
          <w:sz w:val="24"/>
          <w:szCs w:val="24"/>
          <w:rPrChange w:id="8236" w:author="..." w:date="2018-06-12T18:02:00Z">
            <w:rPr>
              <w:rFonts w:hint="eastAsia"/>
            </w:rPr>
          </w:rPrChange>
        </w:rPr>
        <w:t>“</w:t>
      </w:r>
      <w:r>
        <w:rPr>
          <w:rFonts w:ascii="Times New Roman" w:eastAsia="宋体" w:hAnsi="Times New Roman" w:cs="Times New Roman"/>
          <w:sz w:val="24"/>
          <w:szCs w:val="24"/>
          <w:rPrChange w:id="8237" w:author="..." w:date="2018-06-12T18:02:00Z">
            <w:rPr/>
          </w:rPrChange>
        </w:rPr>
        <w:t>App2:FirstActivity</w:t>
      </w:r>
      <w:r>
        <w:rPr>
          <w:rFonts w:ascii="Times New Roman" w:eastAsia="宋体" w:hAnsi="Times New Roman" w:cs="Times New Roman" w:hint="eastAsia"/>
          <w:sz w:val="24"/>
          <w:szCs w:val="24"/>
          <w:rPrChange w:id="8238" w:author="..." w:date="2018-06-12T18:02:00Z">
            <w:rPr>
              <w:rFonts w:hint="eastAsia"/>
            </w:rPr>
          </w:rPrChange>
        </w:rPr>
        <w:t>”：（启动成功）</w:t>
      </w:r>
    </w:p>
    <w:p w:rsidR="00F76376" w:rsidRPr="00F76376" w:rsidRDefault="00793F6E">
      <w:pPr>
        <w:spacing w:line="400" w:lineRule="exact"/>
        <w:ind w:firstLineChars="200" w:firstLine="480"/>
        <w:rPr>
          <w:del w:id="8239" w:author="..." w:date="2018-06-12T13:55:00Z"/>
          <w:rFonts w:ascii="Times New Roman" w:eastAsia="宋体" w:hAnsi="Times New Roman" w:cs="Times New Roman"/>
          <w:sz w:val="24"/>
          <w:szCs w:val="24"/>
          <w:rPrChange w:id="8240" w:author="..." w:date="2018-06-12T18:02:00Z">
            <w:rPr>
              <w:del w:id="8241" w:author="..." w:date="2018-06-12T13:55:00Z"/>
            </w:rPr>
          </w:rPrChange>
        </w:rPr>
        <w:pPrChange w:id="8242" w:author="Windows 用户" w:date="2018-06-12T20:00:00Z">
          <w:pPr>
            <w:pStyle w:val="aa"/>
            <w:ind w:left="720" w:firstLineChars="0" w:firstLine="0"/>
          </w:pPr>
        </w:pPrChange>
      </w:pPr>
      <w:del w:id="8243" w:author="..." w:date="2018-06-12T13:55:00Z">
        <w:r>
          <w:rPr>
            <w:rFonts w:ascii="Times New Roman" w:eastAsia="宋体" w:hAnsi="Times New Roman" w:cs="Times New Roman"/>
            <w:noProof/>
            <w:sz w:val="24"/>
            <w:szCs w:val="24"/>
            <w:rPrChange w:id="8244" w:author="..." w:date="2018-06-12T18:02:00Z">
              <w:rPr>
                <w:noProof/>
              </w:rPr>
            </w:rPrChange>
          </w:rPr>
          <w:drawing>
            <wp:inline distT="0" distB="0" distL="0" distR="0" wp14:anchorId="70542147" wp14:editId="668D9B56">
              <wp:extent cx="2485390" cy="12661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6"/>
                      <a:stretch>
                        <a:fillRect/>
                      </a:stretch>
                    </pic:blipFill>
                    <pic:spPr>
                      <a:xfrm>
                        <a:off x="0" y="0"/>
                        <a:ext cx="2485714" cy="1266667"/>
                      </a:xfrm>
                      <a:prstGeom prst="rect">
                        <a:avLst/>
                      </a:prstGeom>
                    </pic:spPr>
                  </pic:pic>
                </a:graphicData>
              </a:graphic>
            </wp:inline>
          </w:drawing>
        </w:r>
      </w:del>
    </w:p>
    <w:p w:rsidR="00F76376" w:rsidRPr="00F76376" w:rsidRDefault="00F76376">
      <w:pPr>
        <w:spacing w:line="400" w:lineRule="exact"/>
        <w:ind w:firstLineChars="200" w:firstLine="480"/>
        <w:rPr>
          <w:ins w:id="8245" w:author="..." w:date="2018-06-12T13:55:00Z"/>
          <w:rFonts w:ascii="Times New Roman" w:eastAsia="宋体" w:hAnsi="Times New Roman" w:cs="Times New Roman"/>
          <w:sz w:val="24"/>
          <w:szCs w:val="24"/>
          <w:rPrChange w:id="8246" w:author="..." w:date="2018-06-12T18:02:00Z">
            <w:rPr>
              <w:ins w:id="8247" w:author="..." w:date="2018-06-12T13:55:00Z"/>
            </w:rPr>
          </w:rPrChange>
        </w:rPr>
        <w:pPrChange w:id="8248" w:author="Windows 用户" w:date="2018-06-12T20:00:00Z">
          <w:pPr>
            <w:pStyle w:val="aa"/>
            <w:ind w:left="720" w:firstLineChars="0" w:firstLine="0"/>
          </w:pPr>
        </w:pPrChange>
      </w:pPr>
    </w:p>
    <w:p w:rsidR="00F76376" w:rsidRDefault="00793F6E">
      <w:pPr>
        <w:spacing w:line="400" w:lineRule="exact"/>
        <w:ind w:firstLineChars="200" w:firstLine="480"/>
        <w:rPr>
          <w:ins w:id="8249" w:author="..." w:date="2018-06-12T18:02:00Z"/>
          <w:rFonts w:ascii="Times New Roman" w:eastAsia="宋体" w:hAnsi="Times New Roman" w:cs="Times New Roman"/>
          <w:sz w:val="24"/>
          <w:szCs w:val="24"/>
        </w:rPr>
        <w:pPrChange w:id="8250" w:author="Windows 用户" w:date="2018-06-12T20:00:00Z">
          <w:pPr>
            <w:pStyle w:val="aa"/>
            <w:ind w:left="720" w:firstLineChars="0" w:firstLine="0"/>
          </w:pPr>
        </w:pPrChange>
      </w:pPr>
      <w:ins w:id="8251" w:author="..." w:date="2018-06-12T13:55:00Z">
        <w:r>
          <w:rPr>
            <w:rFonts w:ascii="Times New Roman" w:eastAsia="宋体" w:hAnsi="Times New Roman" w:cs="Times New Roman" w:hint="eastAsia"/>
            <w:sz w:val="24"/>
            <w:szCs w:val="24"/>
            <w:rPrChange w:id="8252" w:author="..." w:date="2018-06-12T18:02:00Z">
              <w:rPr>
                <w:rFonts w:hint="eastAsia"/>
              </w:rPr>
            </w:rPrChange>
          </w:rPr>
          <w:t>②</w:t>
        </w:r>
      </w:ins>
      <w:del w:id="8253" w:author="..." w:date="2018-06-12T13:55:00Z">
        <w:r>
          <w:rPr>
            <w:rFonts w:ascii="Times New Roman" w:eastAsia="宋体" w:hAnsi="Times New Roman" w:cs="Times New Roman"/>
            <w:sz w:val="24"/>
            <w:szCs w:val="24"/>
            <w:rPrChange w:id="8254" w:author="..." w:date="2018-06-12T18:02:00Z">
              <w:rPr/>
            </w:rPrChange>
          </w:rPr>
          <w:delText>[2]</w:delText>
        </w:r>
      </w:del>
      <w:r>
        <w:rPr>
          <w:rFonts w:ascii="Times New Roman" w:eastAsia="宋体" w:hAnsi="Times New Roman" w:cs="Times New Roman" w:hint="eastAsia"/>
          <w:sz w:val="24"/>
          <w:szCs w:val="24"/>
          <w:rPrChange w:id="8255" w:author="..." w:date="2018-06-12T18:02:00Z">
            <w:rPr>
              <w:rFonts w:hint="eastAsia"/>
            </w:rPr>
          </w:rPrChange>
        </w:rPr>
        <w:t>运行</w:t>
      </w:r>
      <w:r>
        <w:rPr>
          <w:rFonts w:ascii="Times New Roman" w:eastAsia="宋体" w:hAnsi="Times New Roman" w:cs="Times New Roman"/>
          <w:sz w:val="24"/>
          <w:szCs w:val="24"/>
          <w:rPrChange w:id="8256" w:author="..." w:date="2018-06-12T18:02:00Z">
            <w:rPr/>
          </w:rPrChange>
        </w:rPr>
        <w:t>app1</w:t>
      </w:r>
      <w:r>
        <w:rPr>
          <w:rFonts w:ascii="Times New Roman" w:eastAsia="宋体" w:hAnsi="Times New Roman" w:cs="Times New Roman" w:hint="eastAsia"/>
          <w:sz w:val="24"/>
          <w:szCs w:val="24"/>
          <w:rPrChange w:id="8257" w:author="..." w:date="2018-06-12T18:02:00Z">
            <w:rPr>
              <w:rFonts w:hint="eastAsia"/>
            </w:rPr>
          </w:rPrChange>
        </w:rPr>
        <w:t>，点击</w:t>
      </w:r>
      <w:r>
        <w:rPr>
          <w:rFonts w:ascii="Times New Roman" w:eastAsia="宋体" w:hAnsi="Times New Roman" w:cs="Times New Roman"/>
          <w:sz w:val="24"/>
          <w:szCs w:val="24"/>
          <w:rPrChange w:id="8258" w:author="..." w:date="2018-06-12T18:02:00Z">
            <w:rPr/>
          </w:rPrChange>
        </w:rPr>
        <w:t>button</w:t>
      </w:r>
      <w:del w:id="8259" w:author="..." w:date="2018-06-12T18:01:00Z">
        <w:r>
          <w:rPr>
            <w:rFonts w:ascii="Times New Roman" w:eastAsia="宋体" w:hAnsi="Times New Roman" w:cs="Times New Roman" w:hint="eastAsia"/>
            <w:sz w:val="24"/>
            <w:szCs w:val="24"/>
            <w:rPrChange w:id="8260" w:author="..." w:date="2018-06-12T18:02:00Z">
              <w:rPr>
                <w:rFonts w:hint="eastAsia"/>
              </w:rPr>
            </w:rPrChange>
          </w:rPr>
          <w:delText>：</w:delText>
        </w:r>
      </w:del>
      <w:r>
        <w:rPr>
          <w:rFonts w:ascii="Times New Roman" w:eastAsia="宋体" w:hAnsi="Times New Roman" w:cs="Times New Roman" w:hint="eastAsia"/>
          <w:sz w:val="24"/>
          <w:szCs w:val="24"/>
          <w:rPrChange w:id="8261" w:author="..." w:date="2018-06-12T18:02:00Z">
            <w:rPr>
              <w:rFonts w:hint="eastAsia"/>
            </w:rPr>
          </w:rPrChange>
        </w:rPr>
        <w:t>“</w:t>
      </w:r>
      <w:r>
        <w:rPr>
          <w:rFonts w:ascii="Times New Roman" w:eastAsia="宋体" w:hAnsi="Times New Roman" w:cs="Times New Roman"/>
          <w:sz w:val="24"/>
          <w:szCs w:val="24"/>
          <w:rPrChange w:id="8262" w:author="..." w:date="2018-06-12T18:02:00Z">
            <w:rPr/>
          </w:rPrChange>
        </w:rPr>
        <w:t>App2:SecondActivity</w:t>
      </w:r>
      <w:r>
        <w:rPr>
          <w:rFonts w:ascii="Times New Roman" w:eastAsia="宋体" w:hAnsi="Times New Roman" w:cs="Times New Roman" w:hint="eastAsia"/>
          <w:sz w:val="24"/>
          <w:szCs w:val="24"/>
          <w:rPrChange w:id="8263" w:author="..." w:date="2018-06-12T18:02:00Z">
            <w:rPr>
              <w:rFonts w:hint="eastAsia"/>
            </w:rPr>
          </w:rPrChange>
        </w:rPr>
        <w:t>”：（启动失败，</w:t>
      </w:r>
      <w:r>
        <w:rPr>
          <w:rFonts w:ascii="Times New Roman" w:eastAsia="宋体" w:hAnsi="Times New Roman" w:cs="Times New Roman"/>
          <w:sz w:val="24"/>
          <w:szCs w:val="24"/>
          <w:rPrChange w:id="8264" w:author="..." w:date="2018-06-12T18:02:00Z">
            <w:rPr>
              <w:color w:val="FF0000"/>
            </w:rPr>
          </w:rPrChange>
        </w:rPr>
        <w:t>app1</w:t>
      </w:r>
      <w:r>
        <w:rPr>
          <w:rFonts w:ascii="Times New Roman" w:eastAsia="宋体" w:hAnsi="Times New Roman" w:cs="Times New Roman" w:hint="eastAsia"/>
          <w:sz w:val="24"/>
          <w:szCs w:val="24"/>
          <w:rPrChange w:id="8265" w:author="..." w:date="2018-06-12T18:02:00Z">
            <w:rPr>
              <w:rFonts w:hint="eastAsia"/>
              <w:color w:val="FF0000"/>
            </w:rPr>
          </w:rPrChange>
        </w:rPr>
        <w:t>崩溃）</w:t>
      </w:r>
    </w:p>
    <w:p w:rsidR="00F76376" w:rsidRPr="00F76376" w:rsidRDefault="00F76376">
      <w:pPr>
        <w:spacing w:line="400" w:lineRule="exact"/>
        <w:ind w:firstLineChars="200" w:firstLine="480"/>
        <w:rPr>
          <w:del w:id="8266" w:author="..." w:date="2018-06-12T18:02:00Z"/>
          <w:rFonts w:ascii="Times New Roman" w:eastAsia="宋体" w:hAnsi="Times New Roman" w:cs="Times New Roman"/>
          <w:sz w:val="24"/>
          <w:szCs w:val="24"/>
          <w:rPrChange w:id="8267" w:author="..." w:date="2018-06-12T18:02:00Z">
            <w:rPr>
              <w:del w:id="8268" w:author="..." w:date="2018-06-12T18:02:00Z"/>
            </w:rPr>
          </w:rPrChange>
        </w:rPr>
        <w:pPrChange w:id="8269" w:author="Windows 用户" w:date="2018-06-12T20:00:00Z">
          <w:pPr>
            <w:pStyle w:val="aa"/>
            <w:ind w:left="720" w:firstLineChars="0" w:firstLine="0"/>
          </w:pPr>
        </w:pPrChange>
      </w:pPr>
    </w:p>
    <w:p w:rsidR="00F76376" w:rsidRPr="00F76376" w:rsidRDefault="00793F6E">
      <w:pPr>
        <w:spacing w:line="400" w:lineRule="exact"/>
        <w:ind w:firstLineChars="200" w:firstLine="480"/>
        <w:rPr>
          <w:del w:id="8270" w:author="..." w:date="2018-06-12T13:55:00Z"/>
          <w:rFonts w:ascii="Times New Roman" w:eastAsia="宋体" w:hAnsi="Times New Roman" w:cs="Times New Roman"/>
          <w:sz w:val="24"/>
          <w:szCs w:val="24"/>
          <w:rPrChange w:id="8271" w:author="..." w:date="2018-06-12T18:02:00Z">
            <w:rPr>
              <w:del w:id="8272" w:author="..." w:date="2018-06-12T13:55:00Z"/>
            </w:rPr>
          </w:rPrChange>
        </w:rPr>
        <w:pPrChange w:id="8273" w:author="Windows 用户" w:date="2018-06-12T20:00:00Z">
          <w:pPr>
            <w:pStyle w:val="aa"/>
            <w:ind w:left="720" w:firstLineChars="0" w:firstLine="0"/>
          </w:pPr>
        </w:pPrChange>
      </w:pPr>
      <w:del w:id="8274" w:author="..." w:date="2018-06-12T13:55:00Z">
        <w:r>
          <w:rPr>
            <w:rFonts w:ascii="Times New Roman" w:eastAsia="宋体" w:hAnsi="Times New Roman" w:cs="Times New Roman"/>
            <w:noProof/>
            <w:sz w:val="24"/>
            <w:szCs w:val="24"/>
            <w:rPrChange w:id="8275" w:author="..." w:date="2018-06-12T18:02:00Z">
              <w:rPr>
                <w:noProof/>
              </w:rPr>
            </w:rPrChange>
          </w:rPr>
          <w:drawing>
            <wp:inline distT="0" distB="0" distL="0" distR="0" wp14:anchorId="618D221C" wp14:editId="7E626D47">
              <wp:extent cx="2180590" cy="7137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7"/>
                      <a:stretch>
                        <a:fillRect/>
                      </a:stretch>
                    </pic:blipFill>
                    <pic:spPr>
                      <a:xfrm>
                        <a:off x="0" y="0"/>
                        <a:ext cx="2180952" cy="714286"/>
                      </a:xfrm>
                      <a:prstGeom prst="rect">
                        <a:avLst/>
                      </a:prstGeom>
                    </pic:spPr>
                  </pic:pic>
                </a:graphicData>
              </a:graphic>
            </wp:inline>
          </w:drawing>
        </w:r>
      </w:del>
      <w:ins w:id="8276" w:author="..." w:date="2018-06-12T13:56:00Z">
        <w:r>
          <w:rPr>
            <w:rFonts w:ascii="Times New Roman" w:eastAsia="宋体" w:hAnsi="Times New Roman" w:cs="Times New Roman" w:hint="eastAsia"/>
            <w:sz w:val="24"/>
            <w:szCs w:val="24"/>
            <w:rPrChange w:id="8277" w:author="..." w:date="2018-06-12T18:02:00Z">
              <w:rPr>
                <w:rFonts w:hint="eastAsia"/>
              </w:rPr>
            </w:rPrChange>
          </w:rPr>
          <w:t>③</w:t>
        </w:r>
      </w:ins>
    </w:p>
    <w:p w:rsidR="00F76376" w:rsidRPr="00F76376" w:rsidRDefault="00793F6E">
      <w:pPr>
        <w:spacing w:line="400" w:lineRule="exact"/>
        <w:ind w:firstLineChars="200" w:firstLine="480"/>
        <w:rPr>
          <w:del w:id="8278" w:author="..." w:date="2018-06-12T13:56:00Z"/>
          <w:rFonts w:ascii="Times New Roman" w:eastAsia="宋体" w:hAnsi="Times New Roman" w:cs="Times New Roman"/>
          <w:sz w:val="24"/>
          <w:szCs w:val="24"/>
          <w:rPrChange w:id="8279" w:author="..." w:date="2018-06-12T16:56:00Z">
            <w:rPr>
              <w:del w:id="8280" w:author="..." w:date="2018-06-12T13:56:00Z"/>
            </w:rPr>
          </w:rPrChange>
        </w:rPr>
        <w:pPrChange w:id="8281" w:author="Windows 用户" w:date="2018-06-12T20:00:00Z">
          <w:pPr>
            <w:pStyle w:val="aa"/>
            <w:ind w:left="720" w:firstLineChars="0" w:firstLine="0"/>
          </w:pPr>
        </w:pPrChange>
      </w:pPr>
      <w:del w:id="8282" w:author="..." w:date="2018-06-12T13:55:00Z">
        <w:r>
          <w:rPr>
            <w:rFonts w:ascii="Times New Roman" w:eastAsia="宋体" w:hAnsi="Times New Roman" w:cs="Times New Roman"/>
            <w:sz w:val="24"/>
            <w:szCs w:val="24"/>
            <w:rPrChange w:id="8283" w:author="..." w:date="2018-06-12T18:02:00Z">
              <w:rPr/>
            </w:rPrChange>
          </w:rPr>
          <w:delText>[3]</w:delText>
        </w:r>
      </w:del>
      <w:r>
        <w:rPr>
          <w:rFonts w:ascii="Times New Roman" w:eastAsia="宋体" w:hAnsi="Times New Roman" w:cs="Times New Roman" w:hint="eastAsia"/>
          <w:sz w:val="24"/>
          <w:szCs w:val="24"/>
          <w:rPrChange w:id="8284" w:author="..." w:date="2018-06-12T18:02:00Z">
            <w:rPr>
              <w:rFonts w:hint="eastAsia"/>
            </w:rPr>
          </w:rPrChange>
        </w:rPr>
        <w:t>运行</w:t>
      </w:r>
      <w:r>
        <w:rPr>
          <w:rFonts w:ascii="Times New Roman" w:eastAsia="宋体" w:hAnsi="Times New Roman" w:cs="Times New Roman"/>
          <w:sz w:val="24"/>
          <w:szCs w:val="24"/>
          <w:rPrChange w:id="8285" w:author="..." w:date="2018-06-12T18:02:00Z">
            <w:rPr/>
          </w:rPrChange>
        </w:rPr>
        <w:t>app2</w:t>
      </w:r>
      <w:r>
        <w:rPr>
          <w:rFonts w:ascii="Times New Roman" w:eastAsia="宋体" w:hAnsi="Times New Roman" w:cs="Times New Roman" w:hint="eastAsia"/>
          <w:sz w:val="24"/>
          <w:szCs w:val="24"/>
          <w:rPrChange w:id="8286" w:author="..." w:date="2018-06-12T18:02:00Z">
            <w:rPr>
              <w:rFonts w:hint="eastAsia"/>
            </w:rPr>
          </w:rPrChange>
        </w:rPr>
        <w:t>，点击</w:t>
      </w:r>
      <w:r>
        <w:rPr>
          <w:rFonts w:ascii="Times New Roman" w:eastAsia="宋体" w:hAnsi="Times New Roman" w:cs="Times New Roman"/>
          <w:sz w:val="24"/>
          <w:szCs w:val="24"/>
          <w:rPrChange w:id="8287" w:author="..." w:date="2018-06-12T18:02:00Z">
            <w:rPr/>
          </w:rPrChange>
        </w:rPr>
        <w:t>button</w:t>
      </w:r>
      <w:del w:id="8288" w:author="..." w:date="2018-06-12T18:01:00Z">
        <w:r>
          <w:rPr>
            <w:rFonts w:ascii="Times New Roman" w:eastAsia="宋体" w:hAnsi="Times New Roman" w:cs="Times New Roman" w:hint="eastAsia"/>
            <w:sz w:val="24"/>
            <w:szCs w:val="24"/>
            <w:rPrChange w:id="8289" w:author="..." w:date="2018-06-12T18:02:00Z">
              <w:rPr>
                <w:rFonts w:hint="eastAsia"/>
              </w:rPr>
            </w:rPrChange>
          </w:rPr>
          <w:delText>：</w:delText>
        </w:r>
      </w:del>
      <w:r>
        <w:rPr>
          <w:rFonts w:ascii="Times New Roman" w:eastAsia="宋体" w:hAnsi="Times New Roman" w:cs="Times New Roman" w:hint="eastAsia"/>
          <w:sz w:val="24"/>
          <w:szCs w:val="24"/>
          <w:rPrChange w:id="8290" w:author="..." w:date="2018-06-12T18:02:00Z">
            <w:rPr>
              <w:rFonts w:hint="eastAsia"/>
            </w:rPr>
          </w:rPrChange>
        </w:rPr>
        <w:t>“</w:t>
      </w:r>
      <w:r>
        <w:rPr>
          <w:rFonts w:ascii="Times New Roman" w:eastAsia="宋体" w:hAnsi="Times New Roman" w:cs="Times New Roman"/>
          <w:sz w:val="24"/>
          <w:szCs w:val="24"/>
          <w:rPrChange w:id="8291" w:author="..." w:date="2018-06-12T18:02:00Z">
            <w:rPr/>
          </w:rPrChange>
        </w:rPr>
        <w:t>SecondActivity</w:t>
      </w:r>
      <w:r>
        <w:rPr>
          <w:rFonts w:ascii="Times New Roman" w:eastAsia="宋体" w:hAnsi="Times New Roman" w:cs="Times New Roman" w:hint="eastAsia"/>
          <w:sz w:val="24"/>
          <w:szCs w:val="24"/>
          <w:rPrChange w:id="8292" w:author="..." w:date="2018-06-12T18:02:00Z">
            <w:rPr>
              <w:rFonts w:hint="eastAsia"/>
            </w:rPr>
          </w:rPrChange>
        </w:rPr>
        <w:t>”和“</w:t>
      </w:r>
      <w:r>
        <w:rPr>
          <w:rFonts w:ascii="Times New Roman" w:eastAsia="宋体" w:hAnsi="Times New Roman" w:cs="Times New Roman"/>
          <w:sz w:val="24"/>
          <w:szCs w:val="24"/>
          <w:rPrChange w:id="8293" w:author="..." w:date="2018-06-12T18:02:00Z">
            <w:rPr/>
          </w:rPrChange>
        </w:rPr>
        <w:t>ThirdActivity</w:t>
      </w:r>
      <w:r>
        <w:rPr>
          <w:rFonts w:ascii="Times New Roman" w:eastAsia="宋体" w:hAnsi="Times New Roman" w:cs="Times New Roman" w:hint="eastAsia"/>
          <w:sz w:val="24"/>
          <w:szCs w:val="24"/>
          <w:rPrChange w:id="8294" w:author="..." w:date="2018-06-12T18:02:00Z">
            <w:rPr>
              <w:rFonts w:hint="eastAsia"/>
            </w:rPr>
          </w:rPrChange>
        </w:rPr>
        <w:t>”：（启动成功）</w:t>
      </w:r>
    </w:p>
    <w:p w:rsidR="00F76376" w:rsidRPr="00F76376" w:rsidRDefault="00793F6E">
      <w:pPr>
        <w:spacing w:line="400" w:lineRule="exact"/>
        <w:ind w:firstLineChars="200" w:firstLine="480"/>
        <w:rPr>
          <w:rFonts w:ascii="Times New Roman" w:eastAsia="宋体" w:hAnsi="Times New Roman" w:cs="Times New Roman"/>
          <w:sz w:val="24"/>
          <w:szCs w:val="24"/>
          <w:rPrChange w:id="8295" w:author="..." w:date="2018-06-12T16:56:00Z">
            <w:rPr/>
          </w:rPrChange>
        </w:rPr>
        <w:pPrChange w:id="8296" w:author="Windows 用户" w:date="2018-06-12T20:00:00Z">
          <w:pPr>
            <w:pStyle w:val="aa"/>
            <w:ind w:left="720" w:firstLineChars="0" w:firstLine="0"/>
          </w:pPr>
        </w:pPrChange>
      </w:pPr>
      <w:del w:id="8297" w:author="..." w:date="2018-06-12T13:56:00Z">
        <w:r>
          <w:rPr>
            <w:rFonts w:ascii="Times New Roman" w:eastAsia="宋体" w:hAnsi="Times New Roman" w:cs="Times New Roman"/>
            <w:noProof/>
            <w:sz w:val="24"/>
            <w:szCs w:val="24"/>
            <w:rPrChange w:id="8298" w:author="..." w:date="2018-06-12T16:56:00Z">
              <w:rPr>
                <w:noProof/>
              </w:rPr>
            </w:rPrChange>
          </w:rPr>
          <w:drawing>
            <wp:inline distT="0" distB="0" distL="0" distR="0" wp14:anchorId="21072638" wp14:editId="2A51FBB3">
              <wp:extent cx="2513965" cy="875665"/>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8"/>
                      <a:stretch>
                        <a:fillRect/>
                      </a:stretch>
                    </pic:blipFill>
                    <pic:spPr>
                      <a:xfrm>
                        <a:off x="0" y="0"/>
                        <a:ext cx="2514286" cy="876190"/>
                      </a:xfrm>
                      <a:prstGeom prst="rect">
                        <a:avLst/>
                      </a:prstGeom>
                    </pic:spPr>
                  </pic:pic>
                </a:graphicData>
              </a:graphic>
            </wp:inline>
          </w:drawing>
        </w:r>
        <w:r>
          <w:rPr>
            <w:rFonts w:ascii="Times New Roman" w:eastAsia="宋体" w:hAnsi="Times New Roman" w:cs="Times New Roman"/>
            <w:noProof/>
            <w:sz w:val="24"/>
            <w:szCs w:val="24"/>
            <w:rPrChange w:id="8299" w:author="..." w:date="2018-06-12T16:56:00Z">
              <w:rPr>
                <w:noProof/>
              </w:rPr>
            </w:rPrChange>
          </w:rPr>
          <w:drawing>
            <wp:inline distT="0" distB="0" distL="0" distR="0" wp14:anchorId="2631D533" wp14:editId="60CCD0D4">
              <wp:extent cx="2475865" cy="837565"/>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2476190" cy="838095"/>
                      </a:xfrm>
                      <a:prstGeom prst="rect">
                        <a:avLst/>
                      </a:prstGeom>
                    </pic:spPr>
                  </pic:pic>
                </a:graphicData>
              </a:graphic>
            </wp:inline>
          </w:drawing>
        </w:r>
      </w:del>
    </w:p>
    <w:p w:rsidR="00F76376" w:rsidRPr="00F76376" w:rsidRDefault="00793F6E">
      <w:pPr>
        <w:numPr>
          <w:ilvl w:val="255"/>
          <w:numId w:val="0"/>
        </w:numPr>
        <w:spacing w:line="400" w:lineRule="exact"/>
        <w:ind w:firstLineChars="200" w:firstLine="480"/>
        <w:rPr>
          <w:del w:id="8300" w:author="..." w:date="2018-06-12T18:02:00Z"/>
          <w:rFonts w:ascii="Times New Roman" w:eastAsia="宋体" w:hAnsi="Times New Roman" w:cs="Times New Roman"/>
          <w:sz w:val="24"/>
          <w:szCs w:val="24"/>
          <w:rPrChange w:id="8301" w:author="..." w:date="2018-06-12T16:56:00Z">
            <w:rPr>
              <w:del w:id="8302" w:author="..." w:date="2018-06-12T18:02:00Z"/>
            </w:rPr>
          </w:rPrChange>
        </w:rPr>
        <w:pPrChange w:id="8303" w:author="Windows 用户" w:date="2018-06-12T20:00:00Z">
          <w:pPr>
            <w:pStyle w:val="aa"/>
            <w:numPr>
              <w:numId w:val="8"/>
            </w:numPr>
            <w:ind w:left="720" w:firstLineChars="0" w:hanging="720"/>
          </w:pPr>
        </w:pPrChange>
      </w:pPr>
      <w:ins w:id="8304" w:author="..." w:date="2018-06-12T13:56:00Z">
        <w:r>
          <w:rPr>
            <w:rFonts w:ascii="Times New Roman" w:eastAsia="宋体" w:hAnsi="Times New Roman" w:cs="Times New Roman" w:hint="eastAsia"/>
            <w:sz w:val="24"/>
            <w:szCs w:val="24"/>
            <w:rPrChange w:id="8305" w:author="..." w:date="2018-06-12T16:56:00Z">
              <w:rPr>
                <w:rFonts w:hint="eastAsia"/>
              </w:rPr>
            </w:rPrChange>
          </w:rPr>
          <w:t>（</w:t>
        </w:r>
        <w:r>
          <w:rPr>
            <w:rFonts w:ascii="Times New Roman" w:eastAsia="宋体" w:hAnsi="Times New Roman" w:cs="Times New Roman"/>
            <w:sz w:val="24"/>
            <w:szCs w:val="24"/>
            <w:rPrChange w:id="8306" w:author="..." w:date="2018-06-12T15:02:00Z">
              <w:rPr/>
            </w:rPrChange>
          </w:rPr>
          <w:t>2</w:t>
        </w:r>
        <w:r>
          <w:rPr>
            <w:rFonts w:ascii="Times New Roman" w:eastAsia="宋体" w:hAnsi="Times New Roman" w:cs="Times New Roman" w:hint="eastAsia"/>
            <w:sz w:val="24"/>
            <w:szCs w:val="24"/>
            <w:rPrChange w:id="8307" w:author="..." w:date="2018-06-12T16:56:00Z">
              <w:rPr>
                <w:rFonts w:hint="eastAsia"/>
              </w:rPr>
            </w:rPrChange>
          </w:rPr>
          <w:t>）</w:t>
        </w:r>
      </w:ins>
      <w:r>
        <w:rPr>
          <w:rFonts w:ascii="Times New Roman" w:eastAsia="宋体" w:hAnsi="Times New Roman" w:cs="Times New Roman"/>
          <w:sz w:val="24"/>
          <w:szCs w:val="24"/>
          <w:rPrChange w:id="8308" w:author="..." w:date="2018-06-12T16:56:00Z">
            <w:rPr/>
          </w:rPrChange>
        </w:rPr>
        <w:t>APP1.&lt;uses-permission&gt;</w:t>
      </w:r>
      <w:r>
        <w:rPr>
          <w:rFonts w:ascii="Times New Roman" w:eastAsia="宋体" w:hAnsi="Times New Roman" w:cs="Times New Roman" w:hint="eastAsia"/>
          <w:sz w:val="24"/>
          <w:szCs w:val="24"/>
          <w:rPrChange w:id="8309" w:author="..." w:date="2018-06-12T16:56:00Z">
            <w:rPr>
              <w:rFonts w:hint="eastAsia"/>
            </w:rPr>
          </w:rPrChange>
        </w:rPr>
        <w:t>为空，</w:t>
      </w:r>
      <w:r>
        <w:rPr>
          <w:rFonts w:ascii="Times New Roman" w:eastAsia="宋体" w:hAnsi="Times New Roman" w:cs="Times New Roman"/>
          <w:sz w:val="24"/>
          <w:szCs w:val="24"/>
          <w:rPrChange w:id="8310" w:author="..." w:date="2018-06-12T16:56:00Z">
            <w:rPr/>
          </w:rPrChange>
        </w:rPr>
        <w:t>A1.permission=null</w:t>
      </w:r>
      <w:r>
        <w:rPr>
          <w:rFonts w:ascii="Times New Roman" w:eastAsia="宋体" w:hAnsi="Times New Roman" w:cs="Times New Roman" w:hint="eastAsia"/>
          <w:sz w:val="24"/>
          <w:szCs w:val="24"/>
          <w:rPrChange w:id="8311" w:author="..." w:date="2018-06-12T16:56:00Z">
            <w:rPr>
              <w:rFonts w:hint="eastAsia"/>
            </w:rPr>
          </w:rPrChange>
        </w:rPr>
        <w:t>，</w:t>
      </w:r>
    </w:p>
    <w:p w:rsidR="00F76376" w:rsidRPr="00F76376" w:rsidRDefault="00793F6E">
      <w:pPr>
        <w:spacing w:line="400" w:lineRule="exact"/>
        <w:ind w:firstLineChars="200" w:firstLine="480"/>
        <w:rPr>
          <w:del w:id="8312" w:author="..." w:date="2018-06-12T18:03:00Z"/>
          <w:rFonts w:ascii="Times New Roman" w:eastAsia="宋体" w:hAnsi="Times New Roman" w:cs="Times New Roman"/>
          <w:sz w:val="24"/>
          <w:szCs w:val="24"/>
          <w:rPrChange w:id="8313" w:author="..." w:date="2018-06-12T13:56:00Z">
            <w:rPr>
              <w:del w:id="8314" w:author="..." w:date="2018-06-12T18:03:00Z"/>
            </w:rPr>
          </w:rPrChange>
        </w:rPr>
        <w:pPrChange w:id="8315" w:author="Windows 用户" w:date="2018-06-12T20:00:00Z">
          <w:pPr>
            <w:ind w:firstLineChars="300" w:firstLine="630"/>
          </w:pPr>
        </w:pPrChange>
      </w:pPr>
      <w:r>
        <w:rPr>
          <w:rFonts w:ascii="Times New Roman" w:eastAsia="宋体" w:hAnsi="Times New Roman" w:cs="Times New Roman"/>
          <w:sz w:val="24"/>
          <w:szCs w:val="24"/>
          <w:rPrChange w:id="8316" w:author="..." w:date="2018-06-12T16:56:00Z">
            <w:rPr/>
          </w:rPrChange>
        </w:rPr>
        <w:t>APP2.permission=P1, A21.permission=null</w:t>
      </w:r>
      <w:r>
        <w:rPr>
          <w:rFonts w:ascii="Times New Roman" w:eastAsia="宋体" w:hAnsi="Times New Roman" w:cs="Times New Roman" w:hint="eastAsia"/>
          <w:sz w:val="24"/>
          <w:szCs w:val="24"/>
          <w:rPrChange w:id="8317" w:author="..." w:date="2018-06-12T16:56:00Z">
            <w:rPr>
              <w:rFonts w:hint="eastAsia"/>
            </w:rPr>
          </w:rPrChange>
        </w:rPr>
        <w:t>，</w:t>
      </w:r>
      <w:r>
        <w:rPr>
          <w:rFonts w:ascii="Times New Roman" w:eastAsia="宋体" w:hAnsi="Times New Roman" w:cs="Times New Roman"/>
          <w:sz w:val="24"/>
          <w:szCs w:val="24"/>
          <w:rPrChange w:id="8318" w:author="..." w:date="2018-06-12T16:56:00Z">
            <w:rPr/>
          </w:rPrChange>
        </w:rPr>
        <w:t>A22.permission=null</w:t>
      </w:r>
      <w:ins w:id="8319" w:author="..." w:date="2018-06-12T18:03:00Z">
        <w:r>
          <w:rPr>
            <w:rFonts w:ascii="Times New Roman" w:eastAsia="宋体" w:hAnsi="Times New Roman" w:cs="Times New Roman" w:hint="eastAsia"/>
            <w:sz w:val="24"/>
            <w:szCs w:val="24"/>
          </w:rPr>
          <w:t>，</w:t>
        </w:r>
      </w:ins>
    </w:p>
    <w:p w:rsidR="00F76376" w:rsidRPr="00F76376" w:rsidRDefault="00793F6E">
      <w:pPr>
        <w:spacing w:line="400" w:lineRule="exact"/>
        <w:ind w:firstLineChars="200" w:firstLine="480"/>
        <w:rPr>
          <w:del w:id="8320" w:author="..." w:date="2018-06-12T13:56:00Z"/>
          <w:rFonts w:ascii="Times New Roman" w:eastAsia="宋体" w:hAnsi="Times New Roman" w:cs="Times New Roman"/>
          <w:sz w:val="24"/>
          <w:szCs w:val="24"/>
          <w:rPrChange w:id="8321" w:author="..." w:date="2018-06-12T16:56:00Z">
            <w:rPr>
              <w:del w:id="8322" w:author="..." w:date="2018-06-12T13:56:00Z"/>
            </w:rPr>
          </w:rPrChange>
        </w:rPr>
        <w:pPrChange w:id="8323" w:author="Windows 用户" w:date="2018-06-12T20:00:00Z">
          <w:pPr>
            <w:ind w:firstLineChars="300" w:firstLine="630"/>
          </w:pPr>
        </w:pPrChange>
      </w:pPr>
      <w:r>
        <w:rPr>
          <w:rFonts w:ascii="Times New Roman" w:eastAsia="宋体" w:hAnsi="Times New Roman" w:cs="Times New Roman"/>
          <w:sz w:val="24"/>
          <w:szCs w:val="24"/>
          <w:rPrChange w:id="8324" w:author="..." w:date="2018-06-12T16:56:00Z">
            <w:rPr/>
          </w:rPrChange>
        </w:rPr>
        <w:t>A1</w:t>
      </w:r>
      <w:r>
        <w:rPr>
          <w:rFonts w:ascii="Times New Roman" w:eastAsia="宋体" w:hAnsi="Times New Roman" w:cs="Times New Roman" w:hint="eastAsia"/>
          <w:sz w:val="24"/>
          <w:szCs w:val="24"/>
          <w:rPrChange w:id="8325" w:author="..." w:date="2018-06-12T16:56:00Z">
            <w:rPr>
              <w:rFonts w:hint="eastAsia"/>
            </w:rPr>
          </w:rPrChange>
        </w:rPr>
        <w:t>启动</w:t>
      </w:r>
      <w:r>
        <w:rPr>
          <w:rFonts w:ascii="Times New Roman" w:eastAsia="宋体" w:hAnsi="Times New Roman" w:cs="Times New Roman"/>
          <w:sz w:val="24"/>
          <w:szCs w:val="24"/>
          <w:rPrChange w:id="8326" w:author="..." w:date="2018-06-12T16:56:00Z">
            <w:rPr/>
          </w:rPrChange>
        </w:rPr>
        <w:t>A21</w:t>
      </w:r>
      <w:r>
        <w:rPr>
          <w:rFonts w:ascii="Times New Roman" w:eastAsia="宋体" w:hAnsi="Times New Roman" w:cs="Times New Roman" w:hint="eastAsia"/>
          <w:sz w:val="24"/>
          <w:szCs w:val="24"/>
          <w:rPrChange w:id="8327" w:author="..." w:date="2018-06-12T16:56:00Z">
            <w:rPr>
              <w:rFonts w:hint="eastAsia"/>
            </w:rPr>
          </w:rPrChange>
        </w:rPr>
        <w:t>，</w:t>
      </w:r>
      <w:r>
        <w:rPr>
          <w:rFonts w:ascii="Times New Roman" w:eastAsia="宋体" w:hAnsi="Times New Roman" w:cs="Times New Roman"/>
          <w:sz w:val="24"/>
          <w:szCs w:val="24"/>
          <w:rPrChange w:id="8328" w:author="..." w:date="2018-06-12T16:56:00Z">
            <w:rPr/>
          </w:rPrChange>
        </w:rPr>
        <w:t>A1</w:t>
      </w:r>
      <w:r>
        <w:rPr>
          <w:rFonts w:ascii="Times New Roman" w:eastAsia="宋体" w:hAnsi="Times New Roman" w:cs="Times New Roman" w:hint="eastAsia"/>
          <w:sz w:val="24"/>
          <w:szCs w:val="24"/>
          <w:rPrChange w:id="8329" w:author="..." w:date="2018-06-12T16:56:00Z">
            <w:rPr>
              <w:rFonts w:hint="eastAsia"/>
            </w:rPr>
          </w:rPrChange>
        </w:rPr>
        <w:t>启动</w:t>
      </w:r>
      <w:r>
        <w:rPr>
          <w:rFonts w:ascii="Times New Roman" w:eastAsia="宋体" w:hAnsi="Times New Roman" w:cs="Times New Roman"/>
          <w:sz w:val="24"/>
          <w:szCs w:val="24"/>
          <w:rPrChange w:id="8330" w:author="..." w:date="2018-06-12T16:56:00Z">
            <w:rPr/>
          </w:rPrChange>
        </w:rPr>
        <w:t>A22</w:t>
      </w:r>
      <w:r>
        <w:rPr>
          <w:rFonts w:ascii="Times New Roman" w:eastAsia="宋体" w:hAnsi="Times New Roman" w:cs="Times New Roman" w:hint="eastAsia"/>
          <w:sz w:val="24"/>
          <w:szCs w:val="24"/>
          <w:rPrChange w:id="8331" w:author="..." w:date="2018-06-12T16:56:00Z">
            <w:rPr>
              <w:rFonts w:hint="eastAsia"/>
            </w:rPr>
          </w:rPrChange>
        </w:rPr>
        <w:t>，观察</w:t>
      </w:r>
      <w:r>
        <w:rPr>
          <w:rFonts w:ascii="Times New Roman" w:eastAsia="宋体" w:hAnsi="Times New Roman" w:cs="Times New Roman"/>
          <w:sz w:val="24"/>
          <w:szCs w:val="24"/>
          <w:rPrChange w:id="8332" w:author="..." w:date="2018-06-12T16:56:00Z">
            <w:rPr/>
          </w:rPrChange>
        </w:rPr>
        <w:t>A1</w:t>
      </w:r>
      <w:r>
        <w:rPr>
          <w:rFonts w:ascii="Times New Roman" w:eastAsia="宋体" w:hAnsi="Times New Roman" w:cs="Times New Roman" w:hint="eastAsia"/>
          <w:sz w:val="24"/>
          <w:szCs w:val="24"/>
          <w:rPrChange w:id="8333" w:author="..." w:date="2018-06-12T16:56:00Z">
            <w:rPr>
              <w:rFonts w:hint="eastAsia"/>
            </w:rPr>
          </w:rPrChange>
        </w:rPr>
        <w:t>发送操作能否成功？</w:t>
      </w:r>
      <w:r>
        <w:rPr>
          <w:rFonts w:ascii="Times New Roman" w:eastAsia="宋体" w:hAnsi="Times New Roman" w:cs="Times New Roman"/>
          <w:sz w:val="24"/>
          <w:szCs w:val="24"/>
          <w:rPrChange w:id="8334" w:author="..." w:date="2018-06-12T16:56:00Z">
            <w:rPr/>
          </w:rPrChange>
        </w:rPr>
        <w:t>A21</w:t>
      </w:r>
      <w:r>
        <w:rPr>
          <w:rFonts w:ascii="Times New Roman" w:eastAsia="宋体" w:hAnsi="Times New Roman" w:cs="Times New Roman" w:hint="eastAsia"/>
          <w:sz w:val="24"/>
          <w:szCs w:val="24"/>
          <w:rPrChange w:id="8335" w:author="..." w:date="2018-06-12T16:56:00Z">
            <w:rPr>
              <w:rFonts w:hint="eastAsia"/>
            </w:rPr>
          </w:rPrChange>
        </w:rPr>
        <w:t>，</w:t>
      </w:r>
      <w:r>
        <w:rPr>
          <w:rFonts w:ascii="Times New Roman" w:eastAsia="宋体" w:hAnsi="Times New Roman" w:cs="Times New Roman"/>
          <w:sz w:val="24"/>
          <w:szCs w:val="24"/>
          <w:rPrChange w:id="8336" w:author="..." w:date="2018-06-12T16:56:00Z">
            <w:rPr/>
          </w:rPrChange>
        </w:rPr>
        <w:t>A22</w:t>
      </w:r>
      <w:r>
        <w:rPr>
          <w:rFonts w:ascii="Times New Roman" w:eastAsia="宋体" w:hAnsi="Times New Roman" w:cs="Times New Roman" w:hint="eastAsia"/>
          <w:sz w:val="24"/>
          <w:szCs w:val="24"/>
          <w:rPrChange w:id="8337" w:author="..." w:date="2018-06-12T16:56:00Z">
            <w:rPr>
              <w:rFonts w:hint="eastAsia"/>
            </w:rPr>
          </w:rPrChange>
        </w:rPr>
        <w:t>能否启动成功？</w:t>
      </w:r>
    </w:p>
    <w:p w:rsidR="00F76376" w:rsidRPr="00F76376" w:rsidRDefault="00F76376">
      <w:pPr>
        <w:spacing w:line="400" w:lineRule="exact"/>
        <w:ind w:firstLineChars="200" w:firstLine="480"/>
        <w:rPr>
          <w:rFonts w:ascii="Times New Roman" w:eastAsia="宋体" w:hAnsi="Times New Roman" w:cs="Times New Roman"/>
          <w:sz w:val="24"/>
          <w:szCs w:val="24"/>
          <w:rPrChange w:id="8338" w:author="..." w:date="2018-06-12T16:56:00Z">
            <w:rPr/>
          </w:rPrChange>
        </w:rPr>
        <w:pPrChange w:id="8339" w:author="Windows 用户" w:date="2018-06-12T20:00:00Z">
          <w:pPr>
            <w:ind w:firstLineChars="300" w:firstLine="630"/>
          </w:pPr>
        </w:pPrChange>
      </w:pPr>
    </w:p>
    <w:p w:rsidR="00F76376" w:rsidRPr="00F76376" w:rsidRDefault="00793F6E">
      <w:pPr>
        <w:spacing w:line="400" w:lineRule="exact"/>
        <w:ind w:firstLineChars="200" w:firstLine="480"/>
        <w:rPr>
          <w:rFonts w:ascii="Times New Roman" w:eastAsia="宋体" w:hAnsi="Times New Roman" w:cs="Times New Roman"/>
          <w:sz w:val="24"/>
          <w:szCs w:val="24"/>
          <w:rPrChange w:id="8340" w:author="..." w:date="2018-06-12T15:02:00Z">
            <w:rPr/>
          </w:rPrChange>
        </w:rPr>
        <w:pPrChange w:id="8341" w:author="Windows 用户" w:date="2018-06-12T20:00:00Z">
          <w:pPr>
            <w:ind w:firstLineChars="300" w:firstLine="630"/>
          </w:pPr>
        </w:pPrChange>
      </w:pPr>
      <w:r>
        <w:rPr>
          <w:rFonts w:ascii="Times New Roman" w:eastAsia="宋体" w:hAnsi="Times New Roman" w:cs="Times New Roman" w:hint="eastAsia"/>
          <w:sz w:val="24"/>
          <w:szCs w:val="24"/>
          <w:rPrChange w:id="8342" w:author="..." w:date="2018-06-12T16:56:00Z">
            <w:rPr>
              <w:rFonts w:hint="eastAsia"/>
            </w:rPr>
          </w:rPrChange>
        </w:rPr>
        <w:t>在项目</w:t>
      </w:r>
      <w:r>
        <w:rPr>
          <w:rFonts w:ascii="Times New Roman" w:eastAsia="宋体" w:hAnsi="Times New Roman" w:cs="Times New Roman"/>
          <w:sz w:val="24"/>
          <w:szCs w:val="24"/>
          <w:rPrChange w:id="8343" w:author="..." w:date="2018-06-12T16:56:00Z">
            <w:rPr/>
          </w:rPrChange>
        </w:rPr>
        <w:t>app2</w:t>
      </w:r>
      <w:r>
        <w:rPr>
          <w:rFonts w:ascii="Times New Roman" w:eastAsia="宋体" w:hAnsi="Times New Roman" w:cs="Times New Roman" w:hint="eastAsia"/>
          <w:sz w:val="24"/>
          <w:szCs w:val="24"/>
          <w:rPrChange w:id="8344" w:author="..." w:date="2018-06-12T16:56:00Z">
            <w:rPr>
              <w:rFonts w:hint="eastAsia"/>
            </w:rPr>
          </w:rPrChange>
        </w:rPr>
        <w:t>的</w:t>
      </w:r>
      <w:r>
        <w:rPr>
          <w:rFonts w:ascii="Times New Roman" w:eastAsia="宋体" w:hAnsi="Times New Roman" w:cs="Times New Roman"/>
          <w:sz w:val="24"/>
          <w:szCs w:val="24"/>
          <w:rPrChange w:id="8345" w:author="..." w:date="2018-06-12T16:56:00Z">
            <w:rPr/>
          </w:rPrChange>
        </w:rPr>
        <w:t>Androidmanifest.xml</w:t>
      </w:r>
      <w:r>
        <w:rPr>
          <w:rFonts w:ascii="Times New Roman" w:eastAsia="宋体" w:hAnsi="Times New Roman" w:cs="Times New Roman" w:hint="eastAsia"/>
          <w:sz w:val="24"/>
          <w:szCs w:val="24"/>
          <w:rPrChange w:id="8346" w:author="..." w:date="2018-06-12T16:56:00Z">
            <w:rPr>
              <w:rFonts w:hint="eastAsia"/>
            </w:rPr>
          </w:rPrChange>
        </w:rPr>
        <w:t>的</w:t>
      </w:r>
      <w:r>
        <w:rPr>
          <w:rFonts w:ascii="Times New Roman" w:eastAsia="宋体" w:hAnsi="Times New Roman" w:cs="Times New Roman"/>
          <w:sz w:val="24"/>
          <w:szCs w:val="24"/>
          <w:rPrChange w:id="8347" w:author="..." w:date="2018-06-12T16:56:00Z">
            <w:rPr/>
          </w:rPrChange>
        </w:rPr>
        <w:t>application</w:t>
      </w:r>
      <w:r>
        <w:rPr>
          <w:rFonts w:ascii="Times New Roman" w:eastAsia="宋体" w:hAnsi="Times New Roman" w:cs="Times New Roman" w:hint="eastAsia"/>
          <w:sz w:val="24"/>
          <w:szCs w:val="24"/>
          <w:rPrChange w:id="8348" w:author="..." w:date="2018-06-12T16:56:00Z">
            <w:rPr>
              <w:rFonts w:hint="eastAsia"/>
            </w:rPr>
          </w:rPrChange>
        </w:rPr>
        <w:t>中添加：</w:t>
      </w:r>
    </w:p>
    <w:p w:rsidR="00F76376" w:rsidRPr="005E3462"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349" w:author="Windows 用户" w:date="2018-06-12T20:00:00Z">
            <w:rPr>
              <w:shd w:val="clear" w:color="auto" w:fill="E7E6E6" w:themeFill="background2"/>
            </w:rPr>
          </w:rPrChange>
        </w:rPr>
        <w:pPrChange w:id="8350" w:author="Windows 用户" w:date="2018-06-12T20:00:00Z">
          <w:pPr>
            <w:shd w:val="clear" w:color="auto" w:fill="E7E6E6" w:themeFill="background2"/>
          </w:pPr>
        </w:pPrChange>
      </w:pPr>
      <w:r w:rsidRPr="005E3462">
        <w:rPr>
          <w:rFonts w:ascii="Times New Roman" w:eastAsia="宋体" w:hAnsi="Times New Roman"/>
          <w:rPrChange w:id="8351" w:author="Windows 用户" w:date="2018-06-12T20:00:00Z">
            <w:rPr>
              <w:shd w:val="clear" w:color="auto" w:fill="E7E6E6" w:themeFill="background2"/>
            </w:rPr>
          </w:rPrChange>
        </w:rPr>
        <w:t xml:space="preserve">&lt;application </w:t>
      </w:r>
    </w:p>
    <w:p w:rsidR="00F76376" w:rsidRPr="005E3462"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352" w:author="Windows 用户" w:date="2018-06-12T20:00:00Z">
            <w:rPr>
              <w:shd w:val="clear" w:color="auto" w:fill="E7E6E6" w:themeFill="background2"/>
            </w:rPr>
          </w:rPrChange>
        </w:rPr>
        <w:pPrChange w:id="8353" w:author="Windows 用户" w:date="2018-06-12T20:00:00Z">
          <w:pPr>
            <w:shd w:val="clear" w:color="auto" w:fill="E7E6E6" w:themeFill="background2"/>
            <w:ind w:firstLineChars="250" w:firstLine="525"/>
          </w:pPr>
        </w:pPrChange>
      </w:pPr>
      <w:r w:rsidRPr="005E3462">
        <w:rPr>
          <w:rFonts w:ascii="Times New Roman" w:eastAsia="宋体" w:hAnsi="Times New Roman"/>
          <w:rPrChange w:id="8354" w:author="Windows 用户" w:date="2018-06-12T20:00:00Z">
            <w:rPr>
              <w:shd w:val="clear" w:color="auto" w:fill="E7E6E6" w:themeFill="background2"/>
            </w:rPr>
          </w:rPrChange>
        </w:rPr>
        <w:t>android:permission="android.permission.ACCESS_NETWORK_STATE"&gt;</w:t>
      </w:r>
    </w:p>
    <w:p w:rsidR="00F76376" w:rsidRPr="005E3462"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355" w:author="Windows 用户" w:date="2018-06-12T20:00:00Z">
            <w:rPr/>
          </w:rPrChange>
        </w:rPr>
        <w:pPrChange w:id="8356" w:author="Windows 用户" w:date="2018-06-12T20:00:00Z">
          <w:pPr>
            <w:shd w:val="clear" w:color="auto" w:fill="E7E6E6" w:themeFill="background2"/>
          </w:pPr>
        </w:pPrChange>
      </w:pPr>
      <w:r w:rsidRPr="005E3462">
        <w:rPr>
          <w:rFonts w:ascii="Times New Roman" w:eastAsia="宋体" w:hAnsi="Times New Roman"/>
          <w:rPrChange w:id="8357" w:author="Windows 用户" w:date="2018-06-12T20:00:00Z">
            <w:rPr>
              <w:shd w:val="clear" w:color="auto" w:fill="E7E6E6" w:themeFill="background2"/>
            </w:rPr>
          </w:rPrChange>
        </w:rPr>
        <w:t>&lt;/application&gt;</w:t>
      </w:r>
    </w:p>
    <w:p w:rsidR="00F76376" w:rsidRPr="00F76376" w:rsidRDefault="00793F6E">
      <w:pPr>
        <w:spacing w:line="400" w:lineRule="exact"/>
        <w:ind w:leftChars="200" w:left="420"/>
        <w:rPr>
          <w:del w:id="8358" w:author="..." w:date="2018-06-12T15:01:00Z"/>
          <w:rFonts w:ascii="Times New Roman" w:eastAsia="宋体" w:hAnsi="Times New Roman" w:cs="Times New Roman"/>
          <w:sz w:val="24"/>
          <w:szCs w:val="24"/>
          <w:rPrChange w:id="8359" w:author="..." w:date="2018-06-12T18:06:00Z">
            <w:rPr>
              <w:del w:id="8360" w:author="..." w:date="2018-06-12T15:01:00Z"/>
            </w:rPr>
          </w:rPrChange>
        </w:rPr>
        <w:pPrChange w:id="8361" w:author="Windows 用户" w:date="2018-06-12T20:02:00Z">
          <w:pPr>
            <w:ind w:firstLineChars="300" w:firstLine="630"/>
          </w:pPr>
        </w:pPrChange>
      </w:pPr>
      <w:ins w:id="8362" w:author="..." w:date="2018-06-12T13:56:00Z">
        <w:r>
          <w:rPr>
            <w:rFonts w:ascii="Times New Roman" w:eastAsia="宋体" w:hAnsi="Times New Roman" w:cs="Times New Roman" w:hint="eastAsia"/>
            <w:sz w:val="24"/>
            <w:szCs w:val="24"/>
            <w:rPrChange w:id="8363" w:author="..." w:date="2018-06-12T16:56:00Z">
              <w:rPr>
                <w:rFonts w:hint="eastAsia"/>
              </w:rPr>
            </w:rPrChange>
          </w:rPr>
          <w:t>①</w:t>
        </w:r>
      </w:ins>
      <w:del w:id="8364" w:author="..." w:date="2018-06-12T13:56:00Z">
        <w:r>
          <w:rPr>
            <w:rFonts w:ascii="Times New Roman" w:eastAsia="宋体" w:hAnsi="Times New Roman" w:cs="Times New Roman"/>
            <w:sz w:val="24"/>
            <w:szCs w:val="24"/>
            <w:rPrChange w:id="8365" w:author="..." w:date="2018-06-12T18:06:00Z">
              <w:rPr/>
            </w:rPrChange>
          </w:rPr>
          <w:delText>[1]</w:delText>
        </w:r>
      </w:del>
      <w:r>
        <w:rPr>
          <w:rFonts w:ascii="Times New Roman" w:eastAsia="宋体" w:hAnsi="Times New Roman" w:cs="Times New Roman" w:hint="eastAsia"/>
          <w:sz w:val="24"/>
          <w:szCs w:val="24"/>
          <w:rPrChange w:id="8366" w:author="..." w:date="2018-06-12T18:06:00Z">
            <w:rPr>
              <w:rFonts w:hint="eastAsia"/>
            </w:rPr>
          </w:rPrChange>
        </w:rPr>
        <w:t>运行</w:t>
      </w:r>
      <w:r>
        <w:rPr>
          <w:rFonts w:ascii="Times New Roman" w:eastAsia="宋体" w:hAnsi="Times New Roman" w:cs="Times New Roman"/>
          <w:sz w:val="24"/>
          <w:szCs w:val="24"/>
          <w:rPrChange w:id="8367" w:author="..." w:date="2018-06-12T18:06:00Z">
            <w:rPr/>
          </w:rPrChange>
        </w:rPr>
        <w:t>app1</w:t>
      </w:r>
      <w:r>
        <w:rPr>
          <w:rFonts w:ascii="Times New Roman" w:eastAsia="宋体" w:hAnsi="Times New Roman" w:cs="Times New Roman" w:hint="eastAsia"/>
          <w:sz w:val="24"/>
          <w:szCs w:val="24"/>
          <w:rPrChange w:id="8368" w:author="..." w:date="2018-06-12T18:06:00Z">
            <w:rPr>
              <w:rFonts w:hint="eastAsia"/>
            </w:rPr>
          </w:rPrChange>
        </w:rPr>
        <w:t>，点击</w:t>
      </w:r>
      <w:r>
        <w:rPr>
          <w:rFonts w:ascii="Times New Roman" w:eastAsia="宋体" w:hAnsi="Times New Roman" w:cs="Times New Roman"/>
          <w:sz w:val="24"/>
          <w:szCs w:val="24"/>
          <w:rPrChange w:id="8369" w:author="..." w:date="2018-06-12T18:06:00Z">
            <w:rPr/>
          </w:rPrChange>
        </w:rPr>
        <w:t>button</w:t>
      </w:r>
      <w:del w:id="8370" w:author="..." w:date="2018-06-12T18:06:00Z">
        <w:r>
          <w:rPr>
            <w:rFonts w:ascii="Times New Roman" w:eastAsia="宋体" w:hAnsi="Times New Roman" w:cs="Times New Roman" w:hint="eastAsia"/>
            <w:sz w:val="24"/>
            <w:szCs w:val="24"/>
            <w:rPrChange w:id="8371" w:author="..." w:date="2018-06-12T18:06:00Z">
              <w:rPr>
                <w:rFonts w:hint="eastAsia"/>
              </w:rPr>
            </w:rPrChange>
          </w:rPr>
          <w:delText>：</w:delText>
        </w:r>
      </w:del>
      <w:r>
        <w:rPr>
          <w:rFonts w:ascii="Times New Roman" w:eastAsia="宋体" w:hAnsi="Times New Roman" w:cs="Times New Roman" w:hint="eastAsia"/>
          <w:sz w:val="24"/>
          <w:szCs w:val="24"/>
          <w:rPrChange w:id="8372" w:author="..." w:date="2018-06-12T18:06:00Z">
            <w:rPr>
              <w:rFonts w:hint="eastAsia"/>
            </w:rPr>
          </w:rPrChange>
        </w:rPr>
        <w:t>“</w:t>
      </w:r>
      <w:r>
        <w:rPr>
          <w:rFonts w:ascii="Times New Roman" w:eastAsia="宋体" w:hAnsi="Times New Roman" w:cs="Times New Roman"/>
          <w:sz w:val="24"/>
          <w:szCs w:val="24"/>
          <w:rPrChange w:id="8373" w:author="..." w:date="2018-06-12T18:06:00Z">
            <w:rPr/>
          </w:rPrChange>
        </w:rPr>
        <w:t>App2:FirstActivity</w:t>
      </w:r>
      <w:r>
        <w:rPr>
          <w:rFonts w:ascii="Times New Roman" w:eastAsia="宋体" w:hAnsi="Times New Roman" w:cs="Times New Roman" w:hint="eastAsia"/>
          <w:sz w:val="24"/>
          <w:szCs w:val="24"/>
          <w:rPrChange w:id="8374" w:author="..." w:date="2018-06-12T18:06:00Z">
            <w:rPr>
              <w:rFonts w:hint="eastAsia"/>
            </w:rPr>
          </w:rPrChange>
        </w:rPr>
        <w:t>”：（启动失败，</w:t>
      </w:r>
      <w:r>
        <w:rPr>
          <w:rFonts w:ascii="Times New Roman" w:eastAsia="宋体" w:hAnsi="Times New Roman" w:cs="Times New Roman"/>
          <w:sz w:val="24"/>
          <w:szCs w:val="24"/>
          <w:rPrChange w:id="8375" w:author="..." w:date="2018-06-12T18:06:00Z">
            <w:rPr>
              <w:color w:val="FF0000"/>
            </w:rPr>
          </w:rPrChange>
        </w:rPr>
        <w:t>app1</w:t>
      </w:r>
      <w:r>
        <w:rPr>
          <w:rFonts w:ascii="Times New Roman" w:eastAsia="宋体" w:hAnsi="Times New Roman" w:cs="Times New Roman" w:hint="eastAsia"/>
          <w:sz w:val="24"/>
          <w:szCs w:val="24"/>
          <w:rPrChange w:id="8376" w:author="..." w:date="2018-06-12T18:06:00Z">
            <w:rPr>
              <w:rFonts w:hint="eastAsia"/>
              <w:color w:val="FF0000"/>
            </w:rPr>
          </w:rPrChange>
        </w:rPr>
        <w:t>崩溃）</w:t>
      </w:r>
    </w:p>
    <w:p w:rsidR="00F76376" w:rsidRPr="00F76376" w:rsidRDefault="00793F6E">
      <w:pPr>
        <w:spacing w:line="400" w:lineRule="exact"/>
        <w:ind w:leftChars="200" w:left="420"/>
        <w:rPr>
          <w:rFonts w:ascii="Times New Roman" w:eastAsia="宋体" w:hAnsi="Times New Roman" w:cs="Times New Roman"/>
          <w:sz w:val="24"/>
          <w:szCs w:val="24"/>
          <w:rPrChange w:id="8377" w:author="..." w:date="2018-06-12T18:06:00Z">
            <w:rPr/>
          </w:rPrChange>
        </w:rPr>
        <w:pPrChange w:id="8378" w:author="Windows 用户" w:date="2018-06-12T20:02:00Z">
          <w:pPr>
            <w:ind w:firstLineChars="300" w:firstLine="630"/>
          </w:pPr>
        </w:pPrChange>
      </w:pPr>
      <w:del w:id="8379" w:author="..." w:date="2018-06-12T15:01:00Z">
        <w:r>
          <w:rPr>
            <w:rFonts w:ascii="Times New Roman" w:eastAsia="宋体" w:hAnsi="Times New Roman" w:cs="Times New Roman"/>
            <w:noProof/>
            <w:sz w:val="24"/>
            <w:szCs w:val="24"/>
            <w:rPrChange w:id="8380" w:author="..." w:date="2018-06-12T18:06:00Z">
              <w:rPr>
                <w:noProof/>
              </w:rPr>
            </w:rPrChange>
          </w:rPr>
          <w:drawing>
            <wp:inline distT="0" distB="0" distL="0" distR="0" wp14:anchorId="2A511D8C" wp14:editId="04E75C6E">
              <wp:extent cx="2199640" cy="7137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0"/>
                      <a:stretch>
                        <a:fillRect/>
                      </a:stretch>
                    </pic:blipFill>
                    <pic:spPr>
                      <a:xfrm>
                        <a:off x="0" y="0"/>
                        <a:ext cx="2200000" cy="714286"/>
                      </a:xfrm>
                      <a:prstGeom prst="rect">
                        <a:avLst/>
                      </a:prstGeom>
                    </pic:spPr>
                  </pic:pic>
                </a:graphicData>
              </a:graphic>
            </wp:inline>
          </w:drawing>
        </w:r>
      </w:del>
    </w:p>
    <w:p w:rsidR="00F76376" w:rsidRPr="00F76376" w:rsidRDefault="00793F6E">
      <w:pPr>
        <w:spacing w:line="400" w:lineRule="exact"/>
        <w:ind w:leftChars="200" w:left="420"/>
        <w:rPr>
          <w:del w:id="8381" w:author="..." w:date="2018-06-12T15:01:00Z"/>
          <w:rFonts w:ascii="Times New Roman" w:eastAsia="宋体" w:hAnsi="Times New Roman" w:cs="Times New Roman"/>
          <w:sz w:val="24"/>
          <w:szCs w:val="24"/>
          <w:rPrChange w:id="8382" w:author="..." w:date="2018-06-12T18:06:00Z">
            <w:rPr>
              <w:del w:id="8383" w:author="..." w:date="2018-06-12T15:01:00Z"/>
            </w:rPr>
          </w:rPrChange>
        </w:rPr>
        <w:pPrChange w:id="8384" w:author="Windows 用户" w:date="2018-06-12T20:02:00Z">
          <w:pPr>
            <w:ind w:firstLineChars="300" w:firstLine="630"/>
          </w:pPr>
        </w:pPrChange>
      </w:pPr>
      <w:ins w:id="8385" w:author="..." w:date="2018-06-12T13:56:00Z">
        <w:r>
          <w:rPr>
            <w:rFonts w:ascii="Times New Roman" w:eastAsia="宋体" w:hAnsi="Times New Roman" w:cs="Times New Roman" w:hint="eastAsia"/>
            <w:sz w:val="24"/>
            <w:szCs w:val="24"/>
            <w:rPrChange w:id="8386" w:author="..." w:date="2018-06-12T16:56:00Z">
              <w:rPr>
                <w:rFonts w:hint="eastAsia"/>
              </w:rPr>
            </w:rPrChange>
          </w:rPr>
          <w:t>②</w:t>
        </w:r>
      </w:ins>
      <w:del w:id="8387" w:author="..." w:date="2018-06-12T13:56:00Z">
        <w:r>
          <w:rPr>
            <w:rFonts w:ascii="Times New Roman" w:eastAsia="宋体" w:hAnsi="Times New Roman" w:cs="Times New Roman"/>
            <w:sz w:val="24"/>
            <w:szCs w:val="24"/>
            <w:rPrChange w:id="8388" w:author="..." w:date="2018-06-12T18:06:00Z">
              <w:rPr/>
            </w:rPrChange>
          </w:rPr>
          <w:delText>[2]</w:delText>
        </w:r>
      </w:del>
      <w:r>
        <w:rPr>
          <w:rFonts w:ascii="Times New Roman" w:eastAsia="宋体" w:hAnsi="Times New Roman" w:cs="Times New Roman" w:hint="eastAsia"/>
          <w:sz w:val="24"/>
          <w:szCs w:val="24"/>
          <w:rPrChange w:id="8389" w:author="..." w:date="2018-06-12T18:06:00Z">
            <w:rPr>
              <w:rFonts w:hint="eastAsia"/>
            </w:rPr>
          </w:rPrChange>
        </w:rPr>
        <w:t>运行</w:t>
      </w:r>
      <w:r>
        <w:rPr>
          <w:rFonts w:ascii="Times New Roman" w:eastAsia="宋体" w:hAnsi="Times New Roman" w:cs="Times New Roman"/>
          <w:sz w:val="24"/>
          <w:szCs w:val="24"/>
          <w:rPrChange w:id="8390" w:author="..." w:date="2018-06-12T18:06:00Z">
            <w:rPr/>
          </w:rPrChange>
        </w:rPr>
        <w:t>app1</w:t>
      </w:r>
      <w:r>
        <w:rPr>
          <w:rFonts w:ascii="Times New Roman" w:eastAsia="宋体" w:hAnsi="Times New Roman" w:cs="Times New Roman" w:hint="eastAsia"/>
          <w:sz w:val="24"/>
          <w:szCs w:val="24"/>
          <w:rPrChange w:id="8391" w:author="..." w:date="2018-06-12T18:06:00Z">
            <w:rPr>
              <w:rFonts w:hint="eastAsia"/>
            </w:rPr>
          </w:rPrChange>
        </w:rPr>
        <w:t>，点击</w:t>
      </w:r>
      <w:r>
        <w:rPr>
          <w:rFonts w:ascii="Times New Roman" w:eastAsia="宋体" w:hAnsi="Times New Roman" w:cs="Times New Roman"/>
          <w:sz w:val="24"/>
          <w:szCs w:val="24"/>
          <w:rPrChange w:id="8392" w:author="..." w:date="2018-06-12T18:06:00Z">
            <w:rPr/>
          </w:rPrChange>
        </w:rPr>
        <w:t>button</w:t>
      </w:r>
      <w:del w:id="8393" w:author="..." w:date="2018-06-12T18:06:00Z">
        <w:r>
          <w:rPr>
            <w:rFonts w:ascii="Times New Roman" w:eastAsia="宋体" w:hAnsi="Times New Roman" w:cs="Times New Roman" w:hint="eastAsia"/>
            <w:sz w:val="24"/>
            <w:szCs w:val="24"/>
            <w:rPrChange w:id="8394" w:author="..." w:date="2018-06-12T18:06:00Z">
              <w:rPr>
                <w:rFonts w:hint="eastAsia"/>
              </w:rPr>
            </w:rPrChange>
          </w:rPr>
          <w:delText>：</w:delText>
        </w:r>
      </w:del>
      <w:r>
        <w:rPr>
          <w:rFonts w:ascii="Times New Roman" w:eastAsia="宋体" w:hAnsi="Times New Roman" w:cs="Times New Roman" w:hint="eastAsia"/>
          <w:sz w:val="24"/>
          <w:szCs w:val="24"/>
          <w:rPrChange w:id="8395" w:author="..." w:date="2018-06-12T18:06:00Z">
            <w:rPr>
              <w:rFonts w:hint="eastAsia"/>
            </w:rPr>
          </w:rPrChange>
        </w:rPr>
        <w:t>“</w:t>
      </w:r>
      <w:r>
        <w:rPr>
          <w:rFonts w:ascii="Times New Roman" w:eastAsia="宋体" w:hAnsi="Times New Roman" w:cs="Times New Roman"/>
          <w:sz w:val="24"/>
          <w:szCs w:val="24"/>
          <w:rPrChange w:id="8396" w:author="..." w:date="2018-06-12T18:06:00Z">
            <w:rPr/>
          </w:rPrChange>
        </w:rPr>
        <w:t>App2:SecondActivity</w:t>
      </w:r>
      <w:r>
        <w:rPr>
          <w:rFonts w:ascii="Times New Roman" w:eastAsia="宋体" w:hAnsi="Times New Roman" w:cs="Times New Roman" w:hint="eastAsia"/>
          <w:sz w:val="24"/>
          <w:szCs w:val="24"/>
          <w:rPrChange w:id="8397" w:author="..." w:date="2018-06-12T18:06:00Z">
            <w:rPr>
              <w:rFonts w:hint="eastAsia"/>
            </w:rPr>
          </w:rPrChange>
        </w:rPr>
        <w:t>”：（启动失败，</w:t>
      </w:r>
      <w:r>
        <w:rPr>
          <w:rFonts w:ascii="Times New Roman" w:eastAsia="宋体" w:hAnsi="Times New Roman" w:cs="Times New Roman"/>
          <w:sz w:val="24"/>
          <w:szCs w:val="24"/>
          <w:rPrChange w:id="8398" w:author="..." w:date="2018-06-12T18:06:00Z">
            <w:rPr>
              <w:color w:val="FF0000"/>
            </w:rPr>
          </w:rPrChange>
        </w:rPr>
        <w:t>app1</w:t>
      </w:r>
      <w:r>
        <w:rPr>
          <w:rFonts w:ascii="Times New Roman" w:eastAsia="宋体" w:hAnsi="Times New Roman" w:cs="Times New Roman" w:hint="eastAsia"/>
          <w:sz w:val="24"/>
          <w:szCs w:val="24"/>
          <w:rPrChange w:id="8399" w:author="..." w:date="2018-06-12T18:06:00Z">
            <w:rPr>
              <w:rFonts w:hint="eastAsia"/>
              <w:color w:val="FF0000"/>
            </w:rPr>
          </w:rPrChange>
        </w:rPr>
        <w:t>崩溃）</w:t>
      </w:r>
    </w:p>
    <w:p w:rsidR="00F76376" w:rsidRDefault="00793F6E">
      <w:pPr>
        <w:spacing w:line="400" w:lineRule="exact"/>
        <w:ind w:leftChars="200" w:left="420"/>
        <w:rPr>
          <w:ins w:id="8400" w:author="..." w:date="2018-06-12T15:02:00Z"/>
          <w:rFonts w:ascii="Times New Roman" w:eastAsia="宋体" w:hAnsi="Times New Roman" w:cs="Times New Roman"/>
          <w:sz w:val="24"/>
          <w:szCs w:val="24"/>
        </w:rPr>
        <w:pPrChange w:id="8401" w:author="Windows 用户" w:date="2018-06-12T20:02:00Z">
          <w:pPr>
            <w:ind w:firstLineChars="300" w:firstLine="630"/>
          </w:pPr>
        </w:pPrChange>
      </w:pPr>
      <w:del w:id="8402" w:author="..." w:date="2018-06-12T15:01:00Z">
        <w:r>
          <w:rPr>
            <w:rFonts w:ascii="Times New Roman" w:eastAsia="宋体" w:hAnsi="Times New Roman" w:cs="Times New Roman"/>
            <w:noProof/>
            <w:sz w:val="24"/>
            <w:szCs w:val="24"/>
            <w:rPrChange w:id="8403" w:author="..." w:date="2018-06-12T18:06:00Z">
              <w:rPr>
                <w:noProof/>
              </w:rPr>
            </w:rPrChange>
          </w:rPr>
          <w:drawing>
            <wp:inline distT="0" distB="0" distL="0" distR="0" wp14:anchorId="3AD18FE6" wp14:editId="148A3D47">
              <wp:extent cx="2190115" cy="69469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1"/>
                      <a:stretch>
                        <a:fillRect/>
                      </a:stretch>
                    </pic:blipFill>
                    <pic:spPr>
                      <a:xfrm>
                        <a:off x="0" y="0"/>
                        <a:ext cx="2190476" cy="695238"/>
                      </a:xfrm>
                      <a:prstGeom prst="rect">
                        <a:avLst/>
                      </a:prstGeom>
                    </pic:spPr>
                  </pic:pic>
                </a:graphicData>
              </a:graphic>
            </wp:inline>
          </w:drawing>
        </w:r>
      </w:del>
    </w:p>
    <w:p w:rsidR="00F76376" w:rsidRPr="00F76376" w:rsidRDefault="00F76376">
      <w:pPr>
        <w:spacing w:line="400" w:lineRule="exact"/>
        <w:ind w:leftChars="200" w:left="420" w:firstLineChars="200" w:firstLine="480"/>
        <w:rPr>
          <w:del w:id="8404" w:author="..." w:date="2018-06-12T15:02:00Z"/>
          <w:rFonts w:ascii="Times New Roman" w:eastAsia="宋体" w:hAnsi="Times New Roman" w:cs="Times New Roman"/>
          <w:sz w:val="24"/>
          <w:szCs w:val="24"/>
          <w:rPrChange w:id="8405" w:author="..." w:date="2018-06-12T18:06:00Z">
            <w:rPr>
              <w:del w:id="8406" w:author="..." w:date="2018-06-12T15:02:00Z"/>
            </w:rPr>
          </w:rPrChange>
        </w:rPr>
        <w:pPrChange w:id="8407" w:author="Windows 用户" w:date="2018-06-12T20:02:00Z">
          <w:pPr>
            <w:ind w:firstLineChars="300" w:firstLine="630"/>
          </w:pPr>
        </w:pPrChange>
      </w:pPr>
    </w:p>
    <w:p w:rsidR="00F76376" w:rsidRPr="00F76376" w:rsidRDefault="00793F6E">
      <w:pPr>
        <w:spacing w:line="400" w:lineRule="exact"/>
        <w:ind w:leftChars="200" w:left="420" w:firstLineChars="200" w:firstLine="480"/>
        <w:rPr>
          <w:del w:id="8408" w:author="..." w:date="2018-06-12T15:01:00Z"/>
          <w:rFonts w:ascii="Times New Roman" w:eastAsia="宋体" w:hAnsi="Times New Roman" w:cs="Times New Roman"/>
          <w:sz w:val="24"/>
          <w:szCs w:val="24"/>
          <w:rPrChange w:id="8409" w:author="..." w:date="2018-06-12T18:06:00Z">
            <w:rPr>
              <w:del w:id="8410" w:author="..." w:date="2018-06-12T15:01:00Z"/>
            </w:rPr>
          </w:rPrChange>
        </w:rPr>
        <w:pPrChange w:id="8411" w:author="Windows 用户" w:date="2018-06-12T20:02:00Z">
          <w:pPr>
            <w:ind w:firstLineChars="300" w:firstLine="630"/>
          </w:pPr>
        </w:pPrChange>
      </w:pPr>
      <w:ins w:id="8412" w:author="..." w:date="2018-06-12T13:57:00Z">
        <w:r>
          <w:rPr>
            <w:rFonts w:ascii="Times New Roman" w:eastAsia="宋体" w:hAnsi="Times New Roman" w:cs="Times New Roman" w:hint="eastAsia"/>
            <w:sz w:val="24"/>
            <w:szCs w:val="24"/>
            <w:rPrChange w:id="8413" w:author="..." w:date="2018-06-12T16:56:00Z">
              <w:rPr>
                <w:rFonts w:hint="eastAsia"/>
              </w:rPr>
            </w:rPrChange>
          </w:rPr>
          <w:t>③</w:t>
        </w:r>
      </w:ins>
      <w:del w:id="8414" w:author="..." w:date="2018-06-12T13:57:00Z">
        <w:r>
          <w:rPr>
            <w:rFonts w:ascii="Times New Roman" w:eastAsia="宋体" w:hAnsi="Times New Roman" w:cs="Times New Roman"/>
            <w:sz w:val="24"/>
            <w:szCs w:val="24"/>
            <w:rPrChange w:id="8415" w:author="..." w:date="2018-06-12T18:06:00Z">
              <w:rPr/>
            </w:rPrChange>
          </w:rPr>
          <w:delText>[3]</w:delText>
        </w:r>
      </w:del>
      <w:r>
        <w:rPr>
          <w:rFonts w:ascii="Times New Roman" w:eastAsia="宋体" w:hAnsi="Times New Roman" w:cs="Times New Roman" w:hint="eastAsia"/>
          <w:sz w:val="24"/>
          <w:szCs w:val="24"/>
          <w:rPrChange w:id="8416" w:author="..." w:date="2018-06-12T18:06:00Z">
            <w:rPr>
              <w:rFonts w:hint="eastAsia"/>
            </w:rPr>
          </w:rPrChange>
        </w:rPr>
        <w:t>运行</w:t>
      </w:r>
      <w:r>
        <w:rPr>
          <w:rFonts w:ascii="Times New Roman" w:eastAsia="宋体" w:hAnsi="Times New Roman" w:cs="Times New Roman"/>
          <w:sz w:val="24"/>
          <w:szCs w:val="24"/>
          <w:rPrChange w:id="8417" w:author="..." w:date="2018-06-12T18:06:00Z">
            <w:rPr/>
          </w:rPrChange>
        </w:rPr>
        <w:t>app2</w:t>
      </w:r>
      <w:r>
        <w:rPr>
          <w:rFonts w:ascii="Times New Roman" w:eastAsia="宋体" w:hAnsi="Times New Roman" w:cs="Times New Roman" w:hint="eastAsia"/>
          <w:sz w:val="24"/>
          <w:szCs w:val="24"/>
          <w:rPrChange w:id="8418" w:author="..." w:date="2018-06-12T18:06:00Z">
            <w:rPr>
              <w:rFonts w:hint="eastAsia"/>
            </w:rPr>
          </w:rPrChange>
        </w:rPr>
        <w:t>：（启动失败</w:t>
      </w:r>
      <w:del w:id="8419" w:author="..." w:date="2018-06-12T18:06:00Z">
        <w:r>
          <w:rPr>
            <w:rFonts w:ascii="Times New Roman" w:eastAsia="宋体" w:hAnsi="Times New Roman" w:cs="Times New Roman" w:hint="eastAsia"/>
            <w:sz w:val="24"/>
            <w:szCs w:val="24"/>
            <w:rPrChange w:id="8420" w:author="..." w:date="2018-06-12T18:06:00Z">
              <w:rPr>
                <w:rFonts w:hint="eastAsia"/>
                <w:color w:val="FF0000"/>
              </w:rPr>
            </w:rPrChange>
          </w:rPr>
          <w:delText>：</w:delText>
        </w:r>
      </w:del>
      <w:r>
        <w:rPr>
          <w:rFonts w:ascii="Times New Roman" w:eastAsia="宋体" w:hAnsi="Times New Roman" w:cs="Times New Roman"/>
          <w:sz w:val="24"/>
          <w:szCs w:val="24"/>
          <w:rPrChange w:id="8421" w:author="..." w:date="2018-06-12T18:06:00Z">
            <w:rPr>
              <w:color w:val="FF0000"/>
            </w:rPr>
          </w:rPrChange>
        </w:rPr>
        <w:t>App isn’t installed.</w:t>
      </w:r>
      <w:r>
        <w:rPr>
          <w:rFonts w:ascii="Times New Roman" w:eastAsia="宋体" w:hAnsi="Times New Roman" w:cs="Times New Roman" w:hint="eastAsia"/>
          <w:sz w:val="24"/>
          <w:szCs w:val="24"/>
          <w:rPrChange w:id="8422" w:author="..." w:date="2018-06-12T18:06:00Z">
            <w:rPr>
              <w:rFonts w:hint="eastAsia"/>
            </w:rPr>
          </w:rPrChange>
        </w:rPr>
        <w:t>）</w:t>
      </w:r>
    </w:p>
    <w:p w:rsidR="00F76376" w:rsidRPr="00F76376" w:rsidRDefault="00793F6E">
      <w:pPr>
        <w:pStyle w:val="aa"/>
        <w:spacing w:line="400" w:lineRule="exact"/>
        <w:ind w:firstLine="480"/>
        <w:rPr>
          <w:rFonts w:ascii="Times New Roman" w:eastAsia="宋体" w:hAnsi="Times New Roman" w:cs="Times New Roman"/>
          <w:sz w:val="24"/>
          <w:szCs w:val="24"/>
          <w:rPrChange w:id="8423" w:author="..." w:date="2018-06-12T16:56:00Z">
            <w:rPr/>
          </w:rPrChange>
        </w:rPr>
        <w:pPrChange w:id="8424" w:author="Windows 用户" w:date="2018-06-12T20:02:00Z">
          <w:pPr>
            <w:ind w:firstLineChars="300" w:firstLine="630"/>
          </w:pPr>
        </w:pPrChange>
      </w:pPr>
      <w:del w:id="8425" w:author="..." w:date="2018-06-12T13:57:00Z">
        <w:r>
          <w:rPr>
            <w:rFonts w:ascii="Times New Roman" w:eastAsia="宋体" w:hAnsi="Times New Roman" w:cs="Times New Roman"/>
            <w:noProof/>
            <w:sz w:val="24"/>
            <w:szCs w:val="24"/>
            <w:rPrChange w:id="8426" w:author="..." w:date="2018-06-12T16:56:00Z">
              <w:rPr>
                <w:noProof/>
              </w:rPr>
            </w:rPrChange>
          </w:rPr>
          <w:drawing>
            <wp:inline distT="0" distB="0" distL="0" distR="0" wp14:anchorId="637B201D" wp14:editId="058BD6A6">
              <wp:extent cx="1732915" cy="67564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2"/>
                      <a:stretch>
                        <a:fillRect/>
                      </a:stretch>
                    </pic:blipFill>
                    <pic:spPr>
                      <a:xfrm>
                        <a:off x="0" y="0"/>
                        <a:ext cx="1733333" cy="676190"/>
                      </a:xfrm>
                      <a:prstGeom prst="rect">
                        <a:avLst/>
                      </a:prstGeom>
                    </pic:spPr>
                  </pic:pic>
                </a:graphicData>
              </a:graphic>
            </wp:inline>
          </w:drawing>
        </w:r>
      </w:del>
    </w:p>
    <w:p w:rsidR="00F76376" w:rsidRPr="00F76376" w:rsidRDefault="00793F6E">
      <w:pPr>
        <w:pStyle w:val="aa"/>
        <w:numPr>
          <w:ilvl w:val="255"/>
          <w:numId w:val="0"/>
        </w:numPr>
        <w:spacing w:line="400" w:lineRule="exact"/>
        <w:ind w:firstLineChars="200" w:firstLine="480"/>
        <w:rPr>
          <w:del w:id="8427" w:author="..." w:date="2018-06-12T18:07:00Z"/>
          <w:rFonts w:ascii="Times New Roman" w:eastAsia="宋体" w:hAnsi="Times New Roman" w:cs="Times New Roman"/>
          <w:sz w:val="24"/>
          <w:szCs w:val="24"/>
          <w:rPrChange w:id="8428" w:author="..." w:date="2018-06-12T16:56:00Z">
            <w:rPr>
              <w:del w:id="8429" w:author="..." w:date="2018-06-12T18:07:00Z"/>
            </w:rPr>
          </w:rPrChange>
        </w:rPr>
        <w:pPrChange w:id="8430" w:author="Windows 用户" w:date="2018-06-12T20:02:00Z">
          <w:pPr>
            <w:pStyle w:val="aa"/>
            <w:numPr>
              <w:numId w:val="8"/>
            </w:numPr>
            <w:ind w:left="720" w:firstLineChars="0" w:hanging="720"/>
          </w:pPr>
        </w:pPrChange>
      </w:pPr>
      <w:ins w:id="8431" w:author="..." w:date="2018-06-12T15:01:00Z">
        <w:r>
          <w:rPr>
            <w:rFonts w:ascii="Times New Roman" w:eastAsia="宋体" w:hAnsi="Times New Roman" w:cs="Times New Roman" w:hint="eastAsia"/>
            <w:sz w:val="24"/>
            <w:szCs w:val="24"/>
            <w:rPrChange w:id="8432" w:author="..." w:date="2018-06-12T16:56:00Z">
              <w:rPr>
                <w:rFonts w:hint="eastAsia"/>
              </w:rPr>
            </w:rPrChange>
          </w:rPr>
          <w:t>（</w:t>
        </w:r>
        <w:r>
          <w:rPr>
            <w:rFonts w:ascii="Times New Roman" w:eastAsia="宋体" w:hAnsi="Times New Roman" w:cs="Times New Roman"/>
            <w:sz w:val="24"/>
            <w:szCs w:val="24"/>
            <w:rPrChange w:id="8433" w:author="..." w:date="2018-06-12T16:56:00Z">
              <w:rPr/>
            </w:rPrChange>
          </w:rPr>
          <w:t>3</w:t>
        </w:r>
        <w:r>
          <w:rPr>
            <w:rFonts w:ascii="Times New Roman" w:eastAsia="宋体" w:hAnsi="Times New Roman" w:cs="Times New Roman" w:hint="eastAsia"/>
            <w:sz w:val="24"/>
            <w:szCs w:val="24"/>
            <w:rPrChange w:id="8434" w:author="..." w:date="2018-06-12T16:56:00Z">
              <w:rPr>
                <w:rFonts w:hint="eastAsia"/>
              </w:rPr>
            </w:rPrChange>
          </w:rPr>
          <w:t>）</w:t>
        </w:r>
      </w:ins>
      <w:r>
        <w:rPr>
          <w:rFonts w:ascii="Times New Roman" w:eastAsia="宋体" w:hAnsi="Times New Roman" w:cs="Times New Roman"/>
          <w:sz w:val="24"/>
          <w:szCs w:val="24"/>
          <w:rPrChange w:id="8435" w:author="..." w:date="2018-06-12T16:56:00Z">
            <w:rPr/>
          </w:rPrChange>
        </w:rPr>
        <w:t>APP1.&lt;uses-permission&gt;</w:t>
      </w:r>
      <w:r>
        <w:rPr>
          <w:rFonts w:ascii="Times New Roman" w:eastAsia="宋体" w:hAnsi="Times New Roman" w:cs="Times New Roman" w:hint="eastAsia"/>
          <w:sz w:val="24"/>
          <w:szCs w:val="24"/>
          <w:rPrChange w:id="8436" w:author="..." w:date="2018-06-12T16:56:00Z">
            <w:rPr>
              <w:rFonts w:hint="eastAsia"/>
            </w:rPr>
          </w:rPrChange>
        </w:rPr>
        <w:t>为空，</w:t>
      </w:r>
      <w:r>
        <w:rPr>
          <w:rFonts w:ascii="Times New Roman" w:eastAsia="宋体" w:hAnsi="Times New Roman" w:cs="Times New Roman"/>
          <w:sz w:val="24"/>
          <w:szCs w:val="24"/>
          <w:rPrChange w:id="8437" w:author="..." w:date="2018-06-12T16:56:00Z">
            <w:rPr/>
          </w:rPrChange>
        </w:rPr>
        <w:t>A1.permission=null</w:t>
      </w:r>
      <w:r>
        <w:rPr>
          <w:rFonts w:ascii="Times New Roman" w:eastAsia="宋体" w:hAnsi="Times New Roman" w:cs="Times New Roman" w:hint="eastAsia"/>
          <w:sz w:val="24"/>
          <w:szCs w:val="24"/>
          <w:rPrChange w:id="8438" w:author="..." w:date="2018-06-12T16:56:00Z">
            <w:rPr>
              <w:rFonts w:hint="eastAsia"/>
            </w:rPr>
          </w:rPrChange>
        </w:rPr>
        <w:t>，</w:t>
      </w:r>
    </w:p>
    <w:p w:rsidR="00F76376" w:rsidRPr="00F76376" w:rsidRDefault="00793F6E">
      <w:pPr>
        <w:pStyle w:val="aa"/>
        <w:spacing w:line="400" w:lineRule="exact"/>
        <w:ind w:firstLine="480"/>
        <w:rPr>
          <w:del w:id="8439" w:author="..." w:date="2018-06-12T18:08:00Z"/>
          <w:rFonts w:ascii="Times New Roman" w:eastAsia="宋体" w:hAnsi="Times New Roman" w:cs="Times New Roman"/>
          <w:sz w:val="24"/>
          <w:szCs w:val="24"/>
          <w:rPrChange w:id="8440" w:author="..." w:date="2018-06-12T16:56:00Z">
            <w:rPr>
              <w:del w:id="8441" w:author="..." w:date="2018-06-12T18:08:00Z"/>
            </w:rPr>
          </w:rPrChange>
        </w:rPr>
        <w:pPrChange w:id="8442" w:author="Windows 用户" w:date="2018-06-12T20:02:00Z">
          <w:pPr>
            <w:ind w:firstLineChars="350" w:firstLine="735"/>
          </w:pPr>
        </w:pPrChange>
      </w:pPr>
      <w:r>
        <w:rPr>
          <w:rFonts w:ascii="Times New Roman" w:eastAsia="宋体" w:hAnsi="Times New Roman" w:cs="Times New Roman"/>
          <w:sz w:val="24"/>
          <w:szCs w:val="24"/>
          <w:rPrChange w:id="8443" w:author="..." w:date="2018-06-12T16:56:00Z">
            <w:rPr/>
          </w:rPrChange>
        </w:rPr>
        <w:t>APP2.permission=null, A21.perm</w:t>
      </w:r>
      <w:ins w:id="8444" w:author="..." w:date="2018-06-12T18:07: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8445" w:author="..." w:date="2018-06-12T16:56:00Z">
            <w:rPr/>
          </w:rPrChange>
        </w:rPr>
        <w:t>ission=P1</w:t>
      </w:r>
      <w:r>
        <w:rPr>
          <w:rFonts w:ascii="Times New Roman" w:eastAsia="宋体" w:hAnsi="Times New Roman" w:cs="Times New Roman" w:hint="eastAsia"/>
          <w:sz w:val="24"/>
          <w:szCs w:val="24"/>
          <w:rPrChange w:id="8446" w:author="..." w:date="2018-06-12T16:56:00Z">
            <w:rPr>
              <w:rFonts w:hint="eastAsia"/>
            </w:rPr>
          </w:rPrChange>
        </w:rPr>
        <w:t>，</w:t>
      </w:r>
      <w:r>
        <w:rPr>
          <w:rFonts w:ascii="Times New Roman" w:eastAsia="宋体" w:hAnsi="Times New Roman" w:cs="Times New Roman"/>
          <w:sz w:val="24"/>
          <w:szCs w:val="24"/>
          <w:rPrChange w:id="8447" w:author="..." w:date="2018-06-12T16:56:00Z">
            <w:rPr/>
          </w:rPrChange>
        </w:rPr>
        <w:t>A22.permission=null</w:t>
      </w:r>
      <w:ins w:id="8448" w:author="..." w:date="2018-06-12T18:08:00Z">
        <w:r>
          <w:rPr>
            <w:rFonts w:ascii="Times New Roman" w:eastAsia="宋体" w:hAnsi="Times New Roman" w:cs="Times New Roman" w:hint="eastAsia"/>
            <w:sz w:val="24"/>
            <w:szCs w:val="24"/>
          </w:rPr>
          <w:t>，</w:t>
        </w:r>
      </w:ins>
    </w:p>
    <w:p w:rsidR="00F76376" w:rsidDel="00214223" w:rsidRDefault="00793F6E">
      <w:pPr>
        <w:pStyle w:val="aa"/>
        <w:spacing w:line="400" w:lineRule="exact"/>
        <w:ind w:firstLine="480"/>
        <w:rPr>
          <w:del w:id="8449" w:author="Windows 用户" w:date="2018-06-12T20:02:00Z"/>
          <w:rFonts w:ascii="Times New Roman" w:eastAsia="宋体" w:hAnsi="Times New Roman" w:cs="Times New Roman"/>
          <w:sz w:val="24"/>
          <w:szCs w:val="24"/>
        </w:rPr>
        <w:pPrChange w:id="8450" w:author="Windows 用户" w:date="2018-06-12T20:02:00Z">
          <w:pPr>
            <w:ind w:firstLineChars="350" w:firstLine="735"/>
          </w:pPr>
        </w:pPrChange>
      </w:pPr>
      <w:r>
        <w:rPr>
          <w:rFonts w:ascii="Times New Roman" w:eastAsia="宋体" w:hAnsi="Times New Roman" w:cs="Times New Roman"/>
          <w:sz w:val="24"/>
          <w:szCs w:val="24"/>
          <w:rPrChange w:id="8451" w:author="..." w:date="2018-06-12T18:07:00Z">
            <w:rPr/>
          </w:rPrChange>
        </w:rPr>
        <w:t>A1</w:t>
      </w:r>
      <w:r>
        <w:rPr>
          <w:rFonts w:ascii="Times New Roman" w:eastAsia="宋体" w:hAnsi="Times New Roman" w:cs="Times New Roman" w:hint="eastAsia"/>
          <w:sz w:val="24"/>
          <w:szCs w:val="24"/>
          <w:rPrChange w:id="8452" w:author="..." w:date="2018-06-12T18:07:00Z">
            <w:rPr>
              <w:rFonts w:hint="eastAsia"/>
            </w:rPr>
          </w:rPrChange>
        </w:rPr>
        <w:t>启动</w:t>
      </w:r>
      <w:r>
        <w:rPr>
          <w:rFonts w:ascii="Times New Roman" w:eastAsia="宋体" w:hAnsi="Times New Roman" w:cs="Times New Roman"/>
          <w:sz w:val="24"/>
          <w:szCs w:val="24"/>
          <w:rPrChange w:id="8453" w:author="..." w:date="2018-06-12T18:07:00Z">
            <w:rPr/>
          </w:rPrChange>
        </w:rPr>
        <w:t>A21</w:t>
      </w:r>
      <w:r>
        <w:rPr>
          <w:rFonts w:ascii="Times New Roman" w:eastAsia="宋体" w:hAnsi="Times New Roman" w:cs="Times New Roman" w:hint="eastAsia"/>
          <w:sz w:val="24"/>
          <w:szCs w:val="24"/>
          <w:rPrChange w:id="8454" w:author="..." w:date="2018-06-12T18:07:00Z">
            <w:rPr>
              <w:rFonts w:hint="eastAsia"/>
            </w:rPr>
          </w:rPrChange>
        </w:rPr>
        <w:t>，</w:t>
      </w:r>
      <w:r>
        <w:rPr>
          <w:rFonts w:ascii="Times New Roman" w:eastAsia="宋体" w:hAnsi="Times New Roman" w:cs="Times New Roman"/>
          <w:sz w:val="24"/>
          <w:szCs w:val="24"/>
          <w:rPrChange w:id="8455" w:author="..." w:date="2018-06-12T18:07:00Z">
            <w:rPr/>
          </w:rPrChange>
        </w:rPr>
        <w:t>A1</w:t>
      </w:r>
      <w:r>
        <w:rPr>
          <w:rFonts w:ascii="Times New Roman" w:eastAsia="宋体" w:hAnsi="Times New Roman" w:cs="Times New Roman" w:hint="eastAsia"/>
          <w:sz w:val="24"/>
          <w:szCs w:val="24"/>
          <w:rPrChange w:id="8456" w:author="..." w:date="2018-06-12T18:07:00Z">
            <w:rPr>
              <w:rFonts w:hint="eastAsia"/>
            </w:rPr>
          </w:rPrChange>
        </w:rPr>
        <w:t>启动</w:t>
      </w:r>
      <w:r>
        <w:rPr>
          <w:rFonts w:ascii="Times New Roman" w:eastAsia="宋体" w:hAnsi="Times New Roman" w:cs="Times New Roman"/>
          <w:sz w:val="24"/>
          <w:szCs w:val="24"/>
          <w:rPrChange w:id="8457" w:author="..." w:date="2018-06-12T18:07:00Z">
            <w:rPr/>
          </w:rPrChange>
        </w:rPr>
        <w:t>A22</w:t>
      </w:r>
      <w:r>
        <w:rPr>
          <w:rFonts w:ascii="Times New Roman" w:eastAsia="宋体" w:hAnsi="Times New Roman" w:cs="Times New Roman" w:hint="eastAsia"/>
          <w:sz w:val="24"/>
          <w:szCs w:val="24"/>
          <w:rPrChange w:id="8458" w:author="..." w:date="2018-06-12T18:07:00Z">
            <w:rPr>
              <w:rFonts w:hint="eastAsia"/>
            </w:rPr>
          </w:rPrChange>
        </w:rPr>
        <w:t>，观察</w:t>
      </w:r>
      <w:r>
        <w:rPr>
          <w:rFonts w:ascii="Times New Roman" w:eastAsia="宋体" w:hAnsi="Times New Roman" w:cs="Times New Roman"/>
          <w:sz w:val="24"/>
          <w:szCs w:val="24"/>
          <w:rPrChange w:id="8459" w:author="..." w:date="2018-06-12T18:07:00Z">
            <w:rPr/>
          </w:rPrChange>
        </w:rPr>
        <w:t>A1</w:t>
      </w:r>
      <w:r>
        <w:rPr>
          <w:rFonts w:ascii="Times New Roman" w:eastAsia="宋体" w:hAnsi="Times New Roman" w:cs="Times New Roman" w:hint="eastAsia"/>
          <w:sz w:val="24"/>
          <w:szCs w:val="24"/>
          <w:rPrChange w:id="8460" w:author="..." w:date="2018-06-12T18:07:00Z">
            <w:rPr>
              <w:rFonts w:hint="eastAsia"/>
            </w:rPr>
          </w:rPrChange>
        </w:rPr>
        <w:t>发送操作能否成功？</w:t>
      </w:r>
      <w:r>
        <w:rPr>
          <w:rFonts w:ascii="Times New Roman" w:eastAsia="宋体" w:hAnsi="Times New Roman" w:cs="Times New Roman"/>
          <w:sz w:val="24"/>
          <w:szCs w:val="24"/>
          <w:rPrChange w:id="8461" w:author="..." w:date="2018-06-12T18:07:00Z">
            <w:rPr/>
          </w:rPrChange>
        </w:rPr>
        <w:t>A21</w:t>
      </w:r>
      <w:r>
        <w:rPr>
          <w:rFonts w:ascii="Times New Roman" w:eastAsia="宋体" w:hAnsi="Times New Roman" w:cs="Times New Roman" w:hint="eastAsia"/>
          <w:sz w:val="24"/>
          <w:szCs w:val="24"/>
          <w:rPrChange w:id="8462" w:author="..." w:date="2018-06-12T18:07:00Z">
            <w:rPr>
              <w:rFonts w:hint="eastAsia"/>
            </w:rPr>
          </w:rPrChange>
        </w:rPr>
        <w:t>，</w:t>
      </w:r>
      <w:r>
        <w:rPr>
          <w:rFonts w:ascii="Times New Roman" w:eastAsia="宋体" w:hAnsi="Times New Roman" w:cs="Times New Roman"/>
          <w:sz w:val="24"/>
          <w:szCs w:val="24"/>
          <w:rPrChange w:id="8463" w:author="..." w:date="2018-06-12T18:07:00Z">
            <w:rPr/>
          </w:rPrChange>
        </w:rPr>
        <w:t>A22</w:t>
      </w:r>
      <w:r>
        <w:rPr>
          <w:rFonts w:ascii="Times New Roman" w:eastAsia="宋体" w:hAnsi="Times New Roman" w:cs="Times New Roman" w:hint="eastAsia"/>
          <w:sz w:val="24"/>
          <w:szCs w:val="24"/>
          <w:rPrChange w:id="8464" w:author="..." w:date="2018-06-12T18:07:00Z">
            <w:rPr>
              <w:rFonts w:hint="eastAsia"/>
            </w:rPr>
          </w:rPrChange>
        </w:rPr>
        <w:t>能否启动成功？</w:t>
      </w:r>
    </w:p>
    <w:p w:rsidR="00214223" w:rsidRPr="00F76376" w:rsidRDefault="00214223">
      <w:pPr>
        <w:pStyle w:val="aa"/>
        <w:spacing w:line="400" w:lineRule="exact"/>
        <w:ind w:firstLine="480"/>
        <w:rPr>
          <w:ins w:id="8465" w:author="Windows 用户" w:date="2018-06-12T20:02:00Z"/>
          <w:rFonts w:ascii="Times New Roman" w:eastAsia="宋体" w:hAnsi="Times New Roman" w:cs="Times New Roman"/>
          <w:sz w:val="24"/>
          <w:szCs w:val="24"/>
          <w:rPrChange w:id="8466" w:author="..." w:date="2018-06-12T18:07:00Z">
            <w:rPr>
              <w:ins w:id="8467" w:author="Windows 用户" w:date="2018-06-12T20:02:00Z"/>
            </w:rPr>
          </w:rPrChange>
        </w:rPr>
        <w:pPrChange w:id="8468" w:author="Windows 用户" w:date="2018-06-12T20:02:00Z">
          <w:pPr>
            <w:ind w:firstLineChars="350" w:firstLine="735"/>
          </w:pPr>
        </w:pPrChange>
      </w:pPr>
    </w:p>
    <w:p w:rsidR="00F76376" w:rsidRPr="00F76376" w:rsidRDefault="00793F6E">
      <w:pPr>
        <w:pStyle w:val="aa"/>
        <w:spacing w:line="400" w:lineRule="exact"/>
        <w:ind w:firstLine="480"/>
        <w:pPrChange w:id="8469" w:author="Windows 用户" w:date="2018-06-12T20:02:00Z">
          <w:pPr>
            <w:ind w:firstLineChars="350" w:firstLine="735"/>
          </w:pPr>
        </w:pPrChange>
      </w:pPr>
      <w:r w:rsidRPr="00214223">
        <w:rPr>
          <w:rFonts w:ascii="Times New Roman" w:eastAsia="宋体" w:hAnsi="Times New Roman" w:cs="Times New Roman" w:hint="eastAsia"/>
          <w:sz w:val="24"/>
          <w:szCs w:val="24"/>
          <w:rPrChange w:id="8470" w:author="Windows 用户" w:date="2018-06-12T20:02:00Z">
            <w:rPr>
              <w:rFonts w:hint="eastAsia"/>
            </w:rPr>
          </w:rPrChange>
        </w:rPr>
        <w:t>在项目</w:t>
      </w:r>
      <w:r w:rsidRPr="00214223">
        <w:rPr>
          <w:rFonts w:ascii="Times New Roman" w:eastAsia="宋体" w:hAnsi="Times New Roman" w:cs="Times New Roman"/>
          <w:sz w:val="24"/>
          <w:szCs w:val="24"/>
          <w:rPrChange w:id="8471" w:author="Windows 用户" w:date="2018-06-12T20:02:00Z">
            <w:rPr/>
          </w:rPrChange>
        </w:rPr>
        <w:t>app2</w:t>
      </w:r>
      <w:r w:rsidRPr="00214223">
        <w:rPr>
          <w:rFonts w:ascii="Times New Roman" w:eastAsia="宋体" w:hAnsi="Times New Roman" w:cs="Times New Roman" w:hint="eastAsia"/>
          <w:sz w:val="24"/>
          <w:szCs w:val="24"/>
          <w:rPrChange w:id="8472" w:author="Windows 用户" w:date="2018-06-12T20:02:00Z">
            <w:rPr>
              <w:rFonts w:hint="eastAsia"/>
            </w:rPr>
          </w:rPrChange>
        </w:rPr>
        <w:t>的</w:t>
      </w:r>
      <w:r w:rsidRPr="00214223">
        <w:rPr>
          <w:rFonts w:ascii="Times New Roman" w:eastAsia="宋体" w:hAnsi="Times New Roman" w:cs="Times New Roman"/>
          <w:sz w:val="24"/>
          <w:szCs w:val="24"/>
          <w:rPrChange w:id="8473" w:author="Windows 用户" w:date="2018-06-12T20:02:00Z">
            <w:rPr/>
          </w:rPrChange>
        </w:rPr>
        <w:t>Androidmanifest.xml</w:t>
      </w:r>
      <w:r w:rsidRPr="00214223">
        <w:rPr>
          <w:rFonts w:ascii="Times New Roman" w:eastAsia="宋体" w:hAnsi="Times New Roman" w:cs="Times New Roman" w:hint="eastAsia"/>
          <w:sz w:val="24"/>
          <w:szCs w:val="24"/>
          <w:rPrChange w:id="8474" w:author="Windows 用户" w:date="2018-06-12T20:02:00Z">
            <w:rPr>
              <w:rFonts w:hint="eastAsia"/>
            </w:rPr>
          </w:rPrChange>
        </w:rPr>
        <w:t>的</w:t>
      </w:r>
      <w:r w:rsidRPr="00214223">
        <w:rPr>
          <w:rFonts w:ascii="Times New Roman" w:eastAsia="宋体" w:hAnsi="Times New Roman" w:cs="Times New Roman"/>
          <w:sz w:val="24"/>
          <w:szCs w:val="24"/>
          <w:rPrChange w:id="8475" w:author="Windows 用户" w:date="2018-06-12T20:02:00Z">
            <w:rPr/>
          </w:rPrChange>
        </w:rPr>
        <w:t>SecondActivity</w:t>
      </w:r>
      <w:r w:rsidRPr="00214223">
        <w:rPr>
          <w:rFonts w:ascii="Times New Roman" w:eastAsia="宋体" w:hAnsi="Times New Roman" w:cs="Times New Roman" w:hint="eastAsia"/>
          <w:sz w:val="24"/>
          <w:szCs w:val="24"/>
          <w:rPrChange w:id="8476" w:author="Windows 用户" w:date="2018-06-12T20:02:00Z">
            <w:rPr>
              <w:rFonts w:hint="eastAsia"/>
            </w:rPr>
          </w:rPrChange>
        </w:rPr>
        <w:t>中添加：</w:t>
      </w:r>
    </w:p>
    <w:p w:rsidR="00F76376" w:rsidRPr="005E3462"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477" w:author="Windows 用户" w:date="2018-06-12T20:01:00Z">
            <w:rPr>
              <w:shd w:val="clear" w:color="auto" w:fill="E7E6E6" w:themeFill="background2"/>
            </w:rPr>
          </w:rPrChange>
        </w:rPr>
        <w:pPrChange w:id="8478" w:author="Windows 用户" w:date="2018-06-12T20:01:00Z">
          <w:pPr>
            <w:shd w:val="clear" w:color="auto" w:fill="E7E6E6" w:themeFill="background2"/>
            <w:ind w:firstLineChars="350" w:firstLine="735"/>
          </w:pPr>
        </w:pPrChange>
      </w:pPr>
      <w:r w:rsidRPr="005E3462">
        <w:rPr>
          <w:rFonts w:ascii="Times New Roman" w:eastAsia="宋体" w:hAnsi="Times New Roman"/>
          <w:rPrChange w:id="8479" w:author="Windows 用户" w:date="2018-06-12T20:01:00Z">
            <w:rPr>
              <w:shd w:val="clear" w:color="auto" w:fill="E7E6E6" w:themeFill="background2"/>
            </w:rPr>
          </w:rPrChange>
        </w:rPr>
        <w:t>&lt;activity android:name=".SecondActivity"</w:t>
      </w:r>
    </w:p>
    <w:p w:rsidR="00F76376" w:rsidRPr="005E3462"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480" w:author="Windows 用户" w:date="2018-06-12T20:01:00Z">
            <w:rPr>
              <w:shd w:val="clear" w:color="auto" w:fill="E7E6E6" w:themeFill="background2"/>
            </w:rPr>
          </w:rPrChange>
        </w:rPr>
        <w:pPrChange w:id="8481" w:author="Windows 用户" w:date="2018-06-12T20:01:00Z">
          <w:pPr>
            <w:shd w:val="clear" w:color="auto" w:fill="E7E6E6" w:themeFill="background2"/>
            <w:ind w:firstLineChars="350" w:firstLine="735"/>
          </w:pPr>
        </w:pPrChange>
      </w:pPr>
      <w:r w:rsidRPr="005E3462">
        <w:rPr>
          <w:rFonts w:ascii="Times New Roman" w:eastAsia="宋体" w:hAnsi="Times New Roman"/>
          <w:rPrChange w:id="8482" w:author="Windows 用户" w:date="2018-06-12T20:01:00Z">
            <w:rPr>
              <w:shd w:val="clear" w:color="auto" w:fill="E7E6E6" w:themeFill="background2"/>
            </w:rPr>
          </w:rPrChange>
        </w:rPr>
        <w:t xml:space="preserve">    android:permission="android.permission.ACCESS_NETWORK_STATE"</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shd w:val="clear" w:color="auto" w:fill="E7E6E6" w:themeFill="background2"/>
        </w:rPr>
        <w:pPrChange w:id="8483" w:author="Windows 用户" w:date="2018-06-12T20:01:00Z">
          <w:pPr>
            <w:shd w:val="clear" w:color="auto" w:fill="E7E6E6" w:themeFill="background2"/>
            <w:ind w:firstLineChars="350" w:firstLine="735"/>
          </w:pPr>
        </w:pPrChange>
      </w:pPr>
      <w:r w:rsidRPr="005E3462">
        <w:rPr>
          <w:rFonts w:ascii="Times New Roman" w:eastAsia="宋体" w:hAnsi="Times New Roman"/>
          <w:rPrChange w:id="8484" w:author="Windows 用户" w:date="2018-06-12T20:01:00Z">
            <w:rPr>
              <w:shd w:val="clear" w:color="auto" w:fill="E7E6E6" w:themeFill="background2"/>
            </w:rPr>
          </w:rPrChange>
        </w:rPr>
        <w:t>&gt;&lt;/activity&gt;</w:t>
      </w:r>
    </w:p>
    <w:p w:rsidR="00F76376" w:rsidRPr="00F76376" w:rsidRDefault="00793F6E">
      <w:pPr>
        <w:pStyle w:val="aa"/>
        <w:spacing w:line="400" w:lineRule="exact"/>
        <w:ind w:firstLine="480"/>
        <w:rPr>
          <w:del w:id="8485" w:author="..." w:date="2018-06-12T15:03:00Z"/>
          <w:rFonts w:ascii="Times New Roman" w:eastAsia="宋体" w:hAnsi="Times New Roman" w:cs="Times New Roman"/>
          <w:sz w:val="24"/>
          <w:szCs w:val="24"/>
          <w:rPrChange w:id="8486" w:author="..." w:date="2018-06-12T18:07:00Z">
            <w:rPr>
              <w:del w:id="8487" w:author="..." w:date="2018-06-12T15:03:00Z"/>
            </w:rPr>
          </w:rPrChange>
        </w:rPr>
        <w:pPrChange w:id="8488" w:author="Windows 用户" w:date="2018-06-12T20:04:00Z">
          <w:pPr>
            <w:ind w:left="90" w:firstLineChars="300" w:firstLine="630"/>
          </w:pPr>
        </w:pPrChange>
      </w:pPr>
      <w:ins w:id="8489" w:author="..." w:date="2018-06-12T15:03:00Z">
        <w:r>
          <w:rPr>
            <w:rFonts w:ascii="Times New Roman" w:eastAsia="宋体" w:hAnsi="Times New Roman" w:cs="Times New Roman" w:hint="eastAsia"/>
            <w:sz w:val="24"/>
            <w:szCs w:val="24"/>
            <w:rPrChange w:id="8490" w:author="..." w:date="2018-06-12T16:56:00Z">
              <w:rPr>
                <w:rFonts w:hint="eastAsia"/>
              </w:rPr>
            </w:rPrChange>
          </w:rPr>
          <w:t>①</w:t>
        </w:r>
      </w:ins>
      <w:del w:id="8491" w:author="..." w:date="2018-06-12T15:03:00Z">
        <w:r>
          <w:rPr>
            <w:rFonts w:ascii="Times New Roman" w:eastAsia="宋体" w:hAnsi="Times New Roman" w:cs="Times New Roman"/>
            <w:sz w:val="24"/>
            <w:szCs w:val="24"/>
            <w:rPrChange w:id="8492" w:author="..." w:date="2018-06-12T18:07:00Z">
              <w:rPr/>
            </w:rPrChange>
          </w:rPr>
          <w:delText>[1]</w:delText>
        </w:r>
      </w:del>
      <w:r>
        <w:rPr>
          <w:rFonts w:ascii="Times New Roman" w:eastAsia="宋体" w:hAnsi="Times New Roman" w:cs="Times New Roman" w:hint="eastAsia"/>
          <w:sz w:val="24"/>
          <w:szCs w:val="24"/>
          <w:rPrChange w:id="8493" w:author="..." w:date="2018-06-12T18:07:00Z">
            <w:rPr>
              <w:rFonts w:hint="eastAsia"/>
            </w:rPr>
          </w:rPrChange>
        </w:rPr>
        <w:t>运行</w:t>
      </w:r>
      <w:r>
        <w:rPr>
          <w:rFonts w:ascii="Times New Roman" w:eastAsia="宋体" w:hAnsi="Times New Roman" w:cs="Times New Roman"/>
          <w:sz w:val="24"/>
          <w:szCs w:val="24"/>
          <w:rPrChange w:id="8494" w:author="..." w:date="2018-06-12T18:07:00Z">
            <w:rPr/>
          </w:rPrChange>
        </w:rPr>
        <w:t>app1</w:t>
      </w:r>
      <w:r>
        <w:rPr>
          <w:rFonts w:ascii="Times New Roman" w:eastAsia="宋体" w:hAnsi="Times New Roman" w:cs="Times New Roman" w:hint="eastAsia"/>
          <w:sz w:val="24"/>
          <w:szCs w:val="24"/>
          <w:rPrChange w:id="8495" w:author="..." w:date="2018-06-12T18:07:00Z">
            <w:rPr>
              <w:rFonts w:hint="eastAsia"/>
            </w:rPr>
          </w:rPrChange>
        </w:rPr>
        <w:t>，点击</w:t>
      </w:r>
      <w:r>
        <w:rPr>
          <w:rFonts w:ascii="Times New Roman" w:eastAsia="宋体" w:hAnsi="Times New Roman" w:cs="Times New Roman"/>
          <w:sz w:val="24"/>
          <w:szCs w:val="24"/>
          <w:rPrChange w:id="8496" w:author="..." w:date="2018-06-12T18:07:00Z">
            <w:rPr/>
          </w:rPrChange>
        </w:rPr>
        <w:t>button</w:t>
      </w:r>
      <w:del w:id="8497" w:author="..." w:date="2018-06-12T18:08:00Z">
        <w:r>
          <w:rPr>
            <w:rFonts w:ascii="Times New Roman" w:eastAsia="宋体" w:hAnsi="Times New Roman" w:cs="Times New Roman" w:hint="eastAsia"/>
            <w:sz w:val="24"/>
            <w:szCs w:val="24"/>
            <w:rPrChange w:id="8498" w:author="..." w:date="2018-06-12T18:07:00Z">
              <w:rPr>
                <w:rFonts w:hint="eastAsia"/>
              </w:rPr>
            </w:rPrChange>
          </w:rPr>
          <w:delText>：</w:delText>
        </w:r>
      </w:del>
      <w:r>
        <w:rPr>
          <w:rFonts w:ascii="Times New Roman" w:eastAsia="宋体" w:hAnsi="Times New Roman" w:cs="Times New Roman" w:hint="eastAsia"/>
          <w:sz w:val="24"/>
          <w:szCs w:val="24"/>
          <w:rPrChange w:id="8499" w:author="..." w:date="2018-06-12T18:07:00Z">
            <w:rPr>
              <w:rFonts w:hint="eastAsia"/>
            </w:rPr>
          </w:rPrChange>
        </w:rPr>
        <w:t>“</w:t>
      </w:r>
      <w:r>
        <w:rPr>
          <w:rFonts w:ascii="Times New Roman" w:eastAsia="宋体" w:hAnsi="Times New Roman" w:cs="Times New Roman"/>
          <w:sz w:val="24"/>
          <w:szCs w:val="24"/>
          <w:rPrChange w:id="8500" w:author="..." w:date="2018-06-12T18:07:00Z">
            <w:rPr/>
          </w:rPrChange>
        </w:rPr>
        <w:t>App2:FirstActivity</w:t>
      </w:r>
      <w:r>
        <w:rPr>
          <w:rFonts w:ascii="Times New Roman" w:eastAsia="宋体" w:hAnsi="Times New Roman" w:cs="Times New Roman" w:hint="eastAsia"/>
          <w:sz w:val="24"/>
          <w:szCs w:val="24"/>
          <w:rPrChange w:id="8501" w:author="..." w:date="2018-06-12T18:07:00Z">
            <w:rPr>
              <w:rFonts w:hint="eastAsia"/>
            </w:rPr>
          </w:rPrChange>
        </w:rPr>
        <w:t>”：（启动成功）</w:t>
      </w:r>
    </w:p>
    <w:p w:rsidR="00F76376" w:rsidRPr="00F76376" w:rsidRDefault="00793F6E">
      <w:pPr>
        <w:pStyle w:val="aa"/>
        <w:spacing w:line="400" w:lineRule="exact"/>
        <w:ind w:firstLine="480"/>
        <w:rPr>
          <w:rFonts w:ascii="Times New Roman" w:eastAsia="宋体" w:hAnsi="Times New Roman" w:cs="Times New Roman"/>
          <w:sz w:val="24"/>
          <w:szCs w:val="24"/>
          <w:rPrChange w:id="8502" w:author="..." w:date="2018-06-12T18:07:00Z">
            <w:rPr/>
          </w:rPrChange>
        </w:rPr>
        <w:pPrChange w:id="8503" w:author="Windows 用户" w:date="2018-06-12T20:04:00Z">
          <w:pPr>
            <w:ind w:left="90" w:firstLineChars="300" w:firstLine="630"/>
          </w:pPr>
        </w:pPrChange>
      </w:pPr>
      <w:del w:id="8504" w:author="..." w:date="2018-06-12T15:01:00Z">
        <w:r>
          <w:rPr>
            <w:rFonts w:ascii="Times New Roman" w:eastAsia="宋体" w:hAnsi="Times New Roman" w:cs="Times New Roman"/>
            <w:noProof/>
            <w:sz w:val="24"/>
            <w:szCs w:val="24"/>
            <w:rPrChange w:id="8505" w:author="..." w:date="2018-06-12T18:07:00Z">
              <w:rPr>
                <w:noProof/>
              </w:rPr>
            </w:rPrChange>
          </w:rPr>
          <w:drawing>
            <wp:inline distT="0" distB="0" distL="0" distR="0" wp14:anchorId="5ECB7708" wp14:editId="3EA269C3">
              <wp:extent cx="2466340" cy="116141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3"/>
                      <a:stretch>
                        <a:fillRect/>
                      </a:stretch>
                    </pic:blipFill>
                    <pic:spPr>
                      <a:xfrm>
                        <a:off x="0" y="0"/>
                        <a:ext cx="2466667" cy="1161905"/>
                      </a:xfrm>
                      <a:prstGeom prst="rect">
                        <a:avLst/>
                      </a:prstGeom>
                    </pic:spPr>
                  </pic:pic>
                </a:graphicData>
              </a:graphic>
            </wp:inline>
          </w:drawing>
        </w:r>
      </w:del>
    </w:p>
    <w:p w:rsidR="00F76376" w:rsidRPr="00F76376" w:rsidRDefault="00793F6E">
      <w:pPr>
        <w:pStyle w:val="aa"/>
        <w:spacing w:line="400" w:lineRule="exact"/>
        <w:ind w:firstLine="480"/>
        <w:rPr>
          <w:del w:id="8506" w:author="..." w:date="2018-06-12T15:03:00Z"/>
          <w:rFonts w:ascii="Times New Roman" w:eastAsia="宋体" w:hAnsi="Times New Roman" w:cs="Times New Roman"/>
          <w:sz w:val="24"/>
          <w:szCs w:val="24"/>
          <w:rPrChange w:id="8507" w:author="..." w:date="2018-06-12T18:07:00Z">
            <w:rPr>
              <w:del w:id="8508" w:author="..." w:date="2018-06-12T15:03:00Z"/>
            </w:rPr>
          </w:rPrChange>
        </w:rPr>
        <w:pPrChange w:id="8509" w:author="Windows 用户" w:date="2018-06-12T20:04:00Z">
          <w:pPr>
            <w:ind w:firstLineChars="350" w:firstLine="735"/>
          </w:pPr>
        </w:pPrChange>
      </w:pPr>
      <w:ins w:id="8510" w:author="..." w:date="2018-06-12T15:03:00Z">
        <w:r>
          <w:rPr>
            <w:rFonts w:ascii="Times New Roman" w:eastAsia="宋体" w:hAnsi="Times New Roman" w:cs="Times New Roman" w:hint="eastAsia"/>
            <w:sz w:val="24"/>
            <w:szCs w:val="24"/>
            <w:rPrChange w:id="8511" w:author="..." w:date="2018-06-12T16:56:00Z">
              <w:rPr>
                <w:rFonts w:hint="eastAsia"/>
              </w:rPr>
            </w:rPrChange>
          </w:rPr>
          <w:t>②</w:t>
        </w:r>
      </w:ins>
      <w:del w:id="8512" w:author="..." w:date="2018-06-12T15:03:00Z">
        <w:r>
          <w:rPr>
            <w:rFonts w:ascii="Times New Roman" w:eastAsia="宋体" w:hAnsi="Times New Roman" w:cs="Times New Roman"/>
            <w:sz w:val="24"/>
            <w:szCs w:val="24"/>
            <w:rPrChange w:id="8513" w:author="..." w:date="2018-06-12T18:07:00Z">
              <w:rPr/>
            </w:rPrChange>
          </w:rPr>
          <w:delText>[2]</w:delText>
        </w:r>
      </w:del>
      <w:r>
        <w:rPr>
          <w:rFonts w:ascii="Times New Roman" w:eastAsia="宋体" w:hAnsi="Times New Roman" w:cs="Times New Roman" w:hint="eastAsia"/>
          <w:sz w:val="24"/>
          <w:szCs w:val="24"/>
          <w:rPrChange w:id="8514" w:author="..." w:date="2018-06-12T18:07:00Z">
            <w:rPr>
              <w:rFonts w:hint="eastAsia"/>
            </w:rPr>
          </w:rPrChange>
        </w:rPr>
        <w:t>运行</w:t>
      </w:r>
      <w:r>
        <w:rPr>
          <w:rFonts w:ascii="Times New Roman" w:eastAsia="宋体" w:hAnsi="Times New Roman" w:cs="Times New Roman"/>
          <w:sz w:val="24"/>
          <w:szCs w:val="24"/>
          <w:rPrChange w:id="8515" w:author="..." w:date="2018-06-12T18:07:00Z">
            <w:rPr/>
          </w:rPrChange>
        </w:rPr>
        <w:t>app1</w:t>
      </w:r>
      <w:r>
        <w:rPr>
          <w:rFonts w:ascii="Times New Roman" w:eastAsia="宋体" w:hAnsi="Times New Roman" w:cs="Times New Roman" w:hint="eastAsia"/>
          <w:sz w:val="24"/>
          <w:szCs w:val="24"/>
          <w:rPrChange w:id="8516" w:author="..." w:date="2018-06-12T18:07:00Z">
            <w:rPr>
              <w:rFonts w:hint="eastAsia"/>
            </w:rPr>
          </w:rPrChange>
        </w:rPr>
        <w:t>，点击</w:t>
      </w:r>
      <w:r>
        <w:rPr>
          <w:rFonts w:ascii="Times New Roman" w:eastAsia="宋体" w:hAnsi="Times New Roman" w:cs="Times New Roman"/>
          <w:sz w:val="24"/>
          <w:szCs w:val="24"/>
          <w:rPrChange w:id="8517" w:author="..." w:date="2018-06-12T18:07:00Z">
            <w:rPr/>
          </w:rPrChange>
        </w:rPr>
        <w:t>button</w:t>
      </w:r>
      <w:del w:id="8518" w:author="..." w:date="2018-06-12T18:08:00Z">
        <w:r>
          <w:rPr>
            <w:rFonts w:ascii="Times New Roman" w:eastAsia="宋体" w:hAnsi="Times New Roman" w:cs="Times New Roman" w:hint="eastAsia"/>
            <w:sz w:val="24"/>
            <w:szCs w:val="24"/>
            <w:rPrChange w:id="8519" w:author="..." w:date="2018-06-12T18:07:00Z">
              <w:rPr>
                <w:rFonts w:hint="eastAsia"/>
              </w:rPr>
            </w:rPrChange>
          </w:rPr>
          <w:delText>：</w:delText>
        </w:r>
      </w:del>
      <w:r>
        <w:rPr>
          <w:rFonts w:ascii="Times New Roman" w:eastAsia="宋体" w:hAnsi="Times New Roman" w:cs="Times New Roman" w:hint="eastAsia"/>
          <w:sz w:val="24"/>
          <w:szCs w:val="24"/>
          <w:rPrChange w:id="8520" w:author="..." w:date="2018-06-12T18:07:00Z">
            <w:rPr>
              <w:rFonts w:hint="eastAsia"/>
            </w:rPr>
          </w:rPrChange>
        </w:rPr>
        <w:t>“</w:t>
      </w:r>
      <w:r>
        <w:rPr>
          <w:rFonts w:ascii="Times New Roman" w:eastAsia="宋体" w:hAnsi="Times New Roman" w:cs="Times New Roman"/>
          <w:sz w:val="24"/>
          <w:szCs w:val="24"/>
          <w:rPrChange w:id="8521" w:author="..." w:date="2018-06-12T18:07:00Z">
            <w:rPr/>
          </w:rPrChange>
        </w:rPr>
        <w:t>App2:SecondActivity</w:t>
      </w:r>
      <w:r>
        <w:rPr>
          <w:rFonts w:ascii="Times New Roman" w:eastAsia="宋体" w:hAnsi="Times New Roman" w:cs="Times New Roman" w:hint="eastAsia"/>
          <w:sz w:val="24"/>
          <w:szCs w:val="24"/>
          <w:rPrChange w:id="8522" w:author="..." w:date="2018-06-12T18:07:00Z">
            <w:rPr>
              <w:rFonts w:hint="eastAsia"/>
            </w:rPr>
          </w:rPrChange>
        </w:rPr>
        <w:t>”：（启动失败，</w:t>
      </w:r>
      <w:r>
        <w:rPr>
          <w:rFonts w:ascii="Times New Roman" w:eastAsia="宋体" w:hAnsi="Times New Roman" w:cs="Times New Roman"/>
          <w:sz w:val="24"/>
          <w:szCs w:val="24"/>
          <w:rPrChange w:id="8523" w:author="..." w:date="2018-06-12T18:07:00Z">
            <w:rPr>
              <w:color w:val="FF0000"/>
            </w:rPr>
          </w:rPrChange>
        </w:rPr>
        <w:t>app1</w:t>
      </w:r>
      <w:r>
        <w:rPr>
          <w:rFonts w:ascii="Times New Roman" w:eastAsia="宋体" w:hAnsi="Times New Roman" w:cs="Times New Roman" w:hint="eastAsia"/>
          <w:sz w:val="24"/>
          <w:szCs w:val="24"/>
          <w:rPrChange w:id="8524" w:author="..." w:date="2018-06-12T18:07:00Z">
            <w:rPr>
              <w:rFonts w:hint="eastAsia"/>
              <w:color w:val="FF0000"/>
            </w:rPr>
          </w:rPrChange>
        </w:rPr>
        <w:t>崩溃，</w:t>
      </w:r>
      <w:r>
        <w:rPr>
          <w:rFonts w:ascii="Times New Roman" w:eastAsia="宋体" w:hAnsi="Times New Roman" w:cs="Times New Roman"/>
          <w:sz w:val="24"/>
          <w:szCs w:val="24"/>
          <w:rPrChange w:id="8525" w:author="..." w:date="2018-06-12T18:07:00Z">
            <w:rPr>
              <w:color w:val="FF0000"/>
            </w:rPr>
          </w:rPrChange>
        </w:rPr>
        <w:t>app1</w:t>
      </w:r>
      <w:r>
        <w:rPr>
          <w:rFonts w:ascii="Times New Roman" w:eastAsia="宋体" w:hAnsi="Times New Roman" w:cs="Times New Roman" w:hint="eastAsia"/>
          <w:sz w:val="24"/>
          <w:szCs w:val="24"/>
          <w:rPrChange w:id="8526" w:author="..." w:date="2018-06-12T18:07:00Z">
            <w:rPr>
              <w:rFonts w:hint="eastAsia"/>
              <w:color w:val="FF0000"/>
            </w:rPr>
          </w:rPrChange>
        </w:rPr>
        <w:t>没有</w:t>
      </w:r>
      <w:r>
        <w:rPr>
          <w:rFonts w:ascii="Times New Roman" w:eastAsia="宋体" w:hAnsi="Times New Roman" w:cs="Times New Roman"/>
          <w:sz w:val="24"/>
          <w:szCs w:val="24"/>
          <w:rPrChange w:id="8527" w:author="..." w:date="2018-06-12T18:07:00Z">
            <w:rPr>
              <w:color w:val="FF0000"/>
            </w:rPr>
          </w:rPrChange>
        </w:rPr>
        <w:t>&lt;uses-permission&gt;</w:t>
      </w:r>
      <w:r>
        <w:rPr>
          <w:rFonts w:ascii="Times New Roman" w:eastAsia="宋体" w:hAnsi="Times New Roman" w:cs="Times New Roman" w:hint="eastAsia"/>
          <w:sz w:val="24"/>
          <w:szCs w:val="24"/>
          <w:rPrChange w:id="8528" w:author="..." w:date="2018-06-12T18:07:00Z">
            <w:rPr>
              <w:rFonts w:hint="eastAsia"/>
              <w:color w:val="FF0000"/>
            </w:rPr>
          </w:rPrChange>
        </w:rPr>
        <w:t>和</w:t>
      </w:r>
      <w:r>
        <w:rPr>
          <w:rFonts w:ascii="Times New Roman" w:eastAsia="宋体" w:hAnsi="Times New Roman" w:cs="Times New Roman"/>
          <w:sz w:val="24"/>
          <w:szCs w:val="24"/>
          <w:rPrChange w:id="8529" w:author="..." w:date="2018-06-12T18:07:00Z">
            <w:rPr>
              <w:color w:val="FF0000"/>
            </w:rPr>
          </w:rPrChange>
        </w:rPr>
        <w:t>app2</w:t>
      </w:r>
      <w:r>
        <w:rPr>
          <w:rFonts w:ascii="Times New Roman" w:eastAsia="宋体" w:hAnsi="Times New Roman" w:cs="Times New Roman" w:hint="eastAsia"/>
          <w:sz w:val="24"/>
          <w:szCs w:val="24"/>
          <w:rPrChange w:id="8530" w:author="..." w:date="2018-06-12T18:07:00Z">
            <w:rPr>
              <w:rFonts w:hint="eastAsia"/>
              <w:color w:val="FF0000"/>
            </w:rPr>
          </w:rPrChange>
        </w:rPr>
        <w:t>没有</w:t>
      </w:r>
      <w:r>
        <w:rPr>
          <w:rFonts w:ascii="Times New Roman" w:eastAsia="宋体" w:hAnsi="Times New Roman" w:cs="Times New Roman"/>
          <w:sz w:val="24"/>
          <w:szCs w:val="24"/>
          <w:rPrChange w:id="8531" w:author="..." w:date="2018-06-12T18:07:00Z">
            <w:rPr>
              <w:color w:val="FF0000"/>
            </w:rPr>
          </w:rPrChange>
        </w:rPr>
        <w:t>exported</w:t>
      </w:r>
      <w:r>
        <w:rPr>
          <w:rFonts w:ascii="Times New Roman" w:eastAsia="宋体" w:hAnsi="Times New Roman" w:cs="Times New Roman" w:hint="eastAsia"/>
          <w:sz w:val="24"/>
          <w:szCs w:val="24"/>
          <w:rPrChange w:id="8532" w:author="..." w:date="2018-06-12T18:07:00Z">
            <w:rPr>
              <w:rFonts w:hint="eastAsia"/>
              <w:color w:val="FF0000"/>
            </w:rPr>
          </w:rPrChange>
        </w:rPr>
        <w:t>默认为</w:t>
      </w:r>
      <w:r>
        <w:rPr>
          <w:rFonts w:ascii="Times New Roman" w:eastAsia="宋体" w:hAnsi="Times New Roman" w:cs="Times New Roman"/>
          <w:sz w:val="24"/>
          <w:szCs w:val="24"/>
          <w:rPrChange w:id="8533" w:author="..." w:date="2018-06-12T18:07:00Z">
            <w:rPr>
              <w:color w:val="FF0000"/>
            </w:rPr>
          </w:rPrChange>
        </w:rPr>
        <w:t>false</w:t>
      </w:r>
      <w:r>
        <w:rPr>
          <w:rFonts w:ascii="Times New Roman" w:eastAsia="宋体" w:hAnsi="Times New Roman" w:cs="Times New Roman" w:hint="eastAsia"/>
          <w:sz w:val="24"/>
          <w:szCs w:val="24"/>
          <w:rPrChange w:id="8534" w:author="..." w:date="2018-06-12T18:07:00Z">
            <w:rPr>
              <w:rFonts w:hint="eastAsia"/>
              <w:color w:val="FF0000"/>
            </w:rPr>
          </w:rPrChange>
        </w:rPr>
        <w:t>导致）</w:t>
      </w:r>
    </w:p>
    <w:p w:rsidR="00F76376" w:rsidRPr="00F76376" w:rsidRDefault="00793F6E">
      <w:pPr>
        <w:pStyle w:val="aa"/>
        <w:spacing w:line="400" w:lineRule="exact"/>
        <w:ind w:firstLine="480"/>
        <w:rPr>
          <w:rFonts w:ascii="Times New Roman" w:eastAsia="宋体" w:hAnsi="Times New Roman" w:cs="Times New Roman"/>
          <w:sz w:val="24"/>
          <w:szCs w:val="24"/>
          <w:rPrChange w:id="8535" w:author="..." w:date="2018-06-12T18:07:00Z">
            <w:rPr/>
          </w:rPrChange>
        </w:rPr>
        <w:pPrChange w:id="8536" w:author="Windows 用户" w:date="2018-06-12T20:04:00Z">
          <w:pPr>
            <w:ind w:firstLineChars="350" w:firstLine="735"/>
          </w:pPr>
        </w:pPrChange>
      </w:pPr>
      <w:del w:id="8537" w:author="..." w:date="2018-06-12T15:03:00Z">
        <w:r>
          <w:rPr>
            <w:rFonts w:ascii="Times New Roman" w:eastAsia="宋体" w:hAnsi="Times New Roman" w:cs="Times New Roman"/>
            <w:noProof/>
            <w:sz w:val="24"/>
            <w:szCs w:val="24"/>
            <w:rPrChange w:id="8538" w:author="..." w:date="2018-06-12T18:07:00Z">
              <w:rPr>
                <w:noProof/>
              </w:rPr>
            </w:rPrChange>
          </w:rPr>
          <w:drawing>
            <wp:inline distT="0" distB="0" distL="0" distR="0" wp14:anchorId="77C04157" wp14:editId="2597AF34">
              <wp:extent cx="2247265" cy="799465"/>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4"/>
                      <a:stretch>
                        <a:fillRect/>
                      </a:stretch>
                    </pic:blipFill>
                    <pic:spPr>
                      <a:xfrm>
                        <a:off x="0" y="0"/>
                        <a:ext cx="2247619" cy="800000"/>
                      </a:xfrm>
                      <a:prstGeom prst="rect">
                        <a:avLst/>
                      </a:prstGeom>
                    </pic:spPr>
                  </pic:pic>
                </a:graphicData>
              </a:graphic>
            </wp:inline>
          </w:drawing>
        </w:r>
      </w:del>
    </w:p>
    <w:p w:rsidR="00F76376" w:rsidRPr="00F76376" w:rsidRDefault="00793F6E">
      <w:pPr>
        <w:spacing w:line="400" w:lineRule="exact"/>
        <w:ind w:leftChars="200" w:left="420" w:firstLineChars="200" w:firstLine="480"/>
        <w:rPr>
          <w:del w:id="8539" w:author="..." w:date="2018-06-12T15:04:00Z"/>
          <w:rFonts w:ascii="Times New Roman" w:eastAsia="宋体" w:hAnsi="Times New Roman" w:cs="Times New Roman"/>
          <w:sz w:val="24"/>
          <w:szCs w:val="24"/>
          <w:rPrChange w:id="8540" w:author="..." w:date="2018-06-12T16:56:00Z">
            <w:rPr>
              <w:del w:id="8541" w:author="..." w:date="2018-06-12T15:04:00Z"/>
            </w:rPr>
          </w:rPrChange>
        </w:rPr>
        <w:pPrChange w:id="8542" w:author="Windows 用户" w:date="2018-06-12T20:03:00Z">
          <w:pPr>
            <w:ind w:firstLineChars="350" w:firstLine="735"/>
          </w:pPr>
        </w:pPrChange>
      </w:pPr>
      <w:ins w:id="8543" w:author="..." w:date="2018-06-12T15:03:00Z">
        <w:r>
          <w:rPr>
            <w:rFonts w:ascii="Times New Roman" w:eastAsia="宋体" w:hAnsi="Times New Roman" w:cs="Times New Roman" w:hint="eastAsia"/>
            <w:sz w:val="24"/>
            <w:szCs w:val="24"/>
            <w:rPrChange w:id="8544" w:author="..." w:date="2018-06-12T16:56:00Z">
              <w:rPr>
                <w:rFonts w:hint="eastAsia"/>
              </w:rPr>
            </w:rPrChange>
          </w:rPr>
          <w:t>③</w:t>
        </w:r>
      </w:ins>
      <w:del w:id="8545" w:author="..." w:date="2018-06-12T15:03:00Z">
        <w:r>
          <w:rPr>
            <w:rFonts w:ascii="Times New Roman" w:eastAsia="宋体" w:hAnsi="Times New Roman" w:cs="Times New Roman"/>
            <w:sz w:val="24"/>
            <w:szCs w:val="24"/>
            <w:rPrChange w:id="8546" w:author="..." w:date="2018-06-12T18:07:00Z">
              <w:rPr/>
            </w:rPrChange>
          </w:rPr>
          <w:delText xml:space="preserve">[3] </w:delText>
        </w:r>
      </w:del>
      <w:r>
        <w:rPr>
          <w:rFonts w:ascii="Times New Roman" w:eastAsia="宋体" w:hAnsi="Times New Roman" w:cs="Times New Roman" w:hint="eastAsia"/>
          <w:sz w:val="24"/>
          <w:szCs w:val="24"/>
          <w:rPrChange w:id="8547" w:author="..." w:date="2018-06-12T18:07:00Z">
            <w:rPr>
              <w:rFonts w:hint="eastAsia"/>
            </w:rPr>
          </w:rPrChange>
        </w:rPr>
        <w:t>运行</w:t>
      </w:r>
      <w:r>
        <w:rPr>
          <w:rFonts w:ascii="Times New Roman" w:eastAsia="宋体" w:hAnsi="Times New Roman" w:cs="Times New Roman"/>
          <w:sz w:val="24"/>
          <w:szCs w:val="24"/>
          <w:rPrChange w:id="8548" w:author="..." w:date="2018-06-12T18:07:00Z">
            <w:rPr/>
          </w:rPrChange>
        </w:rPr>
        <w:t>app2</w:t>
      </w:r>
      <w:r>
        <w:rPr>
          <w:rFonts w:ascii="Times New Roman" w:eastAsia="宋体" w:hAnsi="Times New Roman" w:cs="Times New Roman" w:hint="eastAsia"/>
          <w:sz w:val="24"/>
          <w:szCs w:val="24"/>
          <w:rPrChange w:id="8549" w:author="..." w:date="2018-06-12T18:07:00Z">
            <w:rPr>
              <w:rFonts w:hint="eastAsia"/>
            </w:rPr>
          </w:rPrChange>
        </w:rPr>
        <w:t>，点击</w:t>
      </w:r>
      <w:r>
        <w:rPr>
          <w:rFonts w:ascii="Times New Roman" w:eastAsia="宋体" w:hAnsi="Times New Roman" w:cs="Times New Roman"/>
          <w:sz w:val="24"/>
          <w:szCs w:val="24"/>
          <w:rPrChange w:id="8550" w:author="..." w:date="2018-06-12T18:07:00Z">
            <w:rPr/>
          </w:rPrChange>
        </w:rPr>
        <w:t>button</w:t>
      </w:r>
      <w:del w:id="8551" w:author="Windows 用户" w:date="2018-06-12T20:01:00Z">
        <w:r w:rsidDel="00C17E6A">
          <w:rPr>
            <w:rFonts w:ascii="Times New Roman" w:eastAsia="宋体" w:hAnsi="Times New Roman" w:cs="Times New Roman" w:hint="eastAsia"/>
            <w:sz w:val="24"/>
            <w:szCs w:val="24"/>
            <w:rPrChange w:id="8552" w:author="..." w:date="2018-06-12T18:07:00Z">
              <w:rPr>
                <w:rFonts w:hint="eastAsia"/>
              </w:rPr>
            </w:rPrChange>
          </w:rPr>
          <w:delText>：</w:delText>
        </w:r>
      </w:del>
      <w:r>
        <w:rPr>
          <w:rFonts w:ascii="Times New Roman" w:eastAsia="宋体" w:hAnsi="Times New Roman" w:cs="Times New Roman" w:hint="eastAsia"/>
          <w:sz w:val="24"/>
          <w:szCs w:val="24"/>
          <w:rPrChange w:id="8553" w:author="..." w:date="2018-06-12T18:07:00Z">
            <w:rPr>
              <w:rFonts w:hint="eastAsia"/>
            </w:rPr>
          </w:rPrChange>
        </w:rPr>
        <w:t>“</w:t>
      </w:r>
      <w:r>
        <w:rPr>
          <w:rFonts w:ascii="Times New Roman" w:eastAsia="宋体" w:hAnsi="Times New Roman" w:cs="Times New Roman"/>
          <w:sz w:val="24"/>
          <w:szCs w:val="24"/>
          <w:rPrChange w:id="8554" w:author="..." w:date="2018-06-12T18:07:00Z">
            <w:rPr/>
          </w:rPrChange>
        </w:rPr>
        <w:t>SecondActivity</w:t>
      </w:r>
      <w:r>
        <w:rPr>
          <w:rFonts w:ascii="Times New Roman" w:eastAsia="宋体" w:hAnsi="Times New Roman" w:cs="Times New Roman" w:hint="eastAsia"/>
          <w:sz w:val="24"/>
          <w:szCs w:val="24"/>
          <w:rPrChange w:id="8555" w:author="..." w:date="2018-06-12T18:07:00Z">
            <w:rPr>
              <w:rFonts w:hint="eastAsia"/>
            </w:rPr>
          </w:rPrChange>
        </w:rPr>
        <w:t>”和“</w:t>
      </w:r>
      <w:r>
        <w:rPr>
          <w:rFonts w:ascii="Times New Roman" w:eastAsia="宋体" w:hAnsi="Times New Roman" w:cs="Times New Roman"/>
          <w:sz w:val="24"/>
          <w:szCs w:val="24"/>
          <w:rPrChange w:id="8556" w:author="..." w:date="2018-06-12T18:07:00Z">
            <w:rPr/>
          </w:rPrChange>
        </w:rPr>
        <w:t>ThirdActivity</w:t>
      </w:r>
      <w:r>
        <w:rPr>
          <w:rFonts w:ascii="Times New Roman" w:eastAsia="宋体" w:hAnsi="Times New Roman" w:cs="Times New Roman" w:hint="eastAsia"/>
          <w:sz w:val="24"/>
          <w:szCs w:val="24"/>
          <w:rPrChange w:id="8557" w:author="..." w:date="2018-06-12T18:07:00Z">
            <w:rPr>
              <w:rFonts w:hint="eastAsia"/>
            </w:rPr>
          </w:rPrChange>
        </w:rPr>
        <w:t>”：（启动成功）</w:t>
      </w:r>
    </w:p>
    <w:p w:rsidR="00F76376" w:rsidRPr="00F76376" w:rsidRDefault="00793F6E">
      <w:pPr>
        <w:pStyle w:val="aa"/>
        <w:spacing w:line="400" w:lineRule="exact"/>
        <w:ind w:firstLine="480"/>
        <w:rPr>
          <w:del w:id="8558" w:author="..." w:date="2018-06-12T15:04:00Z"/>
          <w:rFonts w:ascii="Times New Roman" w:eastAsia="宋体" w:hAnsi="Times New Roman" w:cs="Times New Roman"/>
          <w:sz w:val="24"/>
          <w:szCs w:val="24"/>
          <w:rPrChange w:id="8559" w:author="..." w:date="2018-06-12T16:56:00Z">
            <w:rPr>
              <w:del w:id="8560" w:author="..." w:date="2018-06-12T15:04:00Z"/>
            </w:rPr>
          </w:rPrChange>
        </w:rPr>
        <w:pPrChange w:id="8561" w:author="Windows 用户" w:date="2018-06-12T20:03:00Z">
          <w:pPr>
            <w:ind w:firstLineChars="350" w:firstLine="735"/>
          </w:pPr>
        </w:pPrChange>
      </w:pPr>
      <w:del w:id="8562" w:author="..." w:date="2018-06-12T15:04:00Z">
        <w:r>
          <w:rPr>
            <w:rFonts w:ascii="Times New Roman" w:eastAsia="宋体" w:hAnsi="Times New Roman" w:cs="Times New Roman"/>
            <w:noProof/>
            <w:sz w:val="24"/>
            <w:szCs w:val="24"/>
            <w:rPrChange w:id="8563" w:author="..." w:date="2018-06-12T16:56:00Z">
              <w:rPr>
                <w:noProof/>
              </w:rPr>
            </w:rPrChange>
          </w:rPr>
          <w:drawing>
            <wp:inline distT="0" distB="0" distL="0" distR="0" wp14:anchorId="47291676" wp14:editId="0E4F8C08">
              <wp:extent cx="2504440" cy="106616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5"/>
                      <a:stretch>
                        <a:fillRect/>
                      </a:stretch>
                    </pic:blipFill>
                    <pic:spPr>
                      <a:xfrm>
                        <a:off x="0" y="0"/>
                        <a:ext cx="2504762" cy="1066667"/>
                      </a:xfrm>
                      <a:prstGeom prst="rect">
                        <a:avLst/>
                      </a:prstGeom>
                    </pic:spPr>
                  </pic:pic>
                </a:graphicData>
              </a:graphic>
            </wp:inline>
          </w:drawing>
        </w:r>
      </w:del>
    </w:p>
    <w:p w:rsidR="00F76376" w:rsidRPr="00F76376" w:rsidRDefault="00793F6E">
      <w:pPr>
        <w:pStyle w:val="aa"/>
        <w:spacing w:line="400" w:lineRule="exact"/>
        <w:ind w:firstLine="480"/>
        <w:rPr>
          <w:del w:id="8564" w:author="..." w:date="2018-06-12T15:04:00Z"/>
          <w:rFonts w:ascii="Times New Roman" w:eastAsia="宋体" w:hAnsi="Times New Roman" w:cs="Times New Roman"/>
          <w:sz w:val="24"/>
          <w:szCs w:val="24"/>
          <w:rPrChange w:id="8565" w:author="..." w:date="2018-06-12T16:56:00Z">
            <w:rPr>
              <w:del w:id="8566" w:author="..." w:date="2018-06-12T15:04:00Z"/>
            </w:rPr>
          </w:rPrChange>
        </w:rPr>
        <w:pPrChange w:id="8567" w:author="Windows 用户" w:date="2018-06-12T20:03:00Z">
          <w:pPr>
            <w:ind w:firstLineChars="350" w:firstLine="735"/>
          </w:pPr>
        </w:pPrChange>
      </w:pPr>
      <w:del w:id="8568" w:author="..." w:date="2018-06-12T15:04:00Z">
        <w:r>
          <w:rPr>
            <w:rFonts w:ascii="Times New Roman" w:eastAsia="宋体" w:hAnsi="Times New Roman" w:cs="Times New Roman"/>
            <w:noProof/>
            <w:sz w:val="24"/>
            <w:szCs w:val="24"/>
            <w:rPrChange w:id="8569" w:author="..." w:date="2018-06-12T16:56:00Z">
              <w:rPr>
                <w:noProof/>
              </w:rPr>
            </w:rPrChange>
          </w:rPr>
          <w:drawing>
            <wp:inline distT="0" distB="0" distL="0" distR="0" wp14:anchorId="1CBBB63F" wp14:editId="684B5039">
              <wp:extent cx="2475865" cy="1104265"/>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6"/>
                      <a:stretch>
                        <a:fillRect/>
                      </a:stretch>
                    </pic:blipFill>
                    <pic:spPr>
                      <a:xfrm>
                        <a:off x="0" y="0"/>
                        <a:ext cx="2476190" cy="1104762"/>
                      </a:xfrm>
                      <a:prstGeom prst="rect">
                        <a:avLst/>
                      </a:prstGeom>
                    </pic:spPr>
                  </pic:pic>
                </a:graphicData>
              </a:graphic>
            </wp:inline>
          </w:drawing>
        </w:r>
      </w:del>
    </w:p>
    <w:p w:rsidR="00F76376" w:rsidRPr="00F76376" w:rsidRDefault="00F76376">
      <w:pPr>
        <w:pStyle w:val="aa"/>
        <w:spacing w:line="400" w:lineRule="exact"/>
        <w:ind w:firstLine="480"/>
        <w:rPr>
          <w:rFonts w:ascii="Times New Roman" w:eastAsia="宋体" w:hAnsi="Times New Roman" w:cs="Times New Roman"/>
          <w:sz w:val="24"/>
          <w:szCs w:val="24"/>
          <w:rPrChange w:id="8570" w:author="..." w:date="2018-06-12T16:56:00Z">
            <w:rPr/>
          </w:rPrChange>
        </w:rPr>
        <w:pPrChange w:id="8571" w:author="Windows 用户" w:date="2018-06-12T20:03:00Z">
          <w:pPr>
            <w:ind w:firstLineChars="350" w:firstLine="735"/>
          </w:pPr>
        </w:pPrChange>
      </w:pPr>
    </w:p>
    <w:p w:rsidR="00F76376" w:rsidRPr="00F76376" w:rsidRDefault="00793F6E">
      <w:pPr>
        <w:pStyle w:val="aa"/>
        <w:numPr>
          <w:ilvl w:val="255"/>
          <w:numId w:val="0"/>
        </w:numPr>
        <w:spacing w:line="400" w:lineRule="exact"/>
        <w:ind w:firstLineChars="200" w:firstLine="480"/>
        <w:rPr>
          <w:del w:id="8572" w:author="..." w:date="2018-06-12T18:07:00Z"/>
          <w:rFonts w:ascii="Times New Roman" w:eastAsia="宋体" w:hAnsi="Times New Roman" w:cs="Times New Roman"/>
          <w:sz w:val="24"/>
          <w:szCs w:val="24"/>
          <w:rPrChange w:id="8573" w:author="..." w:date="2018-06-12T16:56:00Z">
            <w:rPr>
              <w:del w:id="8574" w:author="..." w:date="2018-06-12T18:07:00Z"/>
            </w:rPr>
          </w:rPrChange>
        </w:rPr>
        <w:pPrChange w:id="8575" w:author="Windows 用户" w:date="2018-06-12T20:03:00Z">
          <w:pPr>
            <w:pStyle w:val="aa"/>
            <w:numPr>
              <w:numId w:val="8"/>
            </w:numPr>
            <w:ind w:left="720" w:firstLineChars="0" w:hanging="720"/>
          </w:pPr>
        </w:pPrChange>
      </w:pPr>
      <w:ins w:id="8576" w:author="..." w:date="2018-06-12T15:04:00Z">
        <w:r>
          <w:rPr>
            <w:rFonts w:ascii="Times New Roman" w:eastAsia="宋体" w:hAnsi="Times New Roman" w:cs="Times New Roman" w:hint="eastAsia"/>
            <w:sz w:val="24"/>
            <w:szCs w:val="24"/>
            <w:rPrChange w:id="8577" w:author="..." w:date="2018-06-12T16:56:00Z">
              <w:rPr>
                <w:rFonts w:hint="eastAsia"/>
              </w:rPr>
            </w:rPrChange>
          </w:rPr>
          <w:t>（</w:t>
        </w:r>
        <w:r>
          <w:rPr>
            <w:rFonts w:ascii="Times New Roman" w:eastAsia="宋体" w:hAnsi="Times New Roman" w:cs="Times New Roman"/>
            <w:sz w:val="24"/>
            <w:szCs w:val="24"/>
            <w:rPrChange w:id="8578" w:author="..." w:date="2018-06-12T16:56:00Z">
              <w:rPr/>
            </w:rPrChange>
          </w:rPr>
          <w:t>4</w:t>
        </w:r>
        <w:r>
          <w:rPr>
            <w:rFonts w:ascii="Times New Roman" w:eastAsia="宋体" w:hAnsi="Times New Roman" w:cs="Times New Roman" w:hint="eastAsia"/>
            <w:sz w:val="24"/>
            <w:szCs w:val="24"/>
            <w:rPrChange w:id="8579" w:author="..." w:date="2018-06-12T16:56:00Z">
              <w:rPr>
                <w:rFonts w:hint="eastAsia"/>
              </w:rPr>
            </w:rPrChange>
          </w:rPr>
          <w:t>）</w:t>
        </w:r>
      </w:ins>
      <w:r>
        <w:rPr>
          <w:rFonts w:ascii="Times New Roman" w:eastAsia="宋体" w:hAnsi="Times New Roman" w:cs="Times New Roman"/>
          <w:sz w:val="24"/>
          <w:szCs w:val="24"/>
          <w:rPrChange w:id="8580" w:author="..." w:date="2018-06-12T16:56:00Z">
            <w:rPr/>
          </w:rPrChange>
        </w:rPr>
        <w:t>APP1.&lt;uses-permission&gt;=P1</w:t>
      </w:r>
      <w:r>
        <w:rPr>
          <w:rFonts w:ascii="Times New Roman" w:eastAsia="宋体" w:hAnsi="Times New Roman" w:cs="Times New Roman" w:hint="eastAsia"/>
          <w:sz w:val="24"/>
          <w:szCs w:val="24"/>
          <w:rPrChange w:id="8581" w:author="..." w:date="2018-06-12T16:56:00Z">
            <w:rPr>
              <w:rFonts w:hint="eastAsia"/>
            </w:rPr>
          </w:rPrChange>
        </w:rPr>
        <w:t>，</w:t>
      </w:r>
      <w:r>
        <w:rPr>
          <w:rFonts w:ascii="Times New Roman" w:eastAsia="宋体" w:hAnsi="Times New Roman" w:cs="Times New Roman"/>
          <w:sz w:val="24"/>
          <w:szCs w:val="24"/>
          <w:rPrChange w:id="8582" w:author="..." w:date="2018-06-12T16:56:00Z">
            <w:rPr/>
          </w:rPrChange>
        </w:rPr>
        <w:t>A1.permission=null</w:t>
      </w:r>
      <w:r>
        <w:rPr>
          <w:rFonts w:ascii="Times New Roman" w:eastAsia="宋体" w:hAnsi="Times New Roman" w:cs="Times New Roman" w:hint="eastAsia"/>
          <w:sz w:val="24"/>
          <w:szCs w:val="24"/>
          <w:rPrChange w:id="8583" w:author="..." w:date="2018-06-12T16:56:00Z">
            <w:rPr>
              <w:rFonts w:hint="eastAsia"/>
            </w:rPr>
          </w:rPrChange>
        </w:rPr>
        <w:t>，</w:t>
      </w:r>
    </w:p>
    <w:p w:rsidR="00F76376" w:rsidRPr="00F76376" w:rsidRDefault="00793F6E">
      <w:pPr>
        <w:pStyle w:val="aa"/>
        <w:spacing w:line="400" w:lineRule="exact"/>
        <w:ind w:firstLine="480"/>
        <w:rPr>
          <w:del w:id="8584" w:author="..." w:date="2018-06-12T18:08:00Z"/>
          <w:rFonts w:ascii="Times New Roman" w:eastAsia="宋体" w:hAnsi="Times New Roman" w:cs="Times New Roman"/>
          <w:sz w:val="24"/>
          <w:szCs w:val="24"/>
          <w:rPrChange w:id="8585" w:author="..." w:date="2018-06-12T16:56:00Z">
            <w:rPr>
              <w:del w:id="8586" w:author="..." w:date="2018-06-12T18:08:00Z"/>
            </w:rPr>
          </w:rPrChange>
        </w:rPr>
        <w:pPrChange w:id="8587" w:author="Windows 用户" w:date="2018-06-12T20:03:00Z">
          <w:pPr>
            <w:ind w:firstLineChars="350" w:firstLine="735"/>
          </w:pPr>
        </w:pPrChange>
      </w:pPr>
      <w:r>
        <w:rPr>
          <w:rFonts w:ascii="Times New Roman" w:eastAsia="宋体" w:hAnsi="Times New Roman" w:cs="Times New Roman"/>
          <w:sz w:val="24"/>
          <w:szCs w:val="24"/>
          <w:rPrChange w:id="8588" w:author="..." w:date="2018-06-12T16:56:00Z">
            <w:rPr/>
          </w:rPrChange>
        </w:rPr>
        <w:t>APP2.permission=null, A21.permi</w:t>
      </w:r>
      <w:ins w:id="8589" w:author="..." w:date="2018-06-12T18:07: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8590" w:author="..." w:date="2018-06-12T16:56:00Z">
            <w:rPr/>
          </w:rPrChange>
        </w:rPr>
        <w:t>ssion=P1</w:t>
      </w:r>
      <w:r>
        <w:rPr>
          <w:rFonts w:ascii="Times New Roman" w:eastAsia="宋体" w:hAnsi="Times New Roman" w:cs="Times New Roman" w:hint="eastAsia"/>
          <w:sz w:val="24"/>
          <w:szCs w:val="24"/>
          <w:rPrChange w:id="8591" w:author="..." w:date="2018-06-12T16:56:00Z">
            <w:rPr>
              <w:rFonts w:hint="eastAsia"/>
            </w:rPr>
          </w:rPrChange>
        </w:rPr>
        <w:t>，</w:t>
      </w:r>
      <w:r>
        <w:rPr>
          <w:rFonts w:ascii="Times New Roman" w:eastAsia="宋体" w:hAnsi="Times New Roman" w:cs="Times New Roman"/>
          <w:sz w:val="24"/>
          <w:szCs w:val="24"/>
          <w:rPrChange w:id="8592" w:author="..." w:date="2018-06-12T16:56:00Z">
            <w:rPr/>
          </w:rPrChange>
        </w:rPr>
        <w:t>A22.permission=null</w:t>
      </w:r>
      <w:ins w:id="8593" w:author="..." w:date="2018-06-12T18:08:00Z">
        <w:r>
          <w:rPr>
            <w:rFonts w:ascii="Times New Roman" w:eastAsia="宋体" w:hAnsi="Times New Roman" w:cs="Times New Roman" w:hint="eastAsia"/>
            <w:sz w:val="24"/>
            <w:szCs w:val="24"/>
          </w:rPr>
          <w:t>，</w:t>
        </w:r>
      </w:ins>
    </w:p>
    <w:p w:rsidR="00F76376" w:rsidRPr="00F76376" w:rsidRDefault="00793F6E">
      <w:pPr>
        <w:pStyle w:val="aa"/>
        <w:spacing w:line="400" w:lineRule="exact"/>
        <w:ind w:firstLine="480"/>
        <w:rPr>
          <w:rFonts w:ascii="Times New Roman" w:eastAsia="宋体" w:hAnsi="Times New Roman" w:cs="Times New Roman"/>
          <w:sz w:val="24"/>
          <w:szCs w:val="24"/>
          <w:rPrChange w:id="8594" w:author="..." w:date="2018-06-12T16:56:00Z">
            <w:rPr/>
          </w:rPrChange>
        </w:rPr>
        <w:pPrChange w:id="8595" w:author="Windows 用户" w:date="2018-06-12T20:03:00Z">
          <w:pPr>
            <w:ind w:firstLineChars="350" w:firstLine="735"/>
          </w:pPr>
        </w:pPrChange>
      </w:pPr>
      <w:r>
        <w:rPr>
          <w:rFonts w:ascii="Times New Roman" w:eastAsia="宋体" w:hAnsi="Times New Roman" w:cs="Times New Roman"/>
          <w:sz w:val="24"/>
          <w:szCs w:val="24"/>
          <w:rPrChange w:id="8596" w:author="..." w:date="2018-06-12T16:56:00Z">
            <w:rPr/>
          </w:rPrChange>
        </w:rPr>
        <w:t>A1</w:t>
      </w:r>
      <w:r>
        <w:rPr>
          <w:rFonts w:ascii="Times New Roman" w:eastAsia="宋体" w:hAnsi="Times New Roman" w:cs="Times New Roman" w:hint="eastAsia"/>
          <w:sz w:val="24"/>
          <w:szCs w:val="24"/>
          <w:rPrChange w:id="8597" w:author="..." w:date="2018-06-12T16:56:00Z">
            <w:rPr>
              <w:rFonts w:hint="eastAsia"/>
            </w:rPr>
          </w:rPrChange>
        </w:rPr>
        <w:t>启动</w:t>
      </w:r>
      <w:r>
        <w:rPr>
          <w:rFonts w:ascii="Times New Roman" w:eastAsia="宋体" w:hAnsi="Times New Roman" w:cs="Times New Roman"/>
          <w:sz w:val="24"/>
          <w:szCs w:val="24"/>
          <w:rPrChange w:id="8598" w:author="..." w:date="2018-06-12T16:56:00Z">
            <w:rPr/>
          </w:rPrChange>
        </w:rPr>
        <w:t>A21</w:t>
      </w:r>
      <w:r>
        <w:rPr>
          <w:rFonts w:ascii="Times New Roman" w:eastAsia="宋体" w:hAnsi="Times New Roman" w:cs="Times New Roman" w:hint="eastAsia"/>
          <w:sz w:val="24"/>
          <w:szCs w:val="24"/>
          <w:rPrChange w:id="8599" w:author="..." w:date="2018-06-12T16:56:00Z">
            <w:rPr>
              <w:rFonts w:hint="eastAsia"/>
            </w:rPr>
          </w:rPrChange>
        </w:rPr>
        <w:t>，</w:t>
      </w:r>
      <w:r>
        <w:rPr>
          <w:rFonts w:ascii="Times New Roman" w:eastAsia="宋体" w:hAnsi="Times New Roman" w:cs="Times New Roman"/>
          <w:sz w:val="24"/>
          <w:szCs w:val="24"/>
          <w:rPrChange w:id="8600" w:author="..." w:date="2018-06-12T16:56:00Z">
            <w:rPr/>
          </w:rPrChange>
        </w:rPr>
        <w:t>A1</w:t>
      </w:r>
      <w:r>
        <w:rPr>
          <w:rFonts w:ascii="Times New Roman" w:eastAsia="宋体" w:hAnsi="Times New Roman" w:cs="Times New Roman" w:hint="eastAsia"/>
          <w:sz w:val="24"/>
          <w:szCs w:val="24"/>
          <w:rPrChange w:id="8601" w:author="..." w:date="2018-06-12T16:56:00Z">
            <w:rPr>
              <w:rFonts w:hint="eastAsia"/>
            </w:rPr>
          </w:rPrChange>
        </w:rPr>
        <w:t>启动</w:t>
      </w:r>
      <w:r>
        <w:rPr>
          <w:rFonts w:ascii="Times New Roman" w:eastAsia="宋体" w:hAnsi="Times New Roman" w:cs="Times New Roman"/>
          <w:sz w:val="24"/>
          <w:szCs w:val="24"/>
          <w:rPrChange w:id="8602" w:author="..." w:date="2018-06-12T16:56:00Z">
            <w:rPr/>
          </w:rPrChange>
        </w:rPr>
        <w:t>A22</w:t>
      </w:r>
      <w:r>
        <w:rPr>
          <w:rFonts w:ascii="Times New Roman" w:eastAsia="宋体" w:hAnsi="Times New Roman" w:cs="Times New Roman" w:hint="eastAsia"/>
          <w:sz w:val="24"/>
          <w:szCs w:val="24"/>
          <w:rPrChange w:id="8603" w:author="..." w:date="2018-06-12T16:56:00Z">
            <w:rPr>
              <w:rFonts w:hint="eastAsia"/>
            </w:rPr>
          </w:rPrChange>
        </w:rPr>
        <w:t>，观察</w:t>
      </w:r>
      <w:r>
        <w:rPr>
          <w:rFonts w:ascii="Times New Roman" w:eastAsia="宋体" w:hAnsi="Times New Roman" w:cs="Times New Roman"/>
          <w:sz w:val="24"/>
          <w:szCs w:val="24"/>
          <w:rPrChange w:id="8604" w:author="..." w:date="2018-06-12T16:56:00Z">
            <w:rPr/>
          </w:rPrChange>
        </w:rPr>
        <w:t>A1</w:t>
      </w:r>
      <w:r>
        <w:rPr>
          <w:rFonts w:ascii="Times New Roman" w:eastAsia="宋体" w:hAnsi="Times New Roman" w:cs="Times New Roman" w:hint="eastAsia"/>
          <w:sz w:val="24"/>
          <w:szCs w:val="24"/>
          <w:rPrChange w:id="8605" w:author="..." w:date="2018-06-12T16:56:00Z">
            <w:rPr>
              <w:rFonts w:hint="eastAsia"/>
            </w:rPr>
          </w:rPrChange>
        </w:rPr>
        <w:t>发送操作能否成功？</w:t>
      </w:r>
      <w:r>
        <w:rPr>
          <w:rFonts w:ascii="Times New Roman" w:eastAsia="宋体" w:hAnsi="Times New Roman" w:cs="Times New Roman"/>
          <w:sz w:val="24"/>
          <w:szCs w:val="24"/>
          <w:rPrChange w:id="8606" w:author="..." w:date="2018-06-12T16:56:00Z">
            <w:rPr/>
          </w:rPrChange>
        </w:rPr>
        <w:t>A21</w:t>
      </w:r>
      <w:r>
        <w:rPr>
          <w:rFonts w:ascii="Times New Roman" w:eastAsia="宋体" w:hAnsi="Times New Roman" w:cs="Times New Roman" w:hint="eastAsia"/>
          <w:sz w:val="24"/>
          <w:szCs w:val="24"/>
          <w:rPrChange w:id="8607" w:author="..." w:date="2018-06-12T16:56:00Z">
            <w:rPr>
              <w:rFonts w:hint="eastAsia"/>
            </w:rPr>
          </w:rPrChange>
        </w:rPr>
        <w:t>，</w:t>
      </w:r>
      <w:r>
        <w:rPr>
          <w:rFonts w:ascii="Times New Roman" w:eastAsia="宋体" w:hAnsi="Times New Roman" w:cs="Times New Roman"/>
          <w:sz w:val="24"/>
          <w:szCs w:val="24"/>
          <w:rPrChange w:id="8608" w:author="..." w:date="2018-06-12T16:56:00Z">
            <w:rPr/>
          </w:rPrChange>
        </w:rPr>
        <w:t>A22</w:t>
      </w:r>
      <w:r>
        <w:rPr>
          <w:rFonts w:ascii="Times New Roman" w:eastAsia="宋体" w:hAnsi="Times New Roman" w:cs="Times New Roman" w:hint="eastAsia"/>
          <w:sz w:val="24"/>
          <w:szCs w:val="24"/>
          <w:rPrChange w:id="8609" w:author="..." w:date="2018-06-12T16:56:00Z">
            <w:rPr>
              <w:rFonts w:hint="eastAsia"/>
            </w:rPr>
          </w:rPrChange>
        </w:rPr>
        <w:t>能否启动成功？</w:t>
      </w:r>
    </w:p>
    <w:p w:rsidR="00F76376" w:rsidRPr="00F76376" w:rsidRDefault="00793F6E">
      <w:pPr>
        <w:pStyle w:val="aa"/>
        <w:spacing w:line="400" w:lineRule="exact"/>
        <w:ind w:firstLine="480"/>
        <w:rPr>
          <w:rFonts w:ascii="Times New Roman" w:eastAsia="宋体" w:hAnsi="Times New Roman" w:cs="Times New Roman"/>
          <w:sz w:val="24"/>
          <w:szCs w:val="24"/>
          <w:rPrChange w:id="8610" w:author="..." w:date="2018-06-12T16:56:00Z">
            <w:rPr/>
          </w:rPrChange>
        </w:rPr>
        <w:pPrChange w:id="8611" w:author="..." w:date="2018-06-12T15:05:00Z">
          <w:pPr>
            <w:ind w:firstLineChars="350" w:firstLine="735"/>
          </w:pPr>
        </w:pPrChange>
      </w:pPr>
      <w:r>
        <w:rPr>
          <w:rFonts w:ascii="Times New Roman" w:eastAsia="宋体" w:hAnsi="Times New Roman" w:cs="Times New Roman" w:hint="eastAsia"/>
          <w:sz w:val="24"/>
          <w:szCs w:val="24"/>
          <w:rPrChange w:id="8612" w:author="..." w:date="2018-06-12T16:56:00Z">
            <w:rPr>
              <w:rFonts w:hint="eastAsia"/>
            </w:rPr>
          </w:rPrChange>
        </w:rPr>
        <w:t>在项目</w:t>
      </w:r>
      <w:r>
        <w:rPr>
          <w:rFonts w:ascii="Times New Roman" w:eastAsia="宋体" w:hAnsi="Times New Roman" w:cs="Times New Roman"/>
          <w:sz w:val="24"/>
          <w:szCs w:val="24"/>
          <w:rPrChange w:id="8613" w:author="..." w:date="2018-06-12T16:56:00Z">
            <w:rPr/>
          </w:rPrChange>
        </w:rPr>
        <w:t>app1</w:t>
      </w:r>
      <w:r>
        <w:rPr>
          <w:rFonts w:ascii="Times New Roman" w:eastAsia="宋体" w:hAnsi="Times New Roman" w:cs="Times New Roman" w:hint="eastAsia"/>
          <w:sz w:val="24"/>
          <w:szCs w:val="24"/>
          <w:rPrChange w:id="8614" w:author="..." w:date="2018-06-12T16:56:00Z">
            <w:rPr>
              <w:rFonts w:hint="eastAsia"/>
            </w:rPr>
          </w:rPrChange>
        </w:rPr>
        <w:t>中</w:t>
      </w:r>
      <w:r>
        <w:rPr>
          <w:rFonts w:ascii="Times New Roman" w:eastAsia="宋体" w:hAnsi="Times New Roman" w:cs="Times New Roman"/>
          <w:sz w:val="24"/>
          <w:szCs w:val="24"/>
          <w:rPrChange w:id="8615" w:author="..." w:date="2018-06-12T16:56:00Z">
            <w:rPr/>
          </w:rPrChange>
        </w:rPr>
        <w:t>Androidmanifest.xml</w:t>
      </w:r>
      <w:r>
        <w:rPr>
          <w:rFonts w:ascii="Times New Roman" w:eastAsia="宋体" w:hAnsi="Times New Roman" w:cs="Times New Roman" w:hint="eastAsia"/>
          <w:sz w:val="24"/>
          <w:szCs w:val="24"/>
          <w:rPrChange w:id="8616" w:author="..." w:date="2018-06-12T16:56:00Z">
            <w:rPr>
              <w:rFonts w:hint="eastAsia"/>
            </w:rPr>
          </w:rPrChange>
        </w:rPr>
        <w:t>中</w:t>
      </w:r>
      <w:r>
        <w:rPr>
          <w:rFonts w:ascii="Times New Roman" w:eastAsia="宋体" w:hAnsi="Times New Roman" w:cs="Times New Roman"/>
          <w:sz w:val="24"/>
          <w:szCs w:val="24"/>
          <w:rPrChange w:id="8617" w:author="..." w:date="2018-06-12T16:56:00Z">
            <w:rPr/>
          </w:rPrChange>
        </w:rPr>
        <w:t>manifest</w:t>
      </w:r>
      <w:r>
        <w:rPr>
          <w:rFonts w:ascii="Times New Roman" w:eastAsia="宋体" w:hAnsi="Times New Roman" w:cs="Times New Roman" w:hint="eastAsia"/>
          <w:sz w:val="24"/>
          <w:szCs w:val="24"/>
          <w:rPrChange w:id="8618" w:author="..." w:date="2018-06-12T16:56:00Z">
            <w:rPr>
              <w:rFonts w:hint="eastAsia"/>
            </w:rPr>
          </w:rPrChange>
        </w:rPr>
        <w:t>标签下添加：</w:t>
      </w:r>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8619" w:author="Windows 用户" w:date="2018-06-12T20:03:00Z">
          <w:pPr>
            <w:shd w:val="clear" w:color="auto" w:fill="E7E6E6" w:themeFill="background2"/>
            <w:ind w:firstLineChars="350" w:firstLine="735"/>
          </w:pPr>
        </w:pPrChange>
      </w:pPr>
      <w:r w:rsidRPr="00494D66">
        <w:rPr>
          <w:rFonts w:ascii="Times New Roman" w:eastAsia="宋体" w:hAnsi="Times New Roman"/>
          <w:rPrChange w:id="8620" w:author="Windows 用户" w:date="2018-06-12T20:03:00Z">
            <w:rPr/>
          </w:rPrChange>
        </w:rPr>
        <w:t>&lt;uses-permission android:name="android.permission.ACCESS_NETWORK_STATE" /&gt;</w:t>
      </w:r>
    </w:p>
    <w:p w:rsidR="00F76376" w:rsidRPr="00F76376" w:rsidRDefault="00793F6E">
      <w:pPr>
        <w:pStyle w:val="aa"/>
        <w:spacing w:line="400" w:lineRule="exact"/>
        <w:ind w:firstLine="480"/>
        <w:rPr>
          <w:rFonts w:ascii="Times New Roman" w:eastAsia="宋体" w:hAnsi="Times New Roman" w:cs="Times New Roman"/>
          <w:sz w:val="24"/>
          <w:szCs w:val="24"/>
          <w:rPrChange w:id="8621" w:author="..." w:date="2018-06-12T16:57:00Z">
            <w:rPr/>
          </w:rPrChange>
        </w:rPr>
        <w:pPrChange w:id="8622" w:author="Windows 用户" w:date="2018-06-12T20:03:00Z">
          <w:pPr>
            <w:ind w:firstLineChars="350" w:firstLine="735"/>
          </w:pPr>
        </w:pPrChange>
      </w:pPr>
      <w:ins w:id="8623" w:author="..." w:date="2018-06-12T15:05:00Z">
        <w:r>
          <w:rPr>
            <w:rFonts w:ascii="Times New Roman" w:eastAsia="宋体" w:hAnsi="Times New Roman" w:cs="Times New Roman" w:hint="eastAsia"/>
            <w:sz w:val="24"/>
            <w:szCs w:val="24"/>
            <w:rPrChange w:id="8624" w:author="..." w:date="2018-06-12T16:57:00Z">
              <w:rPr>
                <w:rFonts w:hint="eastAsia"/>
              </w:rPr>
            </w:rPrChange>
          </w:rPr>
          <w:lastRenderedPageBreak/>
          <w:t>①</w:t>
        </w:r>
      </w:ins>
      <w:del w:id="8625" w:author="..." w:date="2018-06-12T15:05:00Z">
        <w:r>
          <w:rPr>
            <w:rFonts w:ascii="Times New Roman" w:eastAsia="宋体" w:hAnsi="Times New Roman" w:cs="Times New Roman"/>
            <w:sz w:val="24"/>
            <w:szCs w:val="24"/>
            <w:rPrChange w:id="8626" w:author="..." w:date="2018-06-12T16:57:00Z">
              <w:rPr/>
            </w:rPrChange>
          </w:rPr>
          <w:delText xml:space="preserve">[1] </w:delText>
        </w:r>
      </w:del>
      <w:r>
        <w:rPr>
          <w:rFonts w:ascii="Times New Roman" w:eastAsia="宋体" w:hAnsi="Times New Roman" w:cs="Times New Roman" w:hint="eastAsia"/>
          <w:sz w:val="24"/>
          <w:szCs w:val="24"/>
          <w:rPrChange w:id="8627" w:author="..." w:date="2018-06-12T16:57:00Z">
            <w:rPr>
              <w:rFonts w:hint="eastAsia"/>
            </w:rPr>
          </w:rPrChange>
        </w:rPr>
        <w:t>运行</w:t>
      </w:r>
      <w:r>
        <w:rPr>
          <w:rFonts w:ascii="Times New Roman" w:eastAsia="宋体" w:hAnsi="Times New Roman" w:cs="Times New Roman"/>
          <w:sz w:val="24"/>
          <w:szCs w:val="24"/>
          <w:rPrChange w:id="8628" w:author="..." w:date="2018-06-12T16:57:00Z">
            <w:rPr/>
          </w:rPrChange>
        </w:rPr>
        <w:t>app1</w:t>
      </w:r>
      <w:r>
        <w:rPr>
          <w:rFonts w:ascii="Times New Roman" w:eastAsia="宋体" w:hAnsi="Times New Roman" w:cs="Times New Roman" w:hint="eastAsia"/>
          <w:sz w:val="24"/>
          <w:szCs w:val="24"/>
          <w:rPrChange w:id="8629" w:author="..." w:date="2018-06-12T16:57:00Z">
            <w:rPr>
              <w:rFonts w:hint="eastAsia"/>
            </w:rPr>
          </w:rPrChange>
        </w:rPr>
        <w:t>，点击</w:t>
      </w:r>
      <w:r>
        <w:rPr>
          <w:rFonts w:ascii="Times New Roman" w:eastAsia="宋体" w:hAnsi="Times New Roman" w:cs="Times New Roman"/>
          <w:sz w:val="24"/>
          <w:szCs w:val="24"/>
          <w:rPrChange w:id="8630" w:author="..." w:date="2018-06-12T16:57:00Z">
            <w:rPr/>
          </w:rPrChange>
        </w:rPr>
        <w:t>button</w:t>
      </w:r>
      <w:del w:id="8631" w:author="..." w:date="2018-06-12T18:08:00Z">
        <w:r>
          <w:rPr>
            <w:rFonts w:ascii="Times New Roman" w:eastAsia="宋体" w:hAnsi="Times New Roman" w:cs="Times New Roman" w:hint="eastAsia"/>
            <w:sz w:val="24"/>
            <w:szCs w:val="24"/>
            <w:rPrChange w:id="8632" w:author="..." w:date="2018-06-12T16:57:00Z">
              <w:rPr>
                <w:rFonts w:hint="eastAsia"/>
              </w:rPr>
            </w:rPrChange>
          </w:rPr>
          <w:delText>：</w:delText>
        </w:r>
      </w:del>
      <w:r>
        <w:rPr>
          <w:rFonts w:ascii="Times New Roman" w:eastAsia="宋体" w:hAnsi="Times New Roman" w:cs="Times New Roman" w:hint="eastAsia"/>
          <w:sz w:val="24"/>
          <w:szCs w:val="24"/>
          <w:rPrChange w:id="8633" w:author="..." w:date="2018-06-12T16:57:00Z">
            <w:rPr>
              <w:rFonts w:hint="eastAsia"/>
            </w:rPr>
          </w:rPrChange>
        </w:rPr>
        <w:t>“</w:t>
      </w:r>
      <w:r>
        <w:rPr>
          <w:rFonts w:ascii="Times New Roman" w:eastAsia="宋体" w:hAnsi="Times New Roman" w:cs="Times New Roman"/>
          <w:sz w:val="24"/>
          <w:szCs w:val="24"/>
          <w:rPrChange w:id="8634" w:author="..." w:date="2018-06-12T16:57:00Z">
            <w:rPr/>
          </w:rPrChange>
        </w:rPr>
        <w:t>App2:FirstActivity</w:t>
      </w:r>
      <w:r>
        <w:rPr>
          <w:rFonts w:ascii="Times New Roman" w:eastAsia="宋体" w:hAnsi="Times New Roman" w:cs="Times New Roman" w:hint="eastAsia"/>
          <w:sz w:val="24"/>
          <w:szCs w:val="24"/>
          <w:rPrChange w:id="8635" w:author="..." w:date="2018-06-12T16:57:00Z">
            <w:rPr>
              <w:rFonts w:hint="eastAsia"/>
            </w:rPr>
          </w:rPrChange>
        </w:rPr>
        <w:t>”：（启动成功）</w:t>
      </w:r>
    </w:p>
    <w:p w:rsidR="00F76376" w:rsidRPr="00F76376" w:rsidRDefault="00793F6E">
      <w:pPr>
        <w:pStyle w:val="aa"/>
        <w:spacing w:line="400" w:lineRule="exact"/>
        <w:ind w:firstLine="480"/>
        <w:rPr>
          <w:del w:id="8636" w:author="..." w:date="2018-06-12T15:05:00Z"/>
          <w:rFonts w:ascii="Times New Roman" w:eastAsia="宋体" w:hAnsi="Times New Roman" w:cs="Times New Roman"/>
          <w:sz w:val="24"/>
          <w:szCs w:val="24"/>
          <w:rPrChange w:id="8637" w:author="..." w:date="2018-06-12T18:08:00Z">
            <w:rPr>
              <w:del w:id="8638" w:author="..." w:date="2018-06-12T15:05:00Z"/>
            </w:rPr>
          </w:rPrChange>
        </w:rPr>
        <w:pPrChange w:id="8639" w:author="Windows 用户" w:date="2018-06-12T20:03:00Z">
          <w:pPr>
            <w:ind w:firstLineChars="350" w:firstLine="735"/>
          </w:pPr>
        </w:pPrChange>
      </w:pPr>
      <w:ins w:id="8640" w:author="..." w:date="2018-06-12T15:05:00Z">
        <w:r>
          <w:rPr>
            <w:rFonts w:ascii="Times New Roman" w:eastAsia="宋体" w:hAnsi="Times New Roman" w:cs="Times New Roman" w:hint="eastAsia"/>
            <w:sz w:val="24"/>
            <w:szCs w:val="24"/>
            <w:rPrChange w:id="8641" w:author="..." w:date="2018-06-12T15:05:00Z">
              <w:rPr>
                <w:rFonts w:hint="eastAsia"/>
              </w:rPr>
            </w:rPrChange>
          </w:rPr>
          <w:t>②</w:t>
        </w:r>
      </w:ins>
      <w:del w:id="8642" w:author="..." w:date="2018-06-12T15:05:00Z">
        <w:r>
          <w:rPr>
            <w:rFonts w:ascii="Times New Roman" w:eastAsia="宋体" w:hAnsi="Times New Roman" w:cs="Times New Roman"/>
            <w:noProof/>
            <w:sz w:val="24"/>
            <w:szCs w:val="24"/>
            <w:rPrChange w:id="8643" w:author="..." w:date="2018-06-12T18:08:00Z">
              <w:rPr>
                <w:noProof/>
              </w:rPr>
            </w:rPrChange>
          </w:rPr>
          <w:drawing>
            <wp:inline distT="0" distB="0" distL="0" distR="0" wp14:anchorId="2C518389" wp14:editId="4E2FD6AA">
              <wp:extent cx="2494915" cy="135191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7"/>
                      <a:stretch>
                        <a:fillRect/>
                      </a:stretch>
                    </pic:blipFill>
                    <pic:spPr>
                      <a:xfrm>
                        <a:off x="0" y="0"/>
                        <a:ext cx="2495238" cy="1352381"/>
                      </a:xfrm>
                      <a:prstGeom prst="rect">
                        <a:avLst/>
                      </a:prstGeom>
                    </pic:spPr>
                  </pic:pic>
                </a:graphicData>
              </a:graphic>
            </wp:inline>
          </w:drawing>
        </w:r>
      </w:del>
    </w:p>
    <w:p w:rsidR="00F76376" w:rsidRPr="00F76376" w:rsidRDefault="00793F6E">
      <w:pPr>
        <w:pStyle w:val="aa"/>
        <w:spacing w:line="400" w:lineRule="exact"/>
        <w:ind w:firstLine="480"/>
        <w:rPr>
          <w:del w:id="8644" w:author="..." w:date="2018-06-12T15:05:00Z"/>
          <w:rFonts w:ascii="Times New Roman" w:eastAsia="宋体" w:hAnsi="Times New Roman" w:cs="Times New Roman"/>
          <w:sz w:val="24"/>
          <w:szCs w:val="24"/>
          <w:rPrChange w:id="8645" w:author="..." w:date="2018-06-12T18:08:00Z">
            <w:rPr>
              <w:del w:id="8646" w:author="..." w:date="2018-06-12T15:05:00Z"/>
            </w:rPr>
          </w:rPrChange>
        </w:rPr>
        <w:pPrChange w:id="8647" w:author="Windows 用户" w:date="2018-06-12T20:03:00Z">
          <w:pPr>
            <w:ind w:firstLineChars="350" w:firstLine="735"/>
          </w:pPr>
        </w:pPrChange>
      </w:pPr>
      <w:del w:id="8648" w:author="..." w:date="2018-06-12T15:05:00Z">
        <w:r>
          <w:rPr>
            <w:rFonts w:ascii="Times New Roman" w:eastAsia="宋体" w:hAnsi="Times New Roman" w:cs="Times New Roman"/>
            <w:sz w:val="24"/>
            <w:szCs w:val="24"/>
            <w:rPrChange w:id="8649" w:author="..." w:date="2018-06-12T18:08:00Z">
              <w:rPr/>
            </w:rPrChange>
          </w:rPr>
          <w:delText xml:space="preserve">[2] </w:delText>
        </w:r>
      </w:del>
      <w:r>
        <w:rPr>
          <w:rFonts w:ascii="Times New Roman" w:eastAsia="宋体" w:hAnsi="Times New Roman" w:cs="Times New Roman" w:hint="eastAsia"/>
          <w:sz w:val="24"/>
          <w:szCs w:val="24"/>
          <w:rPrChange w:id="8650" w:author="..." w:date="2018-06-12T18:08:00Z">
            <w:rPr>
              <w:rFonts w:hint="eastAsia"/>
            </w:rPr>
          </w:rPrChange>
        </w:rPr>
        <w:t>运行</w:t>
      </w:r>
      <w:r>
        <w:rPr>
          <w:rFonts w:ascii="Times New Roman" w:eastAsia="宋体" w:hAnsi="Times New Roman" w:cs="Times New Roman"/>
          <w:sz w:val="24"/>
          <w:szCs w:val="24"/>
          <w:rPrChange w:id="8651" w:author="..." w:date="2018-06-12T18:08:00Z">
            <w:rPr/>
          </w:rPrChange>
        </w:rPr>
        <w:t>app1</w:t>
      </w:r>
      <w:r>
        <w:rPr>
          <w:rFonts w:ascii="Times New Roman" w:eastAsia="宋体" w:hAnsi="Times New Roman" w:cs="Times New Roman" w:hint="eastAsia"/>
          <w:sz w:val="24"/>
          <w:szCs w:val="24"/>
          <w:rPrChange w:id="8652" w:author="..." w:date="2018-06-12T18:08:00Z">
            <w:rPr>
              <w:rFonts w:hint="eastAsia"/>
            </w:rPr>
          </w:rPrChange>
        </w:rPr>
        <w:t>，点击</w:t>
      </w:r>
      <w:r>
        <w:rPr>
          <w:rFonts w:ascii="Times New Roman" w:eastAsia="宋体" w:hAnsi="Times New Roman" w:cs="Times New Roman"/>
          <w:sz w:val="24"/>
          <w:szCs w:val="24"/>
          <w:rPrChange w:id="8653" w:author="..." w:date="2018-06-12T18:08:00Z">
            <w:rPr/>
          </w:rPrChange>
        </w:rPr>
        <w:t>button</w:t>
      </w:r>
      <w:del w:id="8654" w:author="..." w:date="2018-06-12T18:08:00Z">
        <w:r>
          <w:rPr>
            <w:rFonts w:ascii="Times New Roman" w:eastAsia="宋体" w:hAnsi="Times New Roman" w:cs="Times New Roman" w:hint="eastAsia"/>
            <w:sz w:val="24"/>
            <w:szCs w:val="24"/>
            <w:rPrChange w:id="8655" w:author="..." w:date="2018-06-12T18:08:00Z">
              <w:rPr>
                <w:rFonts w:hint="eastAsia"/>
              </w:rPr>
            </w:rPrChange>
          </w:rPr>
          <w:delText>：</w:delText>
        </w:r>
      </w:del>
      <w:r>
        <w:rPr>
          <w:rFonts w:ascii="Times New Roman" w:eastAsia="宋体" w:hAnsi="Times New Roman" w:cs="Times New Roman" w:hint="eastAsia"/>
          <w:sz w:val="24"/>
          <w:szCs w:val="24"/>
          <w:rPrChange w:id="8656" w:author="..." w:date="2018-06-12T18:08:00Z">
            <w:rPr>
              <w:rFonts w:hint="eastAsia"/>
            </w:rPr>
          </w:rPrChange>
        </w:rPr>
        <w:t>“</w:t>
      </w:r>
      <w:r>
        <w:rPr>
          <w:rFonts w:ascii="Times New Roman" w:eastAsia="宋体" w:hAnsi="Times New Roman" w:cs="Times New Roman"/>
          <w:sz w:val="24"/>
          <w:szCs w:val="24"/>
          <w:rPrChange w:id="8657" w:author="..." w:date="2018-06-12T18:08:00Z">
            <w:rPr/>
          </w:rPrChange>
        </w:rPr>
        <w:t>App2:SecondActivity</w:t>
      </w:r>
      <w:r>
        <w:rPr>
          <w:rFonts w:ascii="Times New Roman" w:eastAsia="宋体" w:hAnsi="Times New Roman" w:cs="Times New Roman" w:hint="eastAsia"/>
          <w:sz w:val="24"/>
          <w:szCs w:val="24"/>
          <w:rPrChange w:id="8658" w:author="..." w:date="2018-06-12T18:08:00Z">
            <w:rPr>
              <w:rFonts w:hint="eastAsia"/>
            </w:rPr>
          </w:rPrChange>
        </w:rPr>
        <w:t>”：（启动失败，</w:t>
      </w:r>
      <w:r>
        <w:rPr>
          <w:rFonts w:ascii="Times New Roman" w:eastAsia="宋体" w:hAnsi="Times New Roman" w:cs="Times New Roman"/>
          <w:sz w:val="24"/>
          <w:szCs w:val="24"/>
          <w:rPrChange w:id="8659" w:author="..." w:date="2018-06-12T18:08:00Z">
            <w:rPr>
              <w:color w:val="FF0000"/>
            </w:rPr>
          </w:rPrChange>
        </w:rPr>
        <w:t>app1</w:t>
      </w:r>
      <w:r>
        <w:rPr>
          <w:rFonts w:ascii="Times New Roman" w:eastAsia="宋体" w:hAnsi="Times New Roman" w:cs="Times New Roman" w:hint="eastAsia"/>
          <w:sz w:val="24"/>
          <w:szCs w:val="24"/>
          <w:rPrChange w:id="8660" w:author="..." w:date="2018-06-12T18:08:00Z">
            <w:rPr>
              <w:rFonts w:hint="eastAsia"/>
              <w:color w:val="FF0000"/>
            </w:rPr>
          </w:rPrChange>
        </w:rPr>
        <w:t>崩溃，</w:t>
      </w:r>
      <w:r>
        <w:rPr>
          <w:rFonts w:ascii="Times New Roman" w:eastAsia="宋体" w:hAnsi="Times New Roman" w:cs="Times New Roman"/>
          <w:sz w:val="24"/>
          <w:szCs w:val="24"/>
          <w:rPrChange w:id="8661" w:author="..." w:date="2018-06-12T18:08:00Z">
            <w:rPr>
              <w:color w:val="FF0000"/>
            </w:rPr>
          </w:rPrChange>
        </w:rPr>
        <w:t>app2</w:t>
      </w:r>
      <w:r>
        <w:rPr>
          <w:rFonts w:ascii="Times New Roman" w:eastAsia="宋体" w:hAnsi="Times New Roman" w:cs="Times New Roman" w:hint="eastAsia"/>
          <w:sz w:val="24"/>
          <w:szCs w:val="24"/>
          <w:rPrChange w:id="8662" w:author="..." w:date="2018-06-12T18:08:00Z">
            <w:rPr>
              <w:rFonts w:hint="eastAsia"/>
              <w:color w:val="FF0000"/>
            </w:rPr>
          </w:rPrChange>
        </w:rPr>
        <w:t>没有</w:t>
      </w:r>
      <w:r>
        <w:rPr>
          <w:rFonts w:ascii="Times New Roman" w:eastAsia="宋体" w:hAnsi="Times New Roman" w:cs="Times New Roman"/>
          <w:sz w:val="24"/>
          <w:szCs w:val="24"/>
          <w:rPrChange w:id="8663" w:author="..." w:date="2018-06-12T18:08:00Z">
            <w:rPr>
              <w:color w:val="FF0000"/>
            </w:rPr>
          </w:rPrChange>
        </w:rPr>
        <w:t>exported</w:t>
      </w:r>
      <w:r>
        <w:rPr>
          <w:rFonts w:ascii="Times New Roman" w:eastAsia="宋体" w:hAnsi="Times New Roman" w:cs="Times New Roman" w:hint="eastAsia"/>
          <w:sz w:val="24"/>
          <w:szCs w:val="24"/>
          <w:rPrChange w:id="8664" w:author="..." w:date="2018-06-12T18:08:00Z">
            <w:rPr>
              <w:rFonts w:hint="eastAsia"/>
              <w:color w:val="FF0000"/>
            </w:rPr>
          </w:rPrChange>
        </w:rPr>
        <w:t>默认为</w:t>
      </w:r>
      <w:r>
        <w:rPr>
          <w:rFonts w:ascii="Times New Roman" w:eastAsia="宋体" w:hAnsi="Times New Roman" w:cs="Times New Roman"/>
          <w:sz w:val="24"/>
          <w:szCs w:val="24"/>
          <w:rPrChange w:id="8665" w:author="..." w:date="2018-06-12T18:08:00Z">
            <w:rPr>
              <w:color w:val="FF0000"/>
            </w:rPr>
          </w:rPrChange>
        </w:rPr>
        <w:t>false</w:t>
      </w:r>
      <w:r>
        <w:rPr>
          <w:rFonts w:ascii="Times New Roman" w:eastAsia="宋体" w:hAnsi="Times New Roman" w:cs="Times New Roman" w:hint="eastAsia"/>
          <w:sz w:val="24"/>
          <w:szCs w:val="24"/>
          <w:rPrChange w:id="8666" w:author="..." w:date="2018-06-12T18:08:00Z">
            <w:rPr>
              <w:rFonts w:hint="eastAsia"/>
              <w:color w:val="FF0000"/>
            </w:rPr>
          </w:rPrChange>
        </w:rPr>
        <w:t>导致）</w:t>
      </w:r>
    </w:p>
    <w:p w:rsidR="00F76376" w:rsidRPr="00F76376" w:rsidRDefault="00793F6E">
      <w:pPr>
        <w:pStyle w:val="aa"/>
        <w:spacing w:line="400" w:lineRule="exact"/>
        <w:ind w:firstLine="480"/>
        <w:rPr>
          <w:rFonts w:ascii="Times New Roman" w:eastAsia="宋体" w:hAnsi="Times New Roman" w:cs="Times New Roman"/>
          <w:sz w:val="24"/>
          <w:szCs w:val="24"/>
          <w:rPrChange w:id="8667" w:author="..." w:date="2018-06-12T18:08:00Z">
            <w:rPr/>
          </w:rPrChange>
        </w:rPr>
        <w:pPrChange w:id="8668" w:author="Windows 用户" w:date="2018-06-12T20:03:00Z">
          <w:pPr>
            <w:tabs>
              <w:tab w:val="left" w:pos="2010"/>
            </w:tabs>
            <w:ind w:firstLineChars="350" w:firstLine="735"/>
          </w:pPr>
        </w:pPrChange>
      </w:pPr>
      <w:del w:id="8669" w:author="..." w:date="2018-06-12T15:05:00Z">
        <w:r>
          <w:rPr>
            <w:rFonts w:ascii="Times New Roman" w:eastAsia="宋体" w:hAnsi="Times New Roman" w:cs="Times New Roman"/>
            <w:noProof/>
            <w:sz w:val="24"/>
            <w:szCs w:val="24"/>
            <w:rPrChange w:id="8670" w:author="..." w:date="2018-06-12T18:08:00Z">
              <w:rPr>
                <w:noProof/>
              </w:rPr>
            </w:rPrChange>
          </w:rPr>
          <w:drawing>
            <wp:inline distT="0" distB="0" distL="0" distR="0" wp14:anchorId="1C4B24EE" wp14:editId="09D48AE4">
              <wp:extent cx="2237740" cy="799465"/>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8"/>
                      <a:stretch>
                        <a:fillRect/>
                      </a:stretch>
                    </pic:blipFill>
                    <pic:spPr>
                      <a:xfrm>
                        <a:off x="0" y="0"/>
                        <a:ext cx="2238095" cy="800000"/>
                      </a:xfrm>
                      <a:prstGeom prst="rect">
                        <a:avLst/>
                      </a:prstGeom>
                    </pic:spPr>
                  </pic:pic>
                </a:graphicData>
              </a:graphic>
            </wp:inline>
          </w:drawing>
        </w:r>
      </w:del>
    </w:p>
    <w:p w:rsidR="00F76376" w:rsidRPr="00F76376" w:rsidRDefault="00793F6E">
      <w:pPr>
        <w:pStyle w:val="aa"/>
        <w:spacing w:line="400" w:lineRule="exact"/>
        <w:ind w:firstLine="480"/>
        <w:rPr>
          <w:rFonts w:ascii="Times New Roman" w:eastAsia="宋体" w:hAnsi="Times New Roman" w:cs="Times New Roman"/>
          <w:sz w:val="24"/>
          <w:szCs w:val="24"/>
          <w:rPrChange w:id="8671" w:author="..." w:date="2018-06-12T16:57:00Z">
            <w:rPr/>
          </w:rPrChange>
        </w:rPr>
        <w:pPrChange w:id="8672" w:author="Windows 用户" w:date="2018-06-12T20:03:00Z">
          <w:pPr>
            <w:tabs>
              <w:tab w:val="left" w:pos="2010"/>
            </w:tabs>
            <w:ind w:firstLineChars="350" w:firstLine="735"/>
          </w:pPr>
        </w:pPrChange>
      </w:pPr>
      <w:ins w:id="8673" w:author="..." w:date="2018-06-12T15:06:00Z">
        <w:r>
          <w:rPr>
            <w:rFonts w:ascii="Times New Roman" w:eastAsia="宋体" w:hAnsi="Times New Roman" w:cs="Times New Roman" w:hint="eastAsia"/>
            <w:sz w:val="24"/>
            <w:szCs w:val="24"/>
            <w:rPrChange w:id="8674" w:author="..." w:date="2018-06-12T15:06:00Z">
              <w:rPr>
                <w:rFonts w:hint="eastAsia"/>
              </w:rPr>
            </w:rPrChange>
          </w:rPr>
          <w:t>③</w:t>
        </w:r>
      </w:ins>
      <w:del w:id="8675" w:author="..." w:date="2018-06-12T15:05:00Z">
        <w:r>
          <w:rPr>
            <w:rFonts w:ascii="Times New Roman" w:eastAsia="宋体" w:hAnsi="Times New Roman" w:cs="Times New Roman"/>
            <w:sz w:val="24"/>
            <w:szCs w:val="24"/>
            <w:rPrChange w:id="8676" w:author="..." w:date="2018-06-12T18:08:00Z">
              <w:rPr/>
            </w:rPrChange>
          </w:rPr>
          <w:delText>[3]</w:delText>
        </w:r>
      </w:del>
      <w:r>
        <w:rPr>
          <w:rFonts w:ascii="Times New Roman" w:eastAsia="宋体" w:hAnsi="Times New Roman" w:cs="Times New Roman" w:hint="eastAsia"/>
          <w:sz w:val="24"/>
          <w:szCs w:val="24"/>
          <w:rPrChange w:id="8677" w:author="..." w:date="2018-06-12T18:08:00Z">
            <w:rPr>
              <w:rFonts w:hint="eastAsia"/>
            </w:rPr>
          </w:rPrChange>
        </w:rPr>
        <w:t>在项目</w:t>
      </w:r>
      <w:r>
        <w:rPr>
          <w:rFonts w:ascii="Times New Roman" w:eastAsia="宋体" w:hAnsi="Times New Roman" w:cs="Times New Roman"/>
          <w:sz w:val="24"/>
          <w:szCs w:val="24"/>
          <w:rPrChange w:id="8678" w:author="..." w:date="2018-06-12T18:08:00Z">
            <w:rPr/>
          </w:rPrChange>
        </w:rPr>
        <w:t>app2</w:t>
      </w:r>
      <w:r>
        <w:rPr>
          <w:rFonts w:ascii="Times New Roman" w:eastAsia="宋体" w:hAnsi="Times New Roman" w:cs="Times New Roman" w:hint="eastAsia"/>
          <w:sz w:val="24"/>
          <w:szCs w:val="24"/>
          <w:rPrChange w:id="8679" w:author="..." w:date="2018-06-12T18:08:00Z">
            <w:rPr>
              <w:rFonts w:hint="eastAsia"/>
            </w:rPr>
          </w:rPrChange>
        </w:rPr>
        <w:t>的</w:t>
      </w:r>
      <w:r>
        <w:rPr>
          <w:rFonts w:ascii="Times New Roman" w:eastAsia="宋体" w:hAnsi="Times New Roman" w:cs="Times New Roman"/>
          <w:sz w:val="24"/>
          <w:szCs w:val="24"/>
          <w:rPrChange w:id="8680" w:author="..." w:date="2018-06-12T18:08:00Z">
            <w:rPr/>
          </w:rPrChange>
        </w:rPr>
        <w:t>Androidmanifest.xml</w:t>
      </w:r>
      <w:r>
        <w:rPr>
          <w:rFonts w:ascii="Times New Roman" w:eastAsia="宋体" w:hAnsi="Times New Roman" w:cs="Times New Roman" w:hint="eastAsia"/>
          <w:sz w:val="24"/>
          <w:szCs w:val="24"/>
          <w:rPrChange w:id="8681" w:author="..." w:date="2018-06-12T18:08:00Z">
            <w:rPr>
              <w:rFonts w:hint="eastAsia"/>
            </w:rPr>
          </w:rPrChange>
        </w:rPr>
        <w:t>中</w:t>
      </w:r>
      <w:r>
        <w:rPr>
          <w:rFonts w:ascii="Times New Roman" w:eastAsia="宋体" w:hAnsi="Times New Roman" w:cs="Times New Roman"/>
          <w:sz w:val="24"/>
          <w:szCs w:val="24"/>
          <w:rPrChange w:id="8682" w:author="..." w:date="2018-06-12T18:08:00Z">
            <w:rPr/>
          </w:rPrChange>
        </w:rPr>
        <w:t>secondActivity</w:t>
      </w:r>
      <w:r>
        <w:rPr>
          <w:rFonts w:ascii="Times New Roman" w:eastAsia="宋体" w:hAnsi="Times New Roman" w:cs="Times New Roman" w:hint="eastAsia"/>
          <w:sz w:val="24"/>
          <w:szCs w:val="24"/>
          <w:rPrChange w:id="8683" w:author="..." w:date="2018-06-12T18:08:00Z">
            <w:rPr>
              <w:rFonts w:hint="eastAsia"/>
            </w:rPr>
          </w:rPrChange>
        </w:rPr>
        <w:t>中添加：</w:t>
      </w:r>
    </w:p>
    <w:p w:rsidR="00F76376" w:rsidRPr="0078284B"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684" w:author="Windows 用户" w:date="2018-06-12T20:04:00Z">
            <w:rPr/>
          </w:rPrChange>
        </w:rPr>
        <w:pPrChange w:id="8685" w:author="Windows 用户" w:date="2018-06-12T20:04:00Z">
          <w:pPr>
            <w:shd w:val="clear" w:color="auto" w:fill="E7E6E6" w:themeFill="background2"/>
            <w:tabs>
              <w:tab w:val="left" w:pos="2010"/>
            </w:tabs>
            <w:ind w:firstLineChars="350" w:firstLine="735"/>
          </w:pPr>
        </w:pPrChange>
      </w:pPr>
      <w:r w:rsidRPr="0078284B">
        <w:rPr>
          <w:rFonts w:ascii="Times New Roman" w:eastAsia="宋体" w:hAnsi="Times New Roman"/>
          <w:rPrChange w:id="8686" w:author="Windows 用户" w:date="2018-06-12T20:04:00Z">
            <w:rPr/>
          </w:rPrChange>
        </w:rPr>
        <w:t>&lt;activity android:name=".SecondActivity"</w:t>
      </w:r>
    </w:p>
    <w:p w:rsidR="00F76376" w:rsidRPr="0078284B"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687" w:author="Windows 用户" w:date="2018-06-12T20:04:00Z">
            <w:rPr/>
          </w:rPrChange>
        </w:rPr>
        <w:pPrChange w:id="8688" w:author="Windows 用户" w:date="2018-06-12T20:04:00Z">
          <w:pPr>
            <w:shd w:val="clear" w:color="auto" w:fill="E7E6E6" w:themeFill="background2"/>
            <w:tabs>
              <w:tab w:val="left" w:pos="2010"/>
            </w:tabs>
            <w:ind w:firstLineChars="350" w:firstLine="735"/>
          </w:pPr>
        </w:pPrChange>
      </w:pPr>
      <w:r w:rsidRPr="0078284B">
        <w:rPr>
          <w:rFonts w:ascii="Times New Roman" w:eastAsia="宋体" w:hAnsi="Times New Roman"/>
          <w:rPrChange w:id="8689" w:author="Windows 用户" w:date="2018-06-12T20:04:00Z">
            <w:rPr/>
          </w:rPrChange>
        </w:rPr>
        <w:t xml:space="preserve">    android:exported="true"</w:t>
      </w:r>
    </w:p>
    <w:p w:rsidR="00F76376" w:rsidRPr="0078284B"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690" w:author="Windows 用户" w:date="2018-06-12T20:04:00Z">
            <w:rPr/>
          </w:rPrChange>
        </w:rPr>
        <w:pPrChange w:id="8691" w:author="Windows 用户" w:date="2018-06-12T20:04:00Z">
          <w:pPr>
            <w:shd w:val="clear" w:color="auto" w:fill="E7E6E6" w:themeFill="background2"/>
            <w:tabs>
              <w:tab w:val="left" w:pos="2010"/>
            </w:tabs>
            <w:ind w:firstLineChars="350" w:firstLine="735"/>
          </w:pPr>
        </w:pPrChange>
      </w:pPr>
      <w:r w:rsidRPr="0078284B">
        <w:rPr>
          <w:rFonts w:ascii="Times New Roman" w:eastAsia="宋体" w:hAnsi="Times New Roman"/>
          <w:rPrChange w:id="8692" w:author="Windows 用户" w:date="2018-06-12T20:04:00Z">
            <w:rPr/>
          </w:rPrChange>
        </w:rPr>
        <w:t>&gt;&lt;/activity&gt;</w:t>
      </w:r>
    </w:p>
    <w:p w:rsidR="00F76376" w:rsidRPr="00F76376" w:rsidRDefault="00793F6E">
      <w:pPr>
        <w:pStyle w:val="aa"/>
        <w:spacing w:line="400" w:lineRule="exact"/>
        <w:ind w:firstLine="480"/>
        <w:rPr>
          <w:del w:id="8693" w:author="..." w:date="2018-06-12T15:06:00Z"/>
          <w:rFonts w:ascii="Times New Roman" w:eastAsia="宋体" w:hAnsi="Times New Roman" w:cs="Times New Roman"/>
          <w:sz w:val="24"/>
          <w:szCs w:val="24"/>
          <w:rPrChange w:id="8694" w:author="..." w:date="2018-06-12T18:08:00Z">
            <w:rPr>
              <w:del w:id="8695" w:author="..." w:date="2018-06-12T15:06:00Z"/>
            </w:rPr>
          </w:rPrChange>
        </w:rPr>
        <w:pPrChange w:id="8696" w:author="Windows 用户" w:date="2018-06-12T20:04:00Z">
          <w:pPr>
            <w:tabs>
              <w:tab w:val="left" w:pos="2010"/>
            </w:tabs>
            <w:ind w:firstLineChars="350" w:firstLine="735"/>
          </w:pPr>
        </w:pPrChange>
      </w:pPr>
      <w:r>
        <w:rPr>
          <w:rFonts w:ascii="Times New Roman" w:eastAsia="宋体" w:hAnsi="Times New Roman" w:cs="Times New Roman" w:hint="eastAsia"/>
          <w:sz w:val="24"/>
          <w:szCs w:val="24"/>
          <w:rPrChange w:id="8697" w:author="..." w:date="2018-06-12T18:08:00Z">
            <w:rPr>
              <w:rFonts w:hint="eastAsia"/>
            </w:rPr>
          </w:rPrChange>
        </w:rPr>
        <w:t>再次运行</w:t>
      </w:r>
      <w:r>
        <w:rPr>
          <w:rFonts w:ascii="Times New Roman" w:eastAsia="宋体" w:hAnsi="Times New Roman" w:cs="Times New Roman"/>
          <w:sz w:val="24"/>
          <w:szCs w:val="24"/>
          <w:rPrChange w:id="8698" w:author="..." w:date="2018-06-12T18:08:00Z">
            <w:rPr/>
          </w:rPrChange>
        </w:rPr>
        <w:t>app1</w:t>
      </w:r>
      <w:r>
        <w:rPr>
          <w:rFonts w:ascii="Times New Roman" w:eastAsia="宋体" w:hAnsi="Times New Roman" w:cs="Times New Roman" w:hint="eastAsia"/>
          <w:sz w:val="24"/>
          <w:szCs w:val="24"/>
          <w:rPrChange w:id="8699" w:author="..." w:date="2018-06-12T18:08:00Z">
            <w:rPr>
              <w:rFonts w:hint="eastAsia"/>
            </w:rPr>
          </w:rPrChange>
        </w:rPr>
        <w:t>，点击</w:t>
      </w:r>
      <w:r>
        <w:rPr>
          <w:rFonts w:ascii="Times New Roman" w:eastAsia="宋体" w:hAnsi="Times New Roman" w:cs="Times New Roman"/>
          <w:sz w:val="24"/>
          <w:szCs w:val="24"/>
          <w:rPrChange w:id="8700" w:author="..." w:date="2018-06-12T18:08:00Z">
            <w:rPr/>
          </w:rPrChange>
        </w:rPr>
        <w:t>button</w:t>
      </w:r>
      <w:r>
        <w:rPr>
          <w:rFonts w:ascii="Times New Roman" w:eastAsia="宋体" w:hAnsi="Times New Roman" w:cs="Times New Roman" w:hint="eastAsia"/>
          <w:sz w:val="24"/>
          <w:szCs w:val="24"/>
          <w:rPrChange w:id="8701" w:author="..." w:date="2018-06-12T18:08:00Z">
            <w:rPr>
              <w:rFonts w:hint="eastAsia"/>
            </w:rPr>
          </w:rPrChange>
        </w:rPr>
        <w:t>：“</w:t>
      </w:r>
      <w:r>
        <w:rPr>
          <w:rFonts w:ascii="Times New Roman" w:eastAsia="宋体" w:hAnsi="Times New Roman" w:cs="Times New Roman"/>
          <w:sz w:val="24"/>
          <w:szCs w:val="24"/>
          <w:rPrChange w:id="8702" w:author="..." w:date="2018-06-12T18:08:00Z">
            <w:rPr/>
          </w:rPrChange>
        </w:rPr>
        <w:t>App2:SecondActivity</w:t>
      </w:r>
      <w:r>
        <w:rPr>
          <w:rFonts w:ascii="Times New Roman" w:eastAsia="宋体" w:hAnsi="Times New Roman" w:cs="Times New Roman" w:hint="eastAsia"/>
          <w:sz w:val="24"/>
          <w:szCs w:val="24"/>
          <w:rPrChange w:id="8703" w:author="..." w:date="2018-06-12T18:08:00Z">
            <w:rPr>
              <w:rFonts w:hint="eastAsia"/>
            </w:rPr>
          </w:rPrChange>
        </w:rPr>
        <w:t>”：（启动成功）</w:t>
      </w:r>
    </w:p>
    <w:p w:rsidR="00F76376" w:rsidRPr="00F76376" w:rsidRDefault="00793F6E">
      <w:pPr>
        <w:pStyle w:val="aa"/>
        <w:spacing w:line="400" w:lineRule="exact"/>
        <w:ind w:firstLine="480"/>
        <w:rPr>
          <w:rFonts w:ascii="Times New Roman" w:eastAsia="宋体" w:hAnsi="Times New Roman" w:cs="Times New Roman"/>
          <w:sz w:val="24"/>
          <w:szCs w:val="24"/>
          <w:rPrChange w:id="8704" w:author="..." w:date="2018-06-12T18:08:00Z">
            <w:rPr/>
          </w:rPrChange>
        </w:rPr>
        <w:pPrChange w:id="8705" w:author="Windows 用户" w:date="2018-06-12T20:04:00Z">
          <w:pPr>
            <w:tabs>
              <w:tab w:val="left" w:pos="2010"/>
            </w:tabs>
            <w:ind w:firstLineChars="350" w:firstLine="735"/>
          </w:pPr>
        </w:pPrChange>
      </w:pPr>
      <w:del w:id="8706" w:author="..." w:date="2018-06-12T15:06:00Z">
        <w:r>
          <w:rPr>
            <w:rFonts w:ascii="Times New Roman" w:eastAsia="宋体" w:hAnsi="Times New Roman" w:cs="Times New Roman"/>
            <w:noProof/>
            <w:sz w:val="24"/>
            <w:szCs w:val="24"/>
            <w:rPrChange w:id="8707" w:author="..." w:date="2018-06-12T18:08:00Z">
              <w:rPr>
                <w:noProof/>
              </w:rPr>
            </w:rPrChange>
          </w:rPr>
          <w:drawing>
            <wp:inline distT="0" distB="0" distL="0" distR="0" wp14:anchorId="39E10ACB" wp14:editId="0967EFE8">
              <wp:extent cx="2428240" cy="92329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9"/>
                      <a:stretch>
                        <a:fillRect/>
                      </a:stretch>
                    </pic:blipFill>
                    <pic:spPr>
                      <a:xfrm>
                        <a:off x="0" y="0"/>
                        <a:ext cx="2428571" cy="923810"/>
                      </a:xfrm>
                      <a:prstGeom prst="rect">
                        <a:avLst/>
                      </a:prstGeom>
                    </pic:spPr>
                  </pic:pic>
                </a:graphicData>
              </a:graphic>
            </wp:inline>
          </w:drawing>
        </w:r>
      </w:del>
    </w:p>
    <w:p w:rsidR="00F76376" w:rsidRPr="00F76376" w:rsidRDefault="00793F6E">
      <w:pPr>
        <w:pStyle w:val="aa"/>
        <w:spacing w:line="400" w:lineRule="exact"/>
        <w:ind w:firstLine="480"/>
        <w:rPr>
          <w:del w:id="8708" w:author="..." w:date="2018-06-12T15:06:00Z"/>
          <w:rFonts w:ascii="Times New Roman" w:eastAsia="宋体" w:hAnsi="Times New Roman" w:cs="Times New Roman"/>
          <w:sz w:val="24"/>
          <w:szCs w:val="24"/>
          <w:rPrChange w:id="8709" w:author="..." w:date="2018-06-12T18:08:00Z">
            <w:rPr>
              <w:del w:id="8710" w:author="..." w:date="2018-06-12T15:06:00Z"/>
            </w:rPr>
          </w:rPrChange>
        </w:rPr>
        <w:pPrChange w:id="8711" w:author="Windows 用户" w:date="2018-06-12T20:04:00Z">
          <w:pPr>
            <w:tabs>
              <w:tab w:val="left" w:pos="2010"/>
            </w:tabs>
            <w:ind w:firstLineChars="350" w:firstLine="735"/>
          </w:pPr>
        </w:pPrChange>
      </w:pPr>
      <w:ins w:id="8712" w:author="..." w:date="2018-06-12T15:06:00Z">
        <w:r>
          <w:rPr>
            <w:rFonts w:ascii="Times New Roman" w:eastAsia="宋体" w:hAnsi="Times New Roman" w:cs="Times New Roman" w:hint="eastAsia"/>
            <w:sz w:val="24"/>
            <w:szCs w:val="24"/>
            <w:rPrChange w:id="8713" w:author="..." w:date="2018-06-12T16:01:00Z">
              <w:rPr>
                <w:rFonts w:hint="eastAsia"/>
              </w:rPr>
            </w:rPrChange>
          </w:rPr>
          <w:t>④</w:t>
        </w:r>
      </w:ins>
      <w:del w:id="8714" w:author="..." w:date="2018-06-12T15:06:00Z">
        <w:r>
          <w:rPr>
            <w:rFonts w:ascii="Times New Roman" w:eastAsia="宋体" w:hAnsi="Times New Roman" w:cs="Times New Roman"/>
            <w:sz w:val="24"/>
            <w:szCs w:val="24"/>
            <w:rPrChange w:id="8715" w:author="..." w:date="2018-06-12T18:08:00Z">
              <w:rPr/>
            </w:rPrChange>
          </w:rPr>
          <w:delText xml:space="preserve">[4] </w:delText>
        </w:r>
      </w:del>
      <w:r>
        <w:rPr>
          <w:rFonts w:ascii="Times New Roman" w:eastAsia="宋体" w:hAnsi="Times New Roman" w:cs="Times New Roman" w:hint="eastAsia"/>
          <w:sz w:val="24"/>
          <w:szCs w:val="24"/>
          <w:rPrChange w:id="8716" w:author="..." w:date="2018-06-12T18:08:00Z">
            <w:rPr>
              <w:rFonts w:hint="eastAsia"/>
            </w:rPr>
          </w:rPrChange>
        </w:rPr>
        <w:t>删除在</w:t>
      </w:r>
      <w:ins w:id="8717" w:author="..." w:date="2018-06-12T15:06:00Z">
        <w:r>
          <w:rPr>
            <w:rFonts w:ascii="Times New Roman" w:eastAsia="宋体" w:hAnsi="Times New Roman" w:cs="Times New Roman" w:hint="eastAsia"/>
            <w:sz w:val="24"/>
            <w:szCs w:val="24"/>
          </w:rPr>
          <w:t>③</w:t>
        </w:r>
      </w:ins>
      <w:del w:id="8718" w:author="..." w:date="2018-06-12T15:06:00Z">
        <w:r>
          <w:rPr>
            <w:rFonts w:ascii="Times New Roman" w:eastAsia="宋体" w:hAnsi="Times New Roman" w:cs="Times New Roman"/>
            <w:sz w:val="24"/>
            <w:szCs w:val="24"/>
            <w:rPrChange w:id="8719" w:author="..." w:date="2018-06-12T18:08:00Z">
              <w:rPr/>
            </w:rPrChange>
          </w:rPr>
          <w:delText>[3]</w:delText>
        </w:r>
      </w:del>
      <w:r>
        <w:rPr>
          <w:rFonts w:ascii="Times New Roman" w:eastAsia="宋体" w:hAnsi="Times New Roman" w:cs="Times New Roman" w:hint="eastAsia"/>
          <w:sz w:val="24"/>
          <w:szCs w:val="24"/>
          <w:rPrChange w:id="8720" w:author="..." w:date="2018-06-12T18:08:00Z">
            <w:rPr>
              <w:rFonts w:hint="eastAsia"/>
            </w:rPr>
          </w:rPrChange>
        </w:rPr>
        <w:t>中添加的“</w:t>
      </w:r>
      <w:r>
        <w:rPr>
          <w:rFonts w:ascii="Times New Roman" w:eastAsia="宋体" w:hAnsi="Times New Roman" w:cs="Times New Roman"/>
          <w:sz w:val="24"/>
          <w:szCs w:val="24"/>
          <w:rPrChange w:id="8721" w:author="..." w:date="2018-06-12T18:08:00Z">
            <w:rPr/>
          </w:rPrChange>
        </w:rPr>
        <w:t>android:exported="true"</w:t>
      </w:r>
      <w:r>
        <w:rPr>
          <w:rFonts w:ascii="Times New Roman" w:eastAsia="宋体" w:hAnsi="Times New Roman" w:cs="Times New Roman" w:hint="eastAsia"/>
          <w:sz w:val="24"/>
          <w:szCs w:val="24"/>
          <w:rPrChange w:id="8722" w:author="..." w:date="2018-06-12T18:08:00Z">
            <w:rPr>
              <w:rFonts w:hint="eastAsia"/>
            </w:rPr>
          </w:rPrChange>
        </w:rPr>
        <w:t>”，运行</w:t>
      </w:r>
      <w:r>
        <w:rPr>
          <w:rFonts w:ascii="Times New Roman" w:eastAsia="宋体" w:hAnsi="Times New Roman" w:cs="Times New Roman"/>
          <w:sz w:val="24"/>
          <w:szCs w:val="24"/>
          <w:rPrChange w:id="8723" w:author="..." w:date="2018-06-12T18:08:00Z">
            <w:rPr/>
          </w:rPrChange>
        </w:rPr>
        <w:t>app2</w:t>
      </w:r>
      <w:r>
        <w:rPr>
          <w:rFonts w:ascii="Times New Roman" w:eastAsia="宋体" w:hAnsi="Times New Roman" w:cs="Times New Roman" w:hint="eastAsia"/>
          <w:sz w:val="24"/>
          <w:szCs w:val="24"/>
          <w:rPrChange w:id="8724" w:author="..." w:date="2018-06-12T18:08:00Z">
            <w:rPr>
              <w:rFonts w:hint="eastAsia"/>
            </w:rPr>
          </w:rPrChange>
        </w:rPr>
        <w:t>，点击</w:t>
      </w:r>
      <w:r>
        <w:rPr>
          <w:rFonts w:ascii="Times New Roman" w:eastAsia="宋体" w:hAnsi="Times New Roman" w:cs="Times New Roman"/>
          <w:sz w:val="24"/>
          <w:szCs w:val="24"/>
          <w:rPrChange w:id="8725" w:author="..." w:date="2018-06-12T18:08:00Z">
            <w:rPr/>
          </w:rPrChange>
        </w:rPr>
        <w:t>button</w:t>
      </w:r>
      <w:del w:id="8726" w:author="..." w:date="2018-06-12T18:09:00Z">
        <w:r>
          <w:rPr>
            <w:rFonts w:ascii="Times New Roman" w:eastAsia="宋体" w:hAnsi="Times New Roman" w:cs="Times New Roman" w:hint="eastAsia"/>
            <w:sz w:val="24"/>
            <w:szCs w:val="24"/>
            <w:rPrChange w:id="8727" w:author="..." w:date="2018-06-12T18:08:00Z">
              <w:rPr>
                <w:rFonts w:hint="eastAsia"/>
              </w:rPr>
            </w:rPrChange>
          </w:rPr>
          <w:delText>：</w:delText>
        </w:r>
      </w:del>
      <w:r>
        <w:rPr>
          <w:rFonts w:ascii="Times New Roman" w:eastAsia="宋体" w:hAnsi="Times New Roman" w:cs="Times New Roman" w:hint="eastAsia"/>
          <w:sz w:val="24"/>
          <w:szCs w:val="24"/>
          <w:rPrChange w:id="8728" w:author="..." w:date="2018-06-12T18:08:00Z">
            <w:rPr>
              <w:rFonts w:hint="eastAsia"/>
            </w:rPr>
          </w:rPrChange>
        </w:rPr>
        <w:t>“</w:t>
      </w:r>
      <w:r>
        <w:rPr>
          <w:rFonts w:ascii="Times New Roman" w:eastAsia="宋体" w:hAnsi="Times New Roman" w:cs="Times New Roman"/>
          <w:sz w:val="24"/>
          <w:szCs w:val="24"/>
          <w:rPrChange w:id="8729" w:author="..." w:date="2018-06-12T18:08:00Z">
            <w:rPr/>
          </w:rPrChange>
        </w:rPr>
        <w:t>Second</w:t>
      </w:r>
      <w:ins w:id="8730" w:author="..." w:date="2018-06-12T18:09: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8731" w:author="..." w:date="2018-06-12T18:08:00Z">
            <w:rPr/>
          </w:rPrChange>
        </w:rPr>
        <w:t>Activity</w:t>
      </w:r>
      <w:r>
        <w:rPr>
          <w:rFonts w:ascii="Times New Roman" w:eastAsia="宋体" w:hAnsi="Times New Roman" w:cs="Times New Roman" w:hint="eastAsia"/>
          <w:sz w:val="24"/>
          <w:szCs w:val="24"/>
          <w:rPrChange w:id="8732" w:author="..." w:date="2018-06-12T18:08:00Z">
            <w:rPr>
              <w:rFonts w:hint="eastAsia"/>
            </w:rPr>
          </w:rPrChange>
        </w:rPr>
        <w:t>”和“</w:t>
      </w:r>
      <w:r>
        <w:rPr>
          <w:rFonts w:ascii="Times New Roman" w:eastAsia="宋体" w:hAnsi="Times New Roman" w:cs="Times New Roman"/>
          <w:sz w:val="24"/>
          <w:szCs w:val="24"/>
          <w:rPrChange w:id="8733" w:author="..." w:date="2018-06-12T18:08:00Z">
            <w:rPr/>
          </w:rPrChange>
        </w:rPr>
        <w:t>ThirdActivity</w:t>
      </w:r>
      <w:r>
        <w:rPr>
          <w:rFonts w:ascii="Times New Roman" w:eastAsia="宋体" w:hAnsi="Times New Roman" w:cs="Times New Roman" w:hint="eastAsia"/>
          <w:sz w:val="24"/>
          <w:szCs w:val="24"/>
          <w:rPrChange w:id="8734" w:author="..." w:date="2018-06-12T18:08:00Z">
            <w:rPr>
              <w:rFonts w:hint="eastAsia"/>
            </w:rPr>
          </w:rPrChange>
        </w:rPr>
        <w:t>”：（启动成功）</w:t>
      </w:r>
    </w:p>
    <w:p w:rsidR="00F76376" w:rsidRPr="00F76376" w:rsidRDefault="00793F6E">
      <w:pPr>
        <w:pStyle w:val="aa"/>
        <w:spacing w:line="400" w:lineRule="exact"/>
        <w:ind w:firstLine="480"/>
        <w:rPr>
          <w:del w:id="8735" w:author="..." w:date="2018-06-12T15:06:00Z"/>
          <w:rFonts w:ascii="Times New Roman" w:eastAsia="宋体" w:hAnsi="Times New Roman" w:cs="Times New Roman"/>
          <w:sz w:val="24"/>
          <w:szCs w:val="24"/>
          <w:rPrChange w:id="8736" w:author="..." w:date="2018-06-12T18:08:00Z">
            <w:rPr>
              <w:del w:id="8737" w:author="..." w:date="2018-06-12T15:06:00Z"/>
            </w:rPr>
          </w:rPrChange>
        </w:rPr>
        <w:pPrChange w:id="8738" w:author="Windows 用户" w:date="2018-06-12T20:04:00Z">
          <w:pPr>
            <w:tabs>
              <w:tab w:val="left" w:pos="2010"/>
            </w:tabs>
            <w:ind w:firstLineChars="350" w:firstLine="735"/>
          </w:pPr>
        </w:pPrChange>
      </w:pPr>
      <w:del w:id="8739" w:author="..." w:date="2018-06-12T15:06:00Z">
        <w:r>
          <w:rPr>
            <w:rFonts w:ascii="Times New Roman" w:eastAsia="宋体" w:hAnsi="Times New Roman" w:cs="Times New Roman"/>
            <w:noProof/>
            <w:sz w:val="24"/>
            <w:szCs w:val="24"/>
            <w:rPrChange w:id="8740" w:author="..." w:date="2018-06-12T18:08:00Z">
              <w:rPr>
                <w:noProof/>
              </w:rPr>
            </w:rPrChange>
          </w:rPr>
          <w:drawing>
            <wp:inline distT="0" distB="0" distL="0" distR="0" wp14:anchorId="736B48CE" wp14:editId="75D50982">
              <wp:extent cx="2456815" cy="104711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0"/>
                      <a:stretch>
                        <a:fillRect/>
                      </a:stretch>
                    </pic:blipFill>
                    <pic:spPr>
                      <a:xfrm>
                        <a:off x="0" y="0"/>
                        <a:ext cx="2457143" cy="1047619"/>
                      </a:xfrm>
                      <a:prstGeom prst="rect">
                        <a:avLst/>
                      </a:prstGeom>
                    </pic:spPr>
                  </pic:pic>
                </a:graphicData>
              </a:graphic>
            </wp:inline>
          </w:drawing>
        </w:r>
      </w:del>
    </w:p>
    <w:p w:rsidR="00F76376" w:rsidRPr="00F76376" w:rsidRDefault="00793F6E">
      <w:pPr>
        <w:pStyle w:val="aa"/>
        <w:spacing w:line="400" w:lineRule="exact"/>
        <w:ind w:firstLine="480"/>
        <w:rPr>
          <w:del w:id="8741" w:author="..." w:date="2018-06-12T15:06:00Z"/>
          <w:rFonts w:ascii="Times New Roman" w:eastAsia="宋体" w:hAnsi="Times New Roman" w:cs="Times New Roman"/>
          <w:sz w:val="24"/>
          <w:szCs w:val="24"/>
          <w:rPrChange w:id="8742" w:author="..." w:date="2018-06-12T18:08:00Z">
            <w:rPr>
              <w:del w:id="8743" w:author="..." w:date="2018-06-12T15:06:00Z"/>
            </w:rPr>
          </w:rPrChange>
        </w:rPr>
        <w:pPrChange w:id="8744" w:author="Windows 用户" w:date="2018-06-12T20:04:00Z">
          <w:pPr>
            <w:tabs>
              <w:tab w:val="left" w:pos="2010"/>
            </w:tabs>
            <w:ind w:firstLineChars="350" w:firstLine="735"/>
          </w:pPr>
        </w:pPrChange>
      </w:pPr>
      <w:del w:id="8745" w:author="..." w:date="2018-06-12T15:06:00Z">
        <w:r>
          <w:rPr>
            <w:rFonts w:ascii="Times New Roman" w:eastAsia="宋体" w:hAnsi="Times New Roman" w:cs="Times New Roman"/>
            <w:noProof/>
            <w:sz w:val="24"/>
            <w:szCs w:val="24"/>
            <w:rPrChange w:id="8746" w:author="..." w:date="2018-06-12T18:08:00Z">
              <w:rPr>
                <w:noProof/>
              </w:rPr>
            </w:rPrChange>
          </w:rPr>
          <w:drawing>
            <wp:inline distT="0" distB="0" distL="0" distR="0" wp14:anchorId="08DAB80A" wp14:editId="49D31C31">
              <wp:extent cx="2485390" cy="115189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91"/>
                      <a:stretch>
                        <a:fillRect/>
                      </a:stretch>
                    </pic:blipFill>
                    <pic:spPr>
                      <a:xfrm>
                        <a:off x="0" y="0"/>
                        <a:ext cx="2485714" cy="1152381"/>
                      </a:xfrm>
                      <a:prstGeom prst="rect">
                        <a:avLst/>
                      </a:prstGeom>
                    </pic:spPr>
                  </pic:pic>
                </a:graphicData>
              </a:graphic>
            </wp:inline>
          </w:drawing>
        </w:r>
      </w:del>
    </w:p>
    <w:p w:rsidR="00F76376" w:rsidRPr="00F76376" w:rsidRDefault="00F76376">
      <w:pPr>
        <w:pStyle w:val="aa"/>
        <w:spacing w:line="400" w:lineRule="exact"/>
        <w:ind w:firstLine="480"/>
        <w:rPr>
          <w:rFonts w:ascii="Times New Roman" w:eastAsia="宋体" w:hAnsi="Times New Roman" w:cs="Times New Roman"/>
          <w:sz w:val="24"/>
          <w:szCs w:val="24"/>
          <w:rPrChange w:id="8747" w:author="..." w:date="2018-06-12T18:08:00Z">
            <w:rPr/>
          </w:rPrChange>
        </w:rPr>
        <w:pPrChange w:id="8748" w:author="Windows 用户" w:date="2018-06-12T20:04:00Z">
          <w:pPr>
            <w:tabs>
              <w:tab w:val="left" w:pos="2010"/>
            </w:tabs>
            <w:ind w:firstLineChars="350" w:firstLine="735"/>
          </w:pPr>
        </w:pPrChange>
      </w:pPr>
    </w:p>
    <w:p w:rsidR="00F76376" w:rsidRPr="00F76376" w:rsidRDefault="00793F6E">
      <w:pPr>
        <w:pStyle w:val="aa"/>
        <w:spacing w:line="400" w:lineRule="exact"/>
        <w:ind w:firstLine="480"/>
        <w:rPr>
          <w:del w:id="8749" w:author="..." w:date="2018-06-12T18:09:00Z"/>
          <w:rFonts w:ascii="Times New Roman" w:eastAsia="宋体" w:hAnsi="Times New Roman" w:cs="Times New Roman"/>
          <w:sz w:val="24"/>
          <w:szCs w:val="24"/>
          <w:rPrChange w:id="8750" w:author="..." w:date="2018-06-12T18:08:00Z">
            <w:rPr>
              <w:del w:id="8751" w:author="..." w:date="2018-06-12T18:09:00Z"/>
            </w:rPr>
          </w:rPrChange>
        </w:rPr>
        <w:pPrChange w:id="8752" w:author="Windows 用户" w:date="2018-06-12T20:04:00Z">
          <w:pPr>
            <w:pStyle w:val="aa"/>
            <w:numPr>
              <w:numId w:val="8"/>
            </w:numPr>
            <w:ind w:left="720" w:firstLineChars="0" w:hanging="720"/>
          </w:pPr>
        </w:pPrChange>
      </w:pPr>
      <w:ins w:id="8753" w:author="..." w:date="2018-06-12T15:07:00Z">
        <w:r>
          <w:rPr>
            <w:rFonts w:ascii="Times New Roman" w:eastAsia="宋体" w:hAnsi="Times New Roman" w:cs="Times New Roman" w:hint="eastAsia"/>
            <w:sz w:val="24"/>
            <w:szCs w:val="24"/>
            <w:rPrChange w:id="8754" w:author="..." w:date="2018-06-12T18:08:00Z">
              <w:rPr>
                <w:rFonts w:hint="eastAsia"/>
              </w:rPr>
            </w:rPrChange>
          </w:rPr>
          <w:t>（</w:t>
        </w:r>
        <w:r>
          <w:rPr>
            <w:rFonts w:ascii="Times New Roman" w:eastAsia="宋体" w:hAnsi="Times New Roman" w:cs="Times New Roman"/>
            <w:sz w:val="24"/>
            <w:szCs w:val="24"/>
            <w:rPrChange w:id="8755" w:author="..." w:date="2018-06-12T16:01:00Z">
              <w:rPr/>
            </w:rPrChange>
          </w:rPr>
          <w:t>5</w:t>
        </w:r>
        <w:r>
          <w:rPr>
            <w:rFonts w:ascii="Times New Roman" w:eastAsia="宋体" w:hAnsi="Times New Roman" w:cs="Times New Roman" w:hint="eastAsia"/>
            <w:sz w:val="24"/>
            <w:szCs w:val="24"/>
            <w:rPrChange w:id="8756" w:author="..." w:date="2018-06-12T18:08:00Z">
              <w:rPr>
                <w:rFonts w:hint="eastAsia"/>
              </w:rPr>
            </w:rPrChange>
          </w:rPr>
          <w:t>）</w:t>
        </w:r>
      </w:ins>
      <w:r>
        <w:rPr>
          <w:rFonts w:ascii="Times New Roman" w:eastAsia="宋体" w:hAnsi="Times New Roman" w:cs="Times New Roman"/>
          <w:sz w:val="24"/>
          <w:szCs w:val="24"/>
          <w:rPrChange w:id="8757" w:author="..." w:date="2018-06-12T18:08:00Z">
            <w:rPr/>
          </w:rPrChange>
        </w:rPr>
        <w:t>APP1.&lt;uses-permission&gt;=P1</w:t>
      </w:r>
      <w:r>
        <w:rPr>
          <w:rFonts w:ascii="Times New Roman" w:eastAsia="宋体" w:hAnsi="Times New Roman" w:cs="Times New Roman" w:hint="eastAsia"/>
          <w:sz w:val="24"/>
          <w:szCs w:val="24"/>
          <w:rPrChange w:id="8758" w:author="..." w:date="2018-06-12T18:08:00Z">
            <w:rPr>
              <w:rFonts w:hint="eastAsia"/>
            </w:rPr>
          </w:rPrChange>
        </w:rPr>
        <w:t>，</w:t>
      </w:r>
      <w:r>
        <w:rPr>
          <w:rFonts w:ascii="Times New Roman" w:eastAsia="宋体" w:hAnsi="Times New Roman" w:cs="Times New Roman"/>
          <w:sz w:val="24"/>
          <w:szCs w:val="24"/>
          <w:rPrChange w:id="8759" w:author="..." w:date="2018-06-12T18:08:00Z">
            <w:rPr/>
          </w:rPrChange>
        </w:rPr>
        <w:t>A1.permission=null</w:t>
      </w:r>
      <w:r>
        <w:rPr>
          <w:rFonts w:ascii="Times New Roman" w:eastAsia="宋体" w:hAnsi="Times New Roman" w:cs="Times New Roman" w:hint="eastAsia"/>
          <w:sz w:val="24"/>
          <w:szCs w:val="24"/>
          <w:rPrChange w:id="8760" w:author="..." w:date="2018-06-12T18:08:00Z">
            <w:rPr>
              <w:rFonts w:hint="eastAsia"/>
            </w:rPr>
          </w:rPrChange>
        </w:rPr>
        <w:t>，</w:t>
      </w:r>
    </w:p>
    <w:p w:rsidR="00F76376" w:rsidRPr="00F76376" w:rsidRDefault="00793F6E">
      <w:pPr>
        <w:pStyle w:val="aa"/>
        <w:spacing w:line="400" w:lineRule="exact"/>
        <w:ind w:firstLine="480"/>
        <w:rPr>
          <w:del w:id="8761" w:author="..." w:date="2018-06-12T18:09:00Z"/>
          <w:rFonts w:ascii="Times New Roman" w:eastAsia="宋体" w:hAnsi="Times New Roman" w:cs="Times New Roman"/>
          <w:sz w:val="24"/>
          <w:szCs w:val="24"/>
          <w:rPrChange w:id="8762" w:author="..." w:date="2018-06-12T18:08:00Z">
            <w:rPr>
              <w:del w:id="8763" w:author="..." w:date="2018-06-12T18:09:00Z"/>
            </w:rPr>
          </w:rPrChange>
        </w:rPr>
        <w:pPrChange w:id="8764" w:author="Windows 用户" w:date="2018-06-12T20:04:00Z">
          <w:pPr>
            <w:ind w:firstLineChars="350" w:firstLine="735"/>
          </w:pPr>
        </w:pPrChange>
      </w:pPr>
      <w:r>
        <w:rPr>
          <w:rFonts w:ascii="Times New Roman" w:eastAsia="宋体" w:hAnsi="Times New Roman" w:cs="Times New Roman"/>
          <w:sz w:val="24"/>
          <w:szCs w:val="24"/>
          <w:rPrChange w:id="8765" w:author="..." w:date="2018-06-12T18:08:00Z">
            <w:rPr/>
          </w:rPrChange>
        </w:rPr>
        <w:t>APP2.permission=null, A21.per</w:t>
      </w:r>
      <w:ins w:id="8766" w:author="..." w:date="2018-06-12T18:09: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8767" w:author="..." w:date="2018-06-12T18:08:00Z">
            <w:rPr/>
          </w:rPrChange>
        </w:rPr>
        <w:t>mission={P1</w:t>
      </w:r>
      <w:r>
        <w:rPr>
          <w:rFonts w:ascii="Times New Roman" w:eastAsia="宋体" w:hAnsi="Times New Roman" w:cs="Times New Roman" w:hint="eastAsia"/>
          <w:sz w:val="24"/>
          <w:szCs w:val="24"/>
          <w:rPrChange w:id="8768" w:author="..." w:date="2018-06-12T18:08:00Z">
            <w:rPr>
              <w:rFonts w:hint="eastAsia"/>
            </w:rPr>
          </w:rPrChange>
        </w:rPr>
        <w:t>，</w:t>
      </w:r>
      <w:r>
        <w:rPr>
          <w:rFonts w:ascii="Times New Roman" w:eastAsia="宋体" w:hAnsi="Times New Roman" w:cs="Times New Roman"/>
          <w:sz w:val="24"/>
          <w:szCs w:val="24"/>
          <w:rPrChange w:id="8769" w:author="..." w:date="2018-06-12T18:08:00Z">
            <w:rPr/>
          </w:rPrChange>
        </w:rPr>
        <w:t>P2}</w:t>
      </w:r>
      <w:r>
        <w:rPr>
          <w:rFonts w:ascii="Times New Roman" w:eastAsia="宋体" w:hAnsi="Times New Roman" w:cs="Times New Roman" w:hint="eastAsia"/>
          <w:sz w:val="24"/>
          <w:szCs w:val="24"/>
          <w:rPrChange w:id="8770" w:author="..." w:date="2018-06-12T18:08:00Z">
            <w:rPr>
              <w:rFonts w:hint="eastAsia"/>
            </w:rPr>
          </w:rPrChange>
        </w:rPr>
        <w:t>，</w:t>
      </w:r>
      <w:r>
        <w:rPr>
          <w:rFonts w:ascii="Times New Roman" w:eastAsia="宋体" w:hAnsi="Times New Roman" w:cs="Times New Roman"/>
          <w:sz w:val="24"/>
          <w:szCs w:val="24"/>
          <w:rPrChange w:id="8771" w:author="..." w:date="2018-06-12T18:08:00Z">
            <w:rPr/>
          </w:rPrChange>
        </w:rPr>
        <w:t>A22.permission=null</w:t>
      </w:r>
      <w:ins w:id="8772" w:author="..." w:date="2018-06-12T18:09:00Z">
        <w:r>
          <w:rPr>
            <w:rFonts w:ascii="Times New Roman" w:eastAsia="宋体" w:hAnsi="Times New Roman" w:cs="Times New Roman" w:hint="eastAsia"/>
            <w:sz w:val="24"/>
            <w:szCs w:val="24"/>
          </w:rPr>
          <w:t>，</w:t>
        </w:r>
      </w:ins>
    </w:p>
    <w:p w:rsidR="00F76376" w:rsidRPr="00F76376" w:rsidRDefault="00793F6E">
      <w:pPr>
        <w:pStyle w:val="aa"/>
        <w:spacing w:line="400" w:lineRule="exact"/>
        <w:ind w:firstLine="480"/>
        <w:rPr>
          <w:rFonts w:ascii="Times New Roman" w:eastAsia="宋体" w:hAnsi="Times New Roman" w:cs="Times New Roman"/>
          <w:sz w:val="24"/>
          <w:szCs w:val="24"/>
          <w:rPrChange w:id="8773" w:author="..." w:date="2018-06-12T18:08:00Z">
            <w:rPr/>
          </w:rPrChange>
        </w:rPr>
        <w:pPrChange w:id="8774" w:author="Windows 用户" w:date="2018-06-12T20:04:00Z">
          <w:pPr>
            <w:ind w:firstLineChars="350" w:firstLine="735"/>
          </w:pPr>
        </w:pPrChange>
      </w:pPr>
      <w:r>
        <w:rPr>
          <w:rFonts w:ascii="Times New Roman" w:eastAsia="宋体" w:hAnsi="Times New Roman" w:cs="Times New Roman"/>
          <w:sz w:val="24"/>
          <w:szCs w:val="24"/>
          <w:rPrChange w:id="8775" w:author="..." w:date="2018-06-12T18:08:00Z">
            <w:rPr/>
          </w:rPrChange>
        </w:rPr>
        <w:t>A1</w:t>
      </w:r>
      <w:r>
        <w:rPr>
          <w:rFonts w:ascii="Times New Roman" w:eastAsia="宋体" w:hAnsi="Times New Roman" w:cs="Times New Roman" w:hint="eastAsia"/>
          <w:sz w:val="24"/>
          <w:szCs w:val="24"/>
          <w:rPrChange w:id="8776" w:author="..." w:date="2018-06-12T18:08:00Z">
            <w:rPr>
              <w:rFonts w:hint="eastAsia"/>
            </w:rPr>
          </w:rPrChange>
        </w:rPr>
        <w:t>启动</w:t>
      </w:r>
      <w:r>
        <w:rPr>
          <w:rFonts w:ascii="Times New Roman" w:eastAsia="宋体" w:hAnsi="Times New Roman" w:cs="Times New Roman"/>
          <w:sz w:val="24"/>
          <w:szCs w:val="24"/>
          <w:rPrChange w:id="8777" w:author="..." w:date="2018-06-12T18:08:00Z">
            <w:rPr/>
          </w:rPrChange>
        </w:rPr>
        <w:t>A21</w:t>
      </w:r>
      <w:r>
        <w:rPr>
          <w:rFonts w:ascii="Times New Roman" w:eastAsia="宋体" w:hAnsi="Times New Roman" w:cs="Times New Roman" w:hint="eastAsia"/>
          <w:sz w:val="24"/>
          <w:szCs w:val="24"/>
          <w:rPrChange w:id="8778" w:author="..." w:date="2018-06-12T18:08:00Z">
            <w:rPr>
              <w:rFonts w:hint="eastAsia"/>
            </w:rPr>
          </w:rPrChange>
        </w:rPr>
        <w:t>，</w:t>
      </w:r>
      <w:r>
        <w:rPr>
          <w:rFonts w:ascii="Times New Roman" w:eastAsia="宋体" w:hAnsi="Times New Roman" w:cs="Times New Roman"/>
          <w:sz w:val="24"/>
          <w:szCs w:val="24"/>
          <w:rPrChange w:id="8779" w:author="..." w:date="2018-06-12T18:08:00Z">
            <w:rPr/>
          </w:rPrChange>
        </w:rPr>
        <w:t>A1</w:t>
      </w:r>
      <w:r>
        <w:rPr>
          <w:rFonts w:ascii="Times New Roman" w:eastAsia="宋体" w:hAnsi="Times New Roman" w:cs="Times New Roman" w:hint="eastAsia"/>
          <w:sz w:val="24"/>
          <w:szCs w:val="24"/>
          <w:rPrChange w:id="8780" w:author="..." w:date="2018-06-12T18:08:00Z">
            <w:rPr>
              <w:rFonts w:hint="eastAsia"/>
            </w:rPr>
          </w:rPrChange>
        </w:rPr>
        <w:t>启动</w:t>
      </w:r>
      <w:r>
        <w:rPr>
          <w:rFonts w:ascii="Times New Roman" w:eastAsia="宋体" w:hAnsi="Times New Roman" w:cs="Times New Roman"/>
          <w:sz w:val="24"/>
          <w:szCs w:val="24"/>
          <w:rPrChange w:id="8781" w:author="..." w:date="2018-06-12T18:08:00Z">
            <w:rPr/>
          </w:rPrChange>
        </w:rPr>
        <w:t>A22</w:t>
      </w:r>
      <w:r>
        <w:rPr>
          <w:rFonts w:ascii="Times New Roman" w:eastAsia="宋体" w:hAnsi="Times New Roman" w:cs="Times New Roman" w:hint="eastAsia"/>
          <w:sz w:val="24"/>
          <w:szCs w:val="24"/>
          <w:rPrChange w:id="8782" w:author="..." w:date="2018-06-12T18:08:00Z">
            <w:rPr>
              <w:rFonts w:hint="eastAsia"/>
            </w:rPr>
          </w:rPrChange>
        </w:rPr>
        <w:t>，观察</w:t>
      </w:r>
      <w:r>
        <w:rPr>
          <w:rFonts w:ascii="Times New Roman" w:eastAsia="宋体" w:hAnsi="Times New Roman" w:cs="Times New Roman"/>
          <w:sz w:val="24"/>
          <w:szCs w:val="24"/>
          <w:rPrChange w:id="8783" w:author="..." w:date="2018-06-12T18:08:00Z">
            <w:rPr/>
          </w:rPrChange>
        </w:rPr>
        <w:t>A1</w:t>
      </w:r>
      <w:r>
        <w:rPr>
          <w:rFonts w:ascii="Times New Roman" w:eastAsia="宋体" w:hAnsi="Times New Roman" w:cs="Times New Roman" w:hint="eastAsia"/>
          <w:sz w:val="24"/>
          <w:szCs w:val="24"/>
          <w:rPrChange w:id="8784" w:author="..." w:date="2018-06-12T18:08:00Z">
            <w:rPr>
              <w:rFonts w:hint="eastAsia"/>
            </w:rPr>
          </w:rPrChange>
        </w:rPr>
        <w:t>发送操作能否成功？</w:t>
      </w:r>
      <w:r>
        <w:rPr>
          <w:rFonts w:ascii="Times New Roman" w:eastAsia="宋体" w:hAnsi="Times New Roman" w:cs="Times New Roman"/>
          <w:sz w:val="24"/>
          <w:szCs w:val="24"/>
          <w:rPrChange w:id="8785" w:author="..." w:date="2018-06-12T18:08:00Z">
            <w:rPr/>
          </w:rPrChange>
        </w:rPr>
        <w:t>A21</w:t>
      </w:r>
      <w:r>
        <w:rPr>
          <w:rFonts w:ascii="Times New Roman" w:eastAsia="宋体" w:hAnsi="Times New Roman" w:cs="Times New Roman" w:hint="eastAsia"/>
          <w:sz w:val="24"/>
          <w:szCs w:val="24"/>
          <w:rPrChange w:id="8786" w:author="..." w:date="2018-06-12T18:08:00Z">
            <w:rPr>
              <w:rFonts w:hint="eastAsia"/>
            </w:rPr>
          </w:rPrChange>
        </w:rPr>
        <w:t>，</w:t>
      </w:r>
      <w:r>
        <w:rPr>
          <w:rFonts w:ascii="Times New Roman" w:eastAsia="宋体" w:hAnsi="Times New Roman" w:cs="Times New Roman"/>
          <w:sz w:val="24"/>
          <w:szCs w:val="24"/>
          <w:rPrChange w:id="8787" w:author="..." w:date="2018-06-12T18:08:00Z">
            <w:rPr/>
          </w:rPrChange>
        </w:rPr>
        <w:t>A22</w:t>
      </w:r>
      <w:r>
        <w:rPr>
          <w:rFonts w:ascii="Times New Roman" w:eastAsia="宋体" w:hAnsi="Times New Roman" w:cs="Times New Roman" w:hint="eastAsia"/>
          <w:sz w:val="24"/>
          <w:szCs w:val="24"/>
          <w:rPrChange w:id="8788" w:author="..." w:date="2018-06-12T18:08:00Z">
            <w:rPr>
              <w:rFonts w:hint="eastAsia"/>
            </w:rPr>
          </w:rPrChange>
        </w:rPr>
        <w:t>能否启动成功？</w:t>
      </w:r>
    </w:p>
    <w:p w:rsidR="00F76376" w:rsidRPr="00F76376" w:rsidRDefault="00793F6E">
      <w:pPr>
        <w:pStyle w:val="aa"/>
        <w:spacing w:line="400" w:lineRule="exact"/>
        <w:ind w:firstLine="480"/>
        <w:rPr>
          <w:rFonts w:ascii="Times New Roman" w:eastAsia="宋体" w:hAnsi="Times New Roman" w:cs="Times New Roman"/>
          <w:sz w:val="24"/>
          <w:szCs w:val="24"/>
          <w:rPrChange w:id="8789" w:author="..." w:date="2018-06-12T16:57:00Z">
            <w:rPr/>
          </w:rPrChange>
        </w:rPr>
        <w:pPrChange w:id="8790" w:author="Windows 用户" w:date="2018-06-12T20:04:00Z">
          <w:pPr>
            <w:ind w:firstLineChars="350" w:firstLine="735"/>
          </w:pPr>
        </w:pPrChange>
      </w:pPr>
      <w:r>
        <w:rPr>
          <w:rFonts w:ascii="Times New Roman" w:eastAsia="宋体" w:hAnsi="Times New Roman" w:cs="Times New Roman" w:hint="eastAsia"/>
          <w:sz w:val="24"/>
          <w:szCs w:val="24"/>
          <w:rPrChange w:id="8791" w:author="..." w:date="2018-06-12T18:08:00Z">
            <w:rPr>
              <w:rFonts w:hint="eastAsia"/>
            </w:rPr>
          </w:rPrChange>
        </w:rPr>
        <w:t>在项目</w:t>
      </w:r>
      <w:r>
        <w:rPr>
          <w:rFonts w:ascii="Times New Roman" w:eastAsia="宋体" w:hAnsi="Times New Roman" w:cs="Times New Roman"/>
          <w:sz w:val="24"/>
          <w:szCs w:val="24"/>
          <w:rPrChange w:id="8792" w:author="..." w:date="2018-06-12T18:08:00Z">
            <w:rPr/>
          </w:rPrChange>
        </w:rPr>
        <w:t>app2</w:t>
      </w:r>
      <w:r>
        <w:rPr>
          <w:rFonts w:ascii="Times New Roman" w:eastAsia="宋体" w:hAnsi="Times New Roman" w:cs="Times New Roman" w:hint="eastAsia"/>
          <w:sz w:val="24"/>
          <w:szCs w:val="24"/>
          <w:rPrChange w:id="8793" w:author="..." w:date="2018-06-12T18:08:00Z">
            <w:rPr>
              <w:rFonts w:hint="eastAsia"/>
            </w:rPr>
          </w:rPrChange>
        </w:rPr>
        <w:t>的</w:t>
      </w:r>
      <w:r>
        <w:rPr>
          <w:rFonts w:ascii="Times New Roman" w:eastAsia="宋体" w:hAnsi="Times New Roman" w:cs="Times New Roman"/>
          <w:sz w:val="24"/>
          <w:szCs w:val="24"/>
          <w:rPrChange w:id="8794" w:author="..." w:date="2018-06-12T18:08:00Z">
            <w:rPr/>
          </w:rPrChange>
        </w:rPr>
        <w:t>Androidmanifest.xml</w:t>
      </w:r>
      <w:r>
        <w:rPr>
          <w:rFonts w:ascii="Times New Roman" w:eastAsia="宋体" w:hAnsi="Times New Roman" w:cs="Times New Roman" w:hint="eastAsia"/>
          <w:sz w:val="24"/>
          <w:szCs w:val="24"/>
          <w:rPrChange w:id="8795" w:author="..." w:date="2018-06-12T18:08:00Z">
            <w:rPr>
              <w:rFonts w:hint="eastAsia"/>
            </w:rPr>
          </w:rPrChange>
        </w:rPr>
        <w:t>的</w:t>
      </w:r>
      <w:r>
        <w:rPr>
          <w:rFonts w:ascii="Times New Roman" w:eastAsia="宋体" w:hAnsi="Times New Roman" w:cs="Times New Roman"/>
          <w:sz w:val="24"/>
          <w:szCs w:val="24"/>
          <w:rPrChange w:id="8796" w:author="..." w:date="2018-06-12T18:08:00Z">
            <w:rPr/>
          </w:rPrChange>
        </w:rPr>
        <w:t>SecondActivity</w:t>
      </w:r>
      <w:r>
        <w:rPr>
          <w:rFonts w:ascii="Times New Roman" w:eastAsia="宋体" w:hAnsi="Times New Roman" w:cs="Times New Roman" w:hint="eastAsia"/>
          <w:sz w:val="24"/>
          <w:szCs w:val="24"/>
          <w:rPrChange w:id="8797" w:author="..." w:date="2018-06-12T18:08:00Z">
            <w:rPr>
              <w:rFonts w:hint="eastAsia"/>
            </w:rPr>
          </w:rPrChange>
        </w:rPr>
        <w:t>中添加：（出错）</w:t>
      </w:r>
    </w:p>
    <w:p w:rsidR="00F76376" w:rsidRPr="000F091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798" w:author="Windows 用户" w:date="2018-06-12T20:05:00Z">
            <w:rPr>
              <w:shd w:val="clear" w:color="auto" w:fill="E7E6E6" w:themeFill="background2"/>
            </w:rPr>
          </w:rPrChange>
        </w:rPr>
        <w:pPrChange w:id="8799" w:author="Windows 用户" w:date="2018-06-12T20:05:00Z">
          <w:pPr>
            <w:shd w:val="clear" w:color="auto" w:fill="E7E6E6" w:themeFill="background2"/>
            <w:ind w:firstLineChars="350" w:firstLine="735"/>
          </w:pPr>
        </w:pPrChange>
      </w:pPr>
      <w:r w:rsidRPr="000F0911">
        <w:rPr>
          <w:rFonts w:ascii="Times New Roman" w:eastAsia="宋体" w:hAnsi="Times New Roman"/>
          <w:rPrChange w:id="8800" w:author="Windows 用户" w:date="2018-06-12T20:05:00Z">
            <w:rPr>
              <w:shd w:val="clear" w:color="auto" w:fill="E7E6E6" w:themeFill="background2"/>
            </w:rPr>
          </w:rPrChange>
        </w:rPr>
        <w:t>&lt;activity android:name=".SecondActivity"</w:t>
      </w:r>
    </w:p>
    <w:p w:rsidR="00F76376" w:rsidRPr="000F091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01" w:author="Windows 用户" w:date="2018-06-12T20:05:00Z">
            <w:rPr>
              <w:shd w:val="clear" w:color="auto" w:fill="E7E6E6" w:themeFill="background2"/>
            </w:rPr>
          </w:rPrChange>
        </w:rPr>
        <w:pPrChange w:id="8802" w:author="Windows 用户" w:date="2018-06-12T20:05:00Z">
          <w:pPr>
            <w:shd w:val="clear" w:color="auto" w:fill="E7E6E6" w:themeFill="background2"/>
            <w:ind w:firstLineChars="350" w:firstLine="735"/>
          </w:pPr>
        </w:pPrChange>
      </w:pPr>
      <w:r w:rsidRPr="000F0911">
        <w:rPr>
          <w:rFonts w:ascii="Times New Roman" w:eastAsia="宋体" w:hAnsi="Times New Roman"/>
          <w:rPrChange w:id="8803" w:author="Windows 用户" w:date="2018-06-12T20:05:00Z">
            <w:rPr>
              <w:shd w:val="clear" w:color="auto" w:fill="E7E6E6" w:themeFill="background2"/>
            </w:rPr>
          </w:rPrChange>
        </w:rPr>
        <w:t xml:space="preserve">    android:permission="android.permission.ACCESS_NETWORK_STATE"</w:t>
      </w:r>
    </w:p>
    <w:p w:rsidR="00F76376" w:rsidRPr="000F091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04" w:author="Windows 用户" w:date="2018-06-12T20:05:00Z">
            <w:rPr>
              <w:shd w:val="clear" w:color="auto" w:fill="E7E6E6" w:themeFill="background2"/>
            </w:rPr>
          </w:rPrChange>
        </w:rPr>
        <w:pPrChange w:id="8805" w:author="Windows 用户" w:date="2018-06-12T20:05:00Z">
          <w:pPr>
            <w:shd w:val="clear" w:color="auto" w:fill="E7E6E6" w:themeFill="background2"/>
            <w:ind w:firstLineChars="600" w:firstLine="1260"/>
          </w:pPr>
        </w:pPrChange>
      </w:pPr>
      <w:r w:rsidRPr="000F0911">
        <w:rPr>
          <w:rFonts w:ascii="Times New Roman" w:eastAsia="宋体" w:hAnsi="Times New Roman"/>
          <w:rPrChange w:id="8806" w:author="Windows 用户" w:date="2018-06-12T20:05:00Z">
            <w:rPr>
              <w:shd w:val="clear" w:color="auto" w:fill="E7E6E6" w:themeFill="background2"/>
            </w:rPr>
          </w:rPrChange>
        </w:rPr>
        <w:t>android:permission="android.permission.CHANGE_NETWORK_STATE"</w:t>
      </w:r>
    </w:p>
    <w:p w:rsidR="00F76376" w:rsidRPr="000F0911"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07" w:author="Windows 用户" w:date="2018-06-12T20:05:00Z">
            <w:rPr>
              <w:shd w:val="clear" w:color="auto" w:fill="E7E6E6" w:themeFill="background2"/>
            </w:rPr>
          </w:rPrChange>
        </w:rPr>
        <w:pPrChange w:id="8808" w:author="Windows 用户" w:date="2018-06-12T20:05:00Z">
          <w:pPr>
            <w:shd w:val="clear" w:color="auto" w:fill="E7E6E6" w:themeFill="background2"/>
            <w:ind w:firstLineChars="350" w:firstLine="735"/>
          </w:pPr>
        </w:pPrChange>
      </w:pPr>
      <w:r w:rsidRPr="000F0911">
        <w:rPr>
          <w:rFonts w:ascii="Times New Roman" w:eastAsia="宋体" w:hAnsi="Times New Roman"/>
          <w:rPrChange w:id="8809" w:author="Windows 用户" w:date="2018-06-12T20:05:00Z">
            <w:rPr>
              <w:shd w:val="clear" w:color="auto" w:fill="E7E6E6" w:themeFill="background2"/>
            </w:rPr>
          </w:rPrChange>
        </w:rPr>
        <w:t>&gt;&lt;/activity&gt;</w:t>
      </w:r>
    </w:p>
    <w:p w:rsidR="00F76376" w:rsidRPr="00F76376" w:rsidRDefault="00793F6E">
      <w:pPr>
        <w:pStyle w:val="aa"/>
        <w:spacing w:line="400" w:lineRule="exact"/>
        <w:ind w:firstLine="480"/>
        <w:rPr>
          <w:del w:id="8810" w:author="..." w:date="2018-06-12T16:00:00Z"/>
          <w:rFonts w:ascii="Times New Roman" w:eastAsia="宋体" w:hAnsi="Times New Roman" w:cs="Times New Roman"/>
          <w:sz w:val="24"/>
          <w:szCs w:val="24"/>
          <w:rPrChange w:id="8811" w:author="..." w:date="2018-06-12T18:09:00Z">
            <w:rPr>
              <w:del w:id="8812" w:author="..." w:date="2018-06-12T16:00:00Z"/>
            </w:rPr>
          </w:rPrChange>
        </w:rPr>
        <w:pPrChange w:id="8813" w:author="Windows 用户" w:date="2018-06-12T20:05:00Z">
          <w:pPr/>
        </w:pPrChange>
      </w:pPr>
      <w:r>
        <w:rPr>
          <w:rFonts w:ascii="Times New Roman" w:eastAsia="宋体" w:hAnsi="Times New Roman" w:cs="Times New Roman" w:hint="eastAsia"/>
          <w:sz w:val="24"/>
          <w:szCs w:val="24"/>
          <w:rPrChange w:id="8814" w:author="..." w:date="2018-06-12T18:09:00Z">
            <w:rPr>
              <w:rFonts w:hint="eastAsia"/>
            </w:rPr>
          </w:rPrChange>
        </w:rPr>
        <w:t>直接出错，</w:t>
      </w:r>
    </w:p>
    <w:p w:rsidR="00F76376" w:rsidRPr="00F76376" w:rsidRDefault="00793F6E">
      <w:pPr>
        <w:pStyle w:val="aa"/>
        <w:spacing w:line="400" w:lineRule="exact"/>
        <w:ind w:firstLine="480"/>
        <w:rPr>
          <w:del w:id="8815" w:author="..." w:date="2018-06-12T16:00:00Z"/>
          <w:rFonts w:ascii="Times New Roman" w:eastAsia="宋体" w:hAnsi="Times New Roman" w:cs="Times New Roman"/>
          <w:sz w:val="24"/>
          <w:szCs w:val="24"/>
          <w:rPrChange w:id="8816" w:author="..." w:date="2018-06-12T18:09:00Z">
            <w:rPr>
              <w:del w:id="8817" w:author="..." w:date="2018-06-12T16:00:00Z"/>
            </w:rPr>
          </w:rPrChange>
        </w:rPr>
        <w:pPrChange w:id="8818" w:author="Windows 用户" w:date="2018-06-12T20:05:00Z">
          <w:pPr/>
        </w:pPrChange>
      </w:pPr>
      <w:del w:id="8819" w:author="..." w:date="2018-06-12T16:00:00Z">
        <w:r>
          <w:rPr>
            <w:rFonts w:ascii="Times New Roman" w:eastAsia="宋体" w:hAnsi="Times New Roman" w:cs="Times New Roman"/>
            <w:noProof/>
            <w:sz w:val="24"/>
            <w:szCs w:val="24"/>
            <w:rPrChange w:id="8820" w:author="..." w:date="2018-06-12T18:09:00Z">
              <w:rPr>
                <w:noProof/>
              </w:rPr>
            </w:rPrChange>
          </w:rPr>
          <w:drawing>
            <wp:inline distT="0" distB="0" distL="0" distR="0" wp14:anchorId="42ED655C" wp14:editId="285640EE">
              <wp:extent cx="5274310" cy="119697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2"/>
                      <a:stretch>
                        <a:fillRect/>
                      </a:stretch>
                    </pic:blipFill>
                    <pic:spPr>
                      <a:xfrm>
                        <a:off x="0" y="0"/>
                        <a:ext cx="5274310" cy="1196975"/>
                      </a:xfrm>
                      <a:prstGeom prst="rect">
                        <a:avLst/>
                      </a:prstGeom>
                    </pic:spPr>
                  </pic:pic>
                </a:graphicData>
              </a:graphic>
            </wp:inline>
          </w:drawing>
        </w:r>
      </w:del>
    </w:p>
    <w:p w:rsidR="00F76376" w:rsidRPr="00F76376" w:rsidRDefault="00793F6E">
      <w:pPr>
        <w:pStyle w:val="aa"/>
        <w:spacing w:line="400" w:lineRule="exact"/>
        <w:ind w:firstLine="480"/>
        <w:rPr>
          <w:del w:id="8821" w:author="..." w:date="2018-06-12T16:57:00Z"/>
          <w:rFonts w:ascii="Times New Roman" w:eastAsia="宋体" w:hAnsi="Times New Roman" w:cs="Times New Roman"/>
          <w:sz w:val="24"/>
          <w:szCs w:val="24"/>
          <w:rPrChange w:id="8822" w:author="..." w:date="2018-06-12T18:09:00Z">
            <w:rPr>
              <w:del w:id="8823" w:author="..." w:date="2018-06-12T16:57:00Z"/>
            </w:rPr>
          </w:rPrChange>
        </w:rPr>
        <w:pPrChange w:id="8824" w:author="Windows 用户" w:date="2018-06-12T20:05:00Z">
          <w:pPr>
            <w:ind w:firstLineChars="350" w:firstLine="735"/>
          </w:pPr>
        </w:pPrChange>
      </w:pPr>
      <w:r>
        <w:rPr>
          <w:rFonts w:ascii="Times New Roman" w:eastAsia="宋体" w:hAnsi="Times New Roman" w:cs="Times New Roman" w:hint="eastAsia"/>
          <w:sz w:val="24"/>
          <w:szCs w:val="24"/>
          <w:rPrChange w:id="8825" w:author="..." w:date="2018-06-12T18:09:00Z">
            <w:rPr>
              <w:rFonts w:hint="eastAsia"/>
            </w:rPr>
          </w:rPrChange>
        </w:rPr>
        <w:t>结果：组件下</w:t>
      </w:r>
      <w:r>
        <w:rPr>
          <w:rFonts w:ascii="Times New Roman" w:eastAsia="宋体" w:hAnsi="Times New Roman" w:cs="Times New Roman"/>
          <w:sz w:val="24"/>
          <w:szCs w:val="24"/>
          <w:rPrChange w:id="8826" w:author="..." w:date="2018-06-12T18:09:00Z">
            <w:rPr/>
          </w:rPrChange>
        </w:rPr>
        <w:t>permission</w:t>
      </w:r>
      <w:r>
        <w:rPr>
          <w:rFonts w:ascii="Times New Roman" w:eastAsia="宋体" w:hAnsi="Times New Roman" w:cs="Times New Roman" w:hint="eastAsia"/>
          <w:sz w:val="24"/>
          <w:szCs w:val="24"/>
          <w:rPrChange w:id="8827" w:author="..." w:date="2018-06-12T18:09:00Z">
            <w:rPr>
              <w:rFonts w:hint="eastAsia"/>
            </w:rPr>
          </w:rPrChange>
        </w:rPr>
        <w:t>属性唯一。</w:t>
      </w:r>
    </w:p>
    <w:p w:rsidR="00F76376" w:rsidRPr="00F76376" w:rsidRDefault="00F76376">
      <w:pPr>
        <w:pStyle w:val="aa"/>
        <w:spacing w:line="400" w:lineRule="exact"/>
        <w:ind w:firstLine="480"/>
        <w:rPr>
          <w:rFonts w:ascii="Times New Roman" w:eastAsia="宋体" w:hAnsi="Times New Roman" w:cs="Times New Roman"/>
          <w:sz w:val="24"/>
          <w:szCs w:val="24"/>
          <w:rPrChange w:id="8828" w:author="..." w:date="2018-06-12T18:09:00Z">
            <w:rPr/>
          </w:rPrChange>
        </w:rPr>
        <w:pPrChange w:id="8829" w:author="Windows 用户" w:date="2018-06-12T20:05:00Z">
          <w:pPr>
            <w:ind w:firstLineChars="350" w:firstLine="735"/>
          </w:pPr>
        </w:pPrChange>
      </w:pPr>
    </w:p>
    <w:p w:rsidR="00F76376" w:rsidRPr="00F76376" w:rsidRDefault="00793F6E">
      <w:pPr>
        <w:pStyle w:val="aa"/>
        <w:spacing w:line="400" w:lineRule="exact"/>
        <w:ind w:firstLine="480"/>
        <w:rPr>
          <w:del w:id="8830" w:author="..." w:date="2018-06-12T18:09:00Z"/>
          <w:rFonts w:ascii="Times New Roman" w:eastAsia="宋体" w:hAnsi="Times New Roman" w:cs="Times New Roman"/>
          <w:sz w:val="24"/>
          <w:szCs w:val="24"/>
          <w:rPrChange w:id="8831" w:author="..." w:date="2018-06-12T18:09:00Z">
            <w:rPr>
              <w:del w:id="8832" w:author="..." w:date="2018-06-12T18:09:00Z"/>
            </w:rPr>
          </w:rPrChange>
        </w:rPr>
        <w:pPrChange w:id="8833" w:author="Windows 用户" w:date="2018-06-12T20:05:00Z">
          <w:pPr>
            <w:pStyle w:val="aa"/>
            <w:numPr>
              <w:numId w:val="8"/>
            </w:numPr>
            <w:ind w:left="720" w:firstLineChars="0" w:hanging="720"/>
          </w:pPr>
        </w:pPrChange>
      </w:pPr>
      <w:ins w:id="8834" w:author="..." w:date="2018-06-12T15:08:00Z">
        <w:r>
          <w:rPr>
            <w:rFonts w:ascii="Times New Roman" w:eastAsia="宋体" w:hAnsi="Times New Roman" w:cs="Times New Roman" w:hint="eastAsia"/>
            <w:sz w:val="24"/>
            <w:szCs w:val="24"/>
            <w:rPrChange w:id="8835" w:author="..." w:date="2018-06-12T18:09:00Z">
              <w:rPr>
                <w:rFonts w:hint="eastAsia"/>
              </w:rPr>
            </w:rPrChange>
          </w:rPr>
          <w:t>（</w:t>
        </w:r>
        <w:r>
          <w:rPr>
            <w:rFonts w:ascii="Times New Roman" w:eastAsia="宋体" w:hAnsi="Times New Roman" w:cs="Times New Roman"/>
            <w:sz w:val="24"/>
            <w:szCs w:val="24"/>
            <w:rPrChange w:id="8836" w:author="..." w:date="2018-06-12T16:01:00Z">
              <w:rPr/>
            </w:rPrChange>
          </w:rPr>
          <w:t>6</w:t>
        </w:r>
        <w:r>
          <w:rPr>
            <w:rFonts w:ascii="Times New Roman" w:eastAsia="宋体" w:hAnsi="Times New Roman" w:cs="Times New Roman" w:hint="eastAsia"/>
            <w:sz w:val="24"/>
            <w:szCs w:val="24"/>
            <w:rPrChange w:id="8837" w:author="..." w:date="2018-06-12T18:09:00Z">
              <w:rPr>
                <w:rFonts w:hint="eastAsia"/>
              </w:rPr>
            </w:rPrChange>
          </w:rPr>
          <w:t>）</w:t>
        </w:r>
      </w:ins>
      <w:r>
        <w:rPr>
          <w:rFonts w:ascii="Times New Roman" w:eastAsia="宋体" w:hAnsi="Times New Roman" w:cs="Times New Roman"/>
          <w:sz w:val="24"/>
          <w:szCs w:val="24"/>
          <w:rPrChange w:id="8838" w:author="..." w:date="2018-06-12T18:09:00Z">
            <w:rPr/>
          </w:rPrChange>
        </w:rPr>
        <w:t>APP1.&lt;uses-permission&gt;=P1</w:t>
      </w:r>
      <w:r>
        <w:rPr>
          <w:rFonts w:ascii="Times New Roman" w:eastAsia="宋体" w:hAnsi="Times New Roman" w:cs="Times New Roman" w:hint="eastAsia"/>
          <w:sz w:val="24"/>
          <w:szCs w:val="24"/>
          <w:rPrChange w:id="8839" w:author="..." w:date="2018-06-12T18:09:00Z">
            <w:rPr>
              <w:rFonts w:hint="eastAsia"/>
            </w:rPr>
          </w:rPrChange>
        </w:rPr>
        <w:t>，</w:t>
      </w:r>
      <w:r>
        <w:rPr>
          <w:rFonts w:ascii="Times New Roman" w:eastAsia="宋体" w:hAnsi="Times New Roman" w:cs="Times New Roman"/>
          <w:sz w:val="24"/>
          <w:szCs w:val="24"/>
          <w:rPrChange w:id="8840" w:author="..." w:date="2018-06-12T18:09:00Z">
            <w:rPr/>
          </w:rPrChange>
        </w:rPr>
        <w:t>A1.permission=null</w:t>
      </w:r>
      <w:r>
        <w:rPr>
          <w:rFonts w:ascii="Times New Roman" w:eastAsia="宋体" w:hAnsi="Times New Roman" w:cs="Times New Roman" w:hint="eastAsia"/>
          <w:sz w:val="24"/>
          <w:szCs w:val="24"/>
          <w:rPrChange w:id="8841" w:author="..." w:date="2018-06-12T18:09:00Z">
            <w:rPr>
              <w:rFonts w:hint="eastAsia"/>
            </w:rPr>
          </w:rPrChange>
        </w:rPr>
        <w:t>，</w:t>
      </w:r>
    </w:p>
    <w:p w:rsidR="00F76376" w:rsidRPr="00F76376" w:rsidRDefault="00793F6E">
      <w:pPr>
        <w:pStyle w:val="aa"/>
        <w:spacing w:line="400" w:lineRule="exact"/>
        <w:ind w:firstLine="480"/>
        <w:rPr>
          <w:del w:id="8842" w:author="..." w:date="2018-06-12T16:01:00Z"/>
          <w:rFonts w:ascii="Times New Roman" w:eastAsia="宋体" w:hAnsi="Times New Roman" w:cs="Times New Roman"/>
          <w:sz w:val="24"/>
          <w:szCs w:val="24"/>
          <w:rPrChange w:id="8843" w:author="..." w:date="2018-06-12T18:09:00Z">
            <w:rPr>
              <w:del w:id="8844" w:author="..." w:date="2018-06-12T16:01:00Z"/>
            </w:rPr>
          </w:rPrChange>
        </w:rPr>
        <w:pPrChange w:id="8845" w:author="Windows 用户" w:date="2018-06-12T20:05:00Z">
          <w:pPr>
            <w:ind w:firstLineChars="350" w:firstLine="735"/>
          </w:pPr>
        </w:pPrChange>
      </w:pPr>
      <w:r>
        <w:rPr>
          <w:rFonts w:ascii="Times New Roman" w:eastAsia="宋体" w:hAnsi="Times New Roman" w:cs="Times New Roman"/>
          <w:sz w:val="24"/>
          <w:szCs w:val="24"/>
          <w:rPrChange w:id="8846" w:author="..." w:date="2018-06-12T18:09:00Z">
            <w:rPr/>
          </w:rPrChange>
        </w:rPr>
        <w:t>APP2.permission=P1, A21.per</w:t>
      </w:r>
      <w:ins w:id="8847" w:author="..." w:date="2018-06-12T18:09:00Z">
        <w:r>
          <w:rPr>
            <w:rFonts w:ascii="Times New Roman" w:eastAsia="宋体" w:hAnsi="Times New Roman" w:cs="Times New Roman" w:hint="eastAsia"/>
            <w:sz w:val="24"/>
            <w:szCs w:val="24"/>
          </w:rPr>
          <w:t xml:space="preserve">- </w:t>
        </w:r>
      </w:ins>
      <w:r>
        <w:rPr>
          <w:rFonts w:ascii="Times New Roman" w:eastAsia="宋体" w:hAnsi="Times New Roman" w:cs="Times New Roman"/>
          <w:sz w:val="24"/>
          <w:szCs w:val="24"/>
          <w:rPrChange w:id="8848" w:author="..." w:date="2018-06-12T18:09:00Z">
            <w:rPr/>
          </w:rPrChange>
        </w:rPr>
        <w:t>mission=P2</w:t>
      </w:r>
      <w:r>
        <w:rPr>
          <w:rFonts w:ascii="Times New Roman" w:eastAsia="宋体" w:hAnsi="Times New Roman" w:cs="Times New Roman" w:hint="eastAsia"/>
          <w:sz w:val="24"/>
          <w:szCs w:val="24"/>
          <w:rPrChange w:id="8849" w:author="..." w:date="2018-06-12T18:09:00Z">
            <w:rPr>
              <w:rFonts w:hint="eastAsia"/>
            </w:rPr>
          </w:rPrChange>
        </w:rPr>
        <w:t>，</w:t>
      </w:r>
      <w:r>
        <w:rPr>
          <w:rFonts w:ascii="Times New Roman" w:eastAsia="宋体" w:hAnsi="Times New Roman" w:cs="Times New Roman"/>
          <w:sz w:val="24"/>
          <w:szCs w:val="24"/>
          <w:rPrChange w:id="8850" w:author="..." w:date="2018-06-12T18:09:00Z">
            <w:rPr/>
          </w:rPrChange>
        </w:rPr>
        <w:t>A22.permission=null</w:t>
      </w:r>
      <w:ins w:id="8851" w:author="..." w:date="2018-06-12T18:10:00Z">
        <w:r>
          <w:rPr>
            <w:rFonts w:ascii="Times New Roman" w:eastAsia="宋体" w:hAnsi="Times New Roman" w:cs="Times New Roman" w:hint="eastAsia"/>
            <w:sz w:val="24"/>
            <w:szCs w:val="24"/>
          </w:rPr>
          <w:t>，</w:t>
        </w:r>
      </w:ins>
    </w:p>
    <w:p w:rsidR="00F76376" w:rsidRPr="00F76376" w:rsidRDefault="00793F6E">
      <w:pPr>
        <w:pStyle w:val="aa"/>
        <w:spacing w:line="400" w:lineRule="exact"/>
        <w:ind w:firstLine="480"/>
        <w:rPr>
          <w:del w:id="8852" w:author="..." w:date="2018-06-12T16:01:00Z"/>
          <w:rFonts w:ascii="Times New Roman" w:eastAsia="宋体" w:hAnsi="Times New Roman" w:cs="Times New Roman"/>
          <w:sz w:val="24"/>
          <w:szCs w:val="24"/>
          <w:rPrChange w:id="8853" w:author="..." w:date="2018-06-12T18:09:00Z">
            <w:rPr>
              <w:del w:id="8854" w:author="..." w:date="2018-06-12T16:01:00Z"/>
            </w:rPr>
          </w:rPrChange>
        </w:rPr>
        <w:pPrChange w:id="8855" w:author="Windows 用户" w:date="2018-06-12T20:05:00Z">
          <w:pPr>
            <w:ind w:firstLineChars="350" w:firstLine="735"/>
          </w:pPr>
        </w:pPrChange>
      </w:pPr>
      <w:r>
        <w:rPr>
          <w:rFonts w:ascii="Times New Roman" w:eastAsia="宋体" w:hAnsi="Times New Roman" w:cs="Times New Roman"/>
          <w:sz w:val="24"/>
          <w:szCs w:val="24"/>
          <w:rPrChange w:id="8856" w:author="..." w:date="2018-06-12T18:09:00Z">
            <w:rPr/>
          </w:rPrChange>
        </w:rPr>
        <w:t>A1</w:t>
      </w:r>
      <w:r>
        <w:rPr>
          <w:rFonts w:ascii="Times New Roman" w:eastAsia="宋体" w:hAnsi="Times New Roman" w:cs="Times New Roman" w:hint="eastAsia"/>
          <w:sz w:val="24"/>
          <w:szCs w:val="24"/>
          <w:rPrChange w:id="8857" w:author="..." w:date="2018-06-12T18:09:00Z">
            <w:rPr>
              <w:rFonts w:hint="eastAsia"/>
            </w:rPr>
          </w:rPrChange>
        </w:rPr>
        <w:t>启动</w:t>
      </w:r>
      <w:r>
        <w:rPr>
          <w:rFonts w:ascii="Times New Roman" w:eastAsia="宋体" w:hAnsi="Times New Roman" w:cs="Times New Roman"/>
          <w:sz w:val="24"/>
          <w:szCs w:val="24"/>
          <w:rPrChange w:id="8858" w:author="..." w:date="2018-06-12T18:09:00Z">
            <w:rPr/>
          </w:rPrChange>
        </w:rPr>
        <w:t>A21</w:t>
      </w:r>
      <w:r>
        <w:rPr>
          <w:rFonts w:ascii="Times New Roman" w:eastAsia="宋体" w:hAnsi="Times New Roman" w:cs="Times New Roman" w:hint="eastAsia"/>
          <w:sz w:val="24"/>
          <w:szCs w:val="24"/>
          <w:rPrChange w:id="8859" w:author="..." w:date="2018-06-12T18:09:00Z">
            <w:rPr>
              <w:rFonts w:hint="eastAsia"/>
            </w:rPr>
          </w:rPrChange>
        </w:rPr>
        <w:t>，</w:t>
      </w:r>
      <w:r>
        <w:rPr>
          <w:rFonts w:ascii="Times New Roman" w:eastAsia="宋体" w:hAnsi="Times New Roman" w:cs="Times New Roman"/>
          <w:sz w:val="24"/>
          <w:szCs w:val="24"/>
          <w:rPrChange w:id="8860" w:author="..." w:date="2018-06-12T18:09:00Z">
            <w:rPr/>
          </w:rPrChange>
        </w:rPr>
        <w:t>A1</w:t>
      </w:r>
      <w:r>
        <w:rPr>
          <w:rFonts w:ascii="Times New Roman" w:eastAsia="宋体" w:hAnsi="Times New Roman" w:cs="Times New Roman" w:hint="eastAsia"/>
          <w:sz w:val="24"/>
          <w:szCs w:val="24"/>
          <w:rPrChange w:id="8861" w:author="..." w:date="2018-06-12T18:09:00Z">
            <w:rPr>
              <w:rFonts w:hint="eastAsia"/>
            </w:rPr>
          </w:rPrChange>
        </w:rPr>
        <w:t>启动</w:t>
      </w:r>
      <w:r>
        <w:rPr>
          <w:rFonts w:ascii="Times New Roman" w:eastAsia="宋体" w:hAnsi="Times New Roman" w:cs="Times New Roman"/>
          <w:sz w:val="24"/>
          <w:szCs w:val="24"/>
          <w:rPrChange w:id="8862" w:author="..." w:date="2018-06-12T18:09:00Z">
            <w:rPr/>
          </w:rPrChange>
        </w:rPr>
        <w:t>A22</w:t>
      </w:r>
      <w:r>
        <w:rPr>
          <w:rFonts w:ascii="Times New Roman" w:eastAsia="宋体" w:hAnsi="Times New Roman" w:cs="Times New Roman" w:hint="eastAsia"/>
          <w:sz w:val="24"/>
          <w:szCs w:val="24"/>
          <w:rPrChange w:id="8863" w:author="..." w:date="2018-06-12T18:09:00Z">
            <w:rPr>
              <w:rFonts w:hint="eastAsia"/>
            </w:rPr>
          </w:rPrChange>
        </w:rPr>
        <w:t>，观察</w:t>
      </w:r>
      <w:r>
        <w:rPr>
          <w:rFonts w:ascii="Times New Roman" w:eastAsia="宋体" w:hAnsi="Times New Roman" w:cs="Times New Roman"/>
          <w:sz w:val="24"/>
          <w:szCs w:val="24"/>
          <w:rPrChange w:id="8864" w:author="..." w:date="2018-06-12T18:09:00Z">
            <w:rPr/>
          </w:rPrChange>
        </w:rPr>
        <w:t>A1</w:t>
      </w:r>
      <w:r>
        <w:rPr>
          <w:rFonts w:ascii="Times New Roman" w:eastAsia="宋体" w:hAnsi="Times New Roman" w:cs="Times New Roman" w:hint="eastAsia"/>
          <w:sz w:val="24"/>
          <w:szCs w:val="24"/>
          <w:rPrChange w:id="8865" w:author="..." w:date="2018-06-12T18:09:00Z">
            <w:rPr>
              <w:rFonts w:hint="eastAsia"/>
            </w:rPr>
          </w:rPrChange>
        </w:rPr>
        <w:t>发送操作能否成功？</w:t>
      </w:r>
      <w:r>
        <w:rPr>
          <w:rFonts w:ascii="Times New Roman" w:eastAsia="宋体" w:hAnsi="Times New Roman" w:cs="Times New Roman"/>
          <w:sz w:val="24"/>
          <w:szCs w:val="24"/>
          <w:rPrChange w:id="8866" w:author="..." w:date="2018-06-12T18:09:00Z">
            <w:rPr/>
          </w:rPrChange>
        </w:rPr>
        <w:t>A21</w:t>
      </w:r>
      <w:r>
        <w:rPr>
          <w:rFonts w:ascii="Times New Roman" w:eastAsia="宋体" w:hAnsi="Times New Roman" w:cs="Times New Roman" w:hint="eastAsia"/>
          <w:sz w:val="24"/>
          <w:szCs w:val="24"/>
          <w:rPrChange w:id="8867" w:author="..." w:date="2018-06-12T18:09:00Z">
            <w:rPr>
              <w:rFonts w:hint="eastAsia"/>
            </w:rPr>
          </w:rPrChange>
        </w:rPr>
        <w:t>，</w:t>
      </w:r>
      <w:r>
        <w:rPr>
          <w:rFonts w:ascii="Times New Roman" w:eastAsia="宋体" w:hAnsi="Times New Roman" w:cs="Times New Roman"/>
          <w:sz w:val="24"/>
          <w:szCs w:val="24"/>
          <w:rPrChange w:id="8868" w:author="..." w:date="2018-06-12T18:09:00Z">
            <w:rPr/>
          </w:rPrChange>
        </w:rPr>
        <w:t>A22</w:t>
      </w:r>
      <w:r>
        <w:rPr>
          <w:rFonts w:ascii="Times New Roman" w:eastAsia="宋体" w:hAnsi="Times New Roman" w:cs="Times New Roman" w:hint="eastAsia"/>
          <w:sz w:val="24"/>
          <w:szCs w:val="24"/>
          <w:rPrChange w:id="8869" w:author="..." w:date="2018-06-12T18:09:00Z">
            <w:rPr>
              <w:rFonts w:hint="eastAsia"/>
            </w:rPr>
          </w:rPrChange>
        </w:rPr>
        <w:t>能否启动成功？</w:t>
      </w:r>
    </w:p>
    <w:p w:rsidR="00F76376" w:rsidRPr="00F76376" w:rsidRDefault="00F76376">
      <w:pPr>
        <w:pStyle w:val="aa"/>
        <w:spacing w:line="400" w:lineRule="exact"/>
        <w:ind w:firstLine="480"/>
        <w:rPr>
          <w:rFonts w:ascii="Times New Roman" w:eastAsia="宋体" w:hAnsi="Times New Roman" w:cs="Times New Roman"/>
          <w:sz w:val="24"/>
          <w:szCs w:val="24"/>
          <w:rPrChange w:id="8870" w:author="..." w:date="2018-06-12T18:09:00Z">
            <w:rPr/>
          </w:rPrChange>
        </w:rPr>
        <w:pPrChange w:id="8871" w:author="Windows 用户" w:date="2018-06-12T20:05:00Z">
          <w:pPr>
            <w:ind w:firstLineChars="350" w:firstLine="735"/>
          </w:pPr>
        </w:pPrChange>
      </w:pPr>
    </w:p>
    <w:p w:rsidR="00F76376" w:rsidRPr="00F76376" w:rsidRDefault="00793F6E">
      <w:pPr>
        <w:pStyle w:val="aa"/>
        <w:spacing w:line="400" w:lineRule="exact"/>
        <w:ind w:firstLine="480"/>
        <w:rPr>
          <w:rFonts w:ascii="Times New Roman" w:eastAsia="宋体" w:hAnsi="Times New Roman" w:cs="Times New Roman"/>
          <w:sz w:val="24"/>
          <w:szCs w:val="24"/>
          <w:rPrChange w:id="8872" w:author="..." w:date="2018-06-12T16:57:00Z">
            <w:rPr/>
          </w:rPrChange>
        </w:rPr>
        <w:pPrChange w:id="8873" w:author="Windows 用户" w:date="2018-06-12T20:05:00Z">
          <w:pPr>
            <w:ind w:firstLineChars="350" w:firstLine="735"/>
          </w:pPr>
        </w:pPrChange>
      </w:pPr>
      <w:r>
        <w:rPr>
          <w:rFonts w:ascii="Times New Roman" w:eastAsia="宋体" w:hAnsi="Times New Roman" w:cs="Times New Roman" w:hint="eastAsia"/>
          <w:sz w:val="24"/>
          <w:szCs w:val="24"/>
          <w:rPrChange w:id="8874" w:author="..." w:date="2018-06-12T18:09:00Z">
            <w:rPr>
              <w:rFonts w:hint="eastAsia"/>
            </w:rPr>
          </w:rPrChange>
        </w:rPr>
        <w:t>在项目</w:t>
      </w:r>
      <w:r>
        <w:rPr>
          <w:rFonts w:ascii="Times New Roman" w:eastAsia="宋体" w:hAnsi="Times New Roman" w:cs="Times New Roman"/>
          <w:sz w:val="24"/>
          <w:szCs w:val="24"/>
          <w:rPrChange w:id="8875" w:author="..." w:date="2018-06-12T18:09:00Z">
            <w:rPr/>
          </w:rPrChange>
        </w:rPr>
        <w:t>app1</w:t>
      </w:r>
      <w:r>
        <w:rPr>
          <w:rFonts w:ascii="Times New Roman" w:eastAsia="宋体" w:hAnsi="Times New Roman" w:cs="Times New Roman" w:hint="eastAsia"/>
          <w:sz w:val="24"/>
          <w:szCs w:val="24"/>
          <w:rPrChange w:id="8876" w:author="..." w:date="2018-06-12T18:09:00Z">
            <w:rPr>
              <w:rFonts w:hint="eastAsia"/>
            </w:rPr>
          </w:rPrChange>
        </w:rPr>
        <w:t>中</w:t>
      </w:r>
      <w:r>
        <w:rPr>
          <w:rFonts w:ascii="Times New Roman" w:eastAsia="宋体" w:hAnsi="Times New Roman" w:cs="Times New Roman"/>
          <w:sz w:val="24"/>
          <w:szCs w:val="24"/>
          <w:rPrChange w:id="8877" w:author="..." w:date="2018-06-12T18:09:00Z">
            <w:rPr/>
          </w:rPrChange>
        </w:rPr>
        <w:t>Androidmanifest.xml</w:t>
      </w:r>
      <w:r>
        <w:rPr>
          <w:rFonts w:ascii="Times New Roman" w:eastAsia="宋体" w:hAnsi="Times New Roman" w:cs="Times New Roman" w:hint="eastAsia"/>
          <w:sz w:val="24"/>
          <w:szCs w:val="24"/>
          <w:rPrChange w:id="8878" w:author="..." w:date="2018-06-12T18:09:00Z">
            <w:rPr>
              <w:rFonts w:hint="eastAsia"/>
            </w:rPr>
          </w:rPrChange>
        </w:rPr>
        <w:t>中</w:t>
      </w:r>
      <w:r>
        <w:rPr>
          <w:rFonts w:ascii="Times New Roman" w:eastAsia="宋体" w:hAnsi="Times New Roman" w:cs="Times New Roman"/>
          <w:sz w:val="24"/>
          <w:szCs w:val="24"/>
          <w:rPrChange w:id="8879" w:author="..." w:date="2018-06-12T18:09:00Z">
            <w:rPr/>
          </w:rPrChange>
        </w:rPr>
        <w:t>manifest</w:t>
      </w:r>
      <w:r>
        <w:rPr>
          <w:rFonts w:ascii="Times New Roman" w:eastAsia="宋体" w:hAnsi="Times New Roman" w:cs="Times New Roman" w:hint="eastAsia"/>
          <w:sz w:val="24"/>
          <w:szCs w:val="24"/>
          <w:rPrChange w:id="8880" w:author="..." w:date="2018-06-12T18:09:00Z">
            <w:rPr>
              <w:rFonts w:hint="eastAsia"/>
            </w:rPr>
          </w:rPrChange>
        </w:rPr>
        <w:t>标签下添加：</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81" w:author="Windows 用户" w:date="2018-06-12T20:05:00Z">
            <w:rPr/>
          </w:rPrChange>
        </w:rPr>
        <w:pPrChange w:id="8882" w:author="Windows 用户" w:date="2018-06-12T20:05:00Z">
          <w:pPr>
            <w:shd w:val="clear" w:color="auto" w:fill="E7E6E6" w:themeFill="background2"/>
            <w:ind w:firstLineChars="350" w:firstLine="735"/>
          </w:pPr>
        </w:pPrChange>
      </w:pPr>
      <w:r w:rsidRPr="00494B6D">
        <w:rPr>
          <w:rFonts w:ascii="Times New Roman" w:eastAsia="宋体" w:hAnsi="Times New Roman"/>
          <w:rPrChange w:id="8883" w:author="Windows 用户" w:date="2018-06-12T20:05:00Z">
            <w:rPr/>
          </w:rPrChange>
        </w:rPr>
        <w:t>&lt;uses-permission android:name="android.permission.ACCESS_NETWORK_STATE" /&gt;</w:t>
      </w:r>
    </w:p>
    <w:p w:rsidR="00F76376" w:rsidRDefault="00793F6E">
      <w:pPr>
        <w:pStyle w:val="aa"/>
        <w:spacing w:line="400" w:lineRule="exact"/>
        <w:ind w:firstLine="480"/>
        <w:pPrChange w:id="8884" w:author="Windows 用户" w:date="2018-06-12T20:05:00Z">
          <w:pPr>
            <w:tabs>
              <w:tab w:val="left" w:pos="2010"/>
            </w:tabs>
            <w:ind w:firstLineChars="350" w:firstLine="735"/>
          </w:pPr>
        </w:pPrChange>
      </w:pPr>
      <w:r>
        <w:rPr>
          <w:rFonts w:ascii="Times New Roman" w:eastAsia="宋体" w:hAnsi="Times New Roman" w:cs="Times New Roman" w:hint="eastAsia"/>
          <w:sz w:val="24"/>
          <w:szCs w:val="24"/>
          <w:rPrChange w:id="8885" w:author="..." w:date="2018-06-12T16:58:00Z">
            <w:rPr>
              <w:rFonts w:hint="eastAsia"/>
            </w:rPr>
          </w:rPrChange>
        </w:rPr>
        <w:t>在项目</w:t>
      </w:r>
      <w:r>
        <w:rPr>
          <w:rFonts w:ascii="Times New Roman" w:eastAsia="宋体" w:hAnsi="Times New Roman" w:cs="Times New Roman"/>
          <w:sz w:val="24"/>
          <w:szCs w:val="24"/>
          <w:rPrChange w:id="8886" w:author="..." w:date="2018-06-12T16:58:00Z">
            <w:rPr/>
          </w:rPrChange>
        </w:rPr>
        <w:t>app2</w:t>
      </w:r>
      <w:r>
        <w:rPr>
          <w:rFonts w:ascii="Times New Roman" w:eastAsia="宋体" w:hAnsi="Times New Roman" w:cs="Times New Roman" w:hint="eastAsia"/>
          <w:sz w:val="24"/>
          <w:szCs w:val="24"/>
          <w:rPrChange w:id="8887" w:author="..." w:date="2018-06-12T16:58:00Z">
            <w:rPr>
              <w:rFonts w:hint="eastAsia"/>
            </w:rPr>
          </w:rPrChange>
        </w:rPr>
        <w:t>的</w:t>
      </w:r>
      <w:r>
        <w:rPr>
          <w:rFonts w:ascii="Times New Roman" w:eastAsia="宋体" w:hAnsi="Times New Roman" w:cs="Times New Roman"/>
          <w:sz w:val="24"/>
          <w:szCs w:val="24"/>
          <w:rPrChange w:id="8888" w:author="..." w:date="2018-06-12T16:58:00Z">
            <w:rPr/>
          </w:rPrChange>
        </w:rPr>
        <w:t>Androidmanifest.xml</w:t>
      </w:r>
      <w:r>
        <w:rPr>
          <w:rFonts w:ascii="Times New Roman" w:eastAsia="宋体" w:hAnsi="Times New Roman" w:cs="Times New Roman" w:hint="eastAsia"/>
          <w:sz w:val="24"/>
          <w:szCs w:val="24"/>
          <w:rPrChange w:id="8889" w:author="..." w:date="2018-06-12T16:58:00Z">
            <w:rPr>
              <w:rFonts w:hint="eastAsia"/>
            </w:rPr>
          </w:rPrChange>
        </w:rPr>
        <w:t>的</w:t>
      </w:r>
      <w:r>
        <w:rPr>
          <w:rFonts w:ascii="Times New Roman" w:eastAsia="宋体" w:hAnsi="Times New Roman" w:cs="Times New Roman"/>
          <w:sz w:val="24"/>
          <w:szCs w:val="24"/>
          <w:rPrChange w:id="8890" w:author="..." w:date="2018-06-12T16:58:00Z">
            <w:rPr/>
          </w:rPrChange>
        </w:rPr>
        <w:t>application</w:t>
      </w:r>
      <w:r>
        <w:rPr>
          <w:rFonts w:ascii="Times New Roman" w:eastAsia="宋体" w:hAnsi="Times New Roman" w:cs="Times New Roman" w:hint="eastAsia"/>
          <w:sz w:val="24"/>
          <w:szCs w:val="24"/>
          <w:rPrChange w:id="8891" w:author="..." w:date="2018-06-12T16:58:00Z">
            <w:rPr>
              <w:rFonts w:hint="eastAsia"/>
            </w:rPr>
          </w:rPrChange>
        </w:rPr>
        <w:t>中添加：</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92" w:author="Windows 用户" w:date="2018-06-12T20:05:00Z">
            <w:rPr/>
          </w:rPrChange>
        </w:rPr>
        <w:pPrChange w:id="8893" w:author="Windows 用户" w:date="2018-06-12T20:05:00Z">
          <w:pPr>
            <w:shd w:val="clear" w:color="auto" w:fill="E7E6E6" w:themeFill="background2"/>
            <w:tabs>
              <w:tab w:val="left" w:pos="2010"/>
            </w:tabs>
            <w:ind w:firstLineChars="350" w:firstLine="735"/>
          </w:pPr>
        </w:pPrChange>
      </w:pPr>
      <w:r w:rsidRPr="00494B6D">
        <w:rPr>
          <w:rFonts w:ascii="Times New Roman" w:eastAsia="宋体" w:hAnsi="Times New Roman"/>
          <w:rPrChange w:id="8894" w:author="Windows 用户" w:date="2018-06-12T20:05:00Z">
            <w:rPr/>
          </w:rPrChange>
        </w:rPr>
        <w:t>&lt;application</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95" w:author="Windows 用户" w:date="2018-06-12T20:05:00Z">
            <w:rPr/>
          </w:rPrChange>
        </w:rPr>
        <w:pPrChange w:id="8896" w:author="Windows 用户" w:date="2018-06-12T20:05:00Z">
          <w:pPr>
            <w:shd w:val="clear" w:color="auto" w:fill="E7E6E6" w:themeFill="background2"/>
            <w:tabs>
              <w:tab w:val="left" w:pos="1380"/>
            </w:tabs>
            <w:ind w:firstLineChars="350" w:firstLine="735"/>
          </w:pPr>
        </w:pPrChange>
      </w:pPr>
      <w:r w:rsidRPr="00494B6D">
        <w:rPr>
          <w:rFonts w:ascii="Times New Roman" w:eastAsia="宋体" w:hAnsi="Times New Roman"/>
          <w:rPrChange w:id="8897" w:author="Windows 用户" w:date="2018-06-12T20:05:00Z">
            <w:rPr/>
          </w:rPrChange>
        </w:rPr>
        <w:tab/>
        <w:t>android:permission="android.permission.ACCESS_NETWORK_STATE"&gt;</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898" w:author="Windows 用户" w:date="2018-06-12T20:05:00Z">
            <w:rPr/>
          </w:rPrChange>
        </w:rPr>
        <w:pPrChange w:id="8899" w:author="Windows 用户" w:date="2018-06-12T20:05:00Z">
          <w:pPr>
            <w:shd w:val="clear" w:color="auto" w:fill="E7E6E6" w:themeFill="background2"/>
            <w:tabs>
              <w:tab w:val="left" w:pos="2010"/>
            </w:tabs>
            <w:ind w:firstLineChars="350" w:firstLine="735"/>
          </w:pPr>
        </w:pPrChange>
      </w:pPr>
      <w:r w:rsidRPr="00494B6D">
        <w:rPr>
          <w:rFonts w:ascii="Times New Roman" w:eastAsia="宋体" w:hAnsi="Times New Roman"/>
          <w:rPrChange w:id="8900" w:author="Windows 用户" w:date="2018-06-12T20:05:00Z">
            <w:rPr/>
          </w:rPrChange>
        </w:rPr>
        <w:t>&lt;/application&gt;</w:t>
      </w:r>
    </w:p>
    <w:p w:rsidR="00F76376" w:rsidRDefault="00793F6E">
      <w:pPr>
        <w:pStyle w:val="aa"/>
        <w:spacing w:line="400" w:lineRule="exact"/>
        <w:ind w:firstLine="480"/>
        <w:pPrChange w:id="8901" w:author="Windows 用户" w:date="2018-06-12T20:05:00Z">
          <w:pPr>
            <w:tabs>
              <w:tab w:val="left" w:pos="2010"/>
            </w:tabs>
            <w:ind w:firstLineChars="350" w:firstLine="735"/>
          </w:pPr>
        </w:pPrChange>
      </w:pPr>
      <w:r>
        <w:rPr>
          <w:rFonts w:ascii="Times New Roman" w:eastAsia="宋体" w:hAnsi="Times New Roman" w:cs="Times New Roman" w:hint="eastAsia"/>
          <w:sz w:val="24"/>
          <w:szCs w:val="24"/>
          <w:rPrChange w:id="8902" w:author="..." w:date="2018-06-12T16:02:00Z">
            <w:rPr>
              <w:rFonts w:hint="eastAsia"/>
            </w:rPr>
          </w:rPrChange>
        </w:rPr>
        <w:t>在项目</w:t>
      </w:r>
      <w:r>
        <w:rPr>
          <w:rFonts w:ascii="Times New Roman" w:eastAsia="宋体" w:hAnsi="Times New Roman" w:cs="Times New Roman"/>
          <w:sz w:val="24"/>
          <w:szCs w:val="24"/>
          <w:rPrChange w:id="8903" w:author="..." w:date="2018-06-12T16:02:00Z">
            <w:rPr/>
          </w:rPrChange>
        </w:rPr>
        <w:t>app2</w:t>
      </w:r>
      <w:r>
        <w:rPr>
          <w:rFonts w:ascii="Times New Roman" w:eastAsia="宋体" w:hAnsi="Times New Roman" w:cs="Times New Roman" w:hint="eastAsia"/>
          <w:sz w:val="24"/>
          <w:szCs w:val="24"/>
          <w:rPrChange w:id="8904" w:author="..." w:date="2018-06-12T16:02:00Z">
            <w:rPr>
              <w:rFonts w:hint="eastAsia"/>
            </w:rPr>
          </w:rPrChange>
        </w:rPr>
        <w:t>的</w:t>
      </w:r>
      <w:r>
        <w:rPr>
          <w:rFonts w:ascii="Times New Roman" w:eastAsia="宋体" w:hAnsi="Times New Roman" w:cs="Times New Roman"/>
          <w:sz w:val="24"/>
          <w:szCs w:val="24"/>
          <w:rPrChange w:id="8905" w:author="..." w:date="2018-06-12T16:02:00Z">
            <w:rPr/>
          </w:rPrChange>
        </w:rPr>
        <w:t>Androidmanifest.xml</w:t>
      </w:r>
      <w:r>
        <w:rPr>
          <w:rFonts w:ascii="Times New Roman" w:eastAsia="宋体" w:hAnsi="Times New Roman" w:cs="Times New Roman" w:hint="eastAsia"/>
          <w:sz w:val="24"/>
          <w:szCs w:val="24"/>
          <w:rPrChange w:id="8906" w:author="..." w:date="2018-06-12T16:02:00Z">
            <w:rPr>
              <w:rFonts w:hint="eastAsia"/>
            </w:rPr>
          </w:rPrChange>
        </w:rPr>
        <w:t>中</w:t>
      </w:r>
      <w:r>
        <w:rPr>
          <w:rFonts w:ascii="Times New Roman" w:eastAsia="宋体" w:hAnsi="Times New Roman" w:cs="Times New Roman"/>
          <w:sz w:val="24"/>
          <w:szCs w:val="24"/>
          <w:rPrChange w:id="8907" w:author="..." w:date="2018-06-12T16:02:00Z">
            <w:rPr/>
          </w:rPrChange>
        </w:rPr>
        <w:t>secondActivity</w:t>
      </w:r>
      <w:r>
        <w:rPr>
          <w:rFonts w:ascii="Times New Roman" w:eastAsia="宋体" w:hAnsi="Times New Roman" w:cs="Times New Roman" w:hint="eastAsia"/>
          <w:sz w:val="24"/>
          <w:szCs w:val="24"/>
          <w:rPrChange w:id="8908" w:author="..." w:date="2018-06-12T16:02:00Z">
            <w:rPr>
              <w:rFonts w:hint="eastAsia"/>
            </w:rPr>
          </w:rPrChange>
        </w:rPr>
        <w:t>中添加：</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909" w:author="Windows 用户" w:date="2018-06-12T20:05:00Z">
            <w:rPr/>
          </w:rPrChange>
        </w:rPr>
        <w:pPrChange w:id="8910" w:author="Windows 用户" w:date="2018-06-12T20:05:00Z">
          <w:pPr>
            <w:shd w:val="clear" w:color="auto" w:fill="E7E6E6" w:themeFill="background2"/>
            <w:ind w:firstLineChars="350" w:firstLine="735"/>
          </w:pPr>
        </w:pPrChange>
      </w:pPr>
      <w:r w:rsidRPr="00494B6D">
        <w:rPr>
          <w:rFonts w:ascii="Times New Roman" w:eastAsia="宋体" w:hAnsi="Times New Roman"/>
          <w:rPrChange w:id="8911" w:author="Windows 用户" w:date="2018-06-12T20:05:00Z">
            <w:rPr/>
          </w:rPrChange>
        </w:rPr>
        <w:t>&lt;activity android:name=".SecondActivity"</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912" w:author="Windows 用户" w:date="2018-06-12T20:05:00Z">
            <w:rPr/>
          </w:rPrChange>
        </w:rPr>
        <w:pPrChange w:id="8913" w:author="Windows 用户" w:date="2018-06-12T20:05:00Z">
          <w:pPr>
            <w:shd w:val="clear" w:color="auto" w:fill="E7E6E6" w:themeFill="background2"/>
            <w:ind w:firstLineChars="350" w:firstLine="735"/>
          </w:pPr>
        </w:pPrChange>
      </w:pPr>
      <w:r w:rsidRPr="00494B6D">
        <w:rPr>
          <w:rFonts w:ascii="Times New Roman" w:eastAsia="宋体" w:hAnsi="Times New Roman"/>
          <w:rPrChange w:id="8914" w:author="Windows 用户" w:date="2018-06-12T20:05:00Z">
            <w:rPr/>
          </w:rPrChange>
        </w:rPr>
        <w:t xml:space="preserve">    android:permission="android.permission.CHANGE_NETWORK_STATE"</w:t>
      </w:r>
    </w:p>
    <w:p w:rsidR="00F76376" w:rsidRPr="00494B6D"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rFonts w:ascii="Times New Roman" w:eastAsia="宋体" w:hAnsi="Times New Roman"/>
          <w:rPrChange w:id="8915" w:author="Windows 用户" w:date="2018-06-12T20:05:00Z">
            <w:rPr/>
          </w:rPrChange>
        </w:rPr>
        <w:pPrChange w:id="8916" w:author="Windows 用户" w:date="2018-06-12T20:05:00Z">
          <w:pPr>
            <w:shd w:val="clear" w:color="auto" w:fill="E7E6E6" w:themeFill="background2"/>
            <w:ind w:firstLineChars="350" w:firstLine="735"/>
          </w:pPr>
        </w:pPrChange>
      </w:pPr>
      <w:r w:rsidRPr="00494B6D">
        <w:rPr>
          <w:rFonts w:ascii="Times New Roman" w:eastAsia="宋体" w:hAnsi="Times New Roman"/>
          <w:rPrChange w:id="8917" w:author="Windows 用户" w:date="2018-06-12T20:05:00Z">
            <w:rPr/>
          </w:rPrChange>
        </w:rPr>
        <w:t>&gt;&lt;/activity&gt;</w:t>
      </w:r>
    </w:p>
    <w:p w:rsidR="00F76376" w:rsidRPr="00F76376" w:rsidRDefault="00793F6E">
      <w:pPr>
        <w:pStyle w:val="aa"/>
        <w:spacing w:line="400" w:lineRule="exact"/>
        <w:ind w:firstLine="480"/>
        <w:rPr>
          <w:del w:id="8918" w:author="..." w:date="2018-06-12T15:08:00Z"/>
          <w:rFonts w:ascii="Times New Roman" w:eastAsia="宋体" w:hAnsi="Times New Roman" w:cs="Times New Roman"/>
          <w:sz w:val="24"/>
          <w:szCs w:val="24"/>
          <w:rPrChange w:id="8919" w:author="..." w:date="2018-06-12T18:12:00Z">
            <w:rPr>
              <w:del w:id="8920" w:author="..." w:date="2018-06-12T15:08:00Z"/>
            </w:rPr>
          </w:rPrChange>
        </w:rPr>
        <w:pPrChange w:id="8921" w:author="Windows 用户" w:date="2018-06-12T20:05:00Z">
          <w:pPr>
            <w:ind w:firstLineChars="350" w:firstLine="735"/>
          </w:pPr>
        </w:pPrChange>
      </w:pPr>
      <w:ins w:id="8922" w:author="..." w:date="2018-06-12T15:08:00Z">
        <w:r>
          <w:rPr>
            <w:rFonts w:ascii="Times New Roman" w:eastAsia="宋体" w:hAnsi="Times New Roman" w:cs="Times New Roman" w:hint="eastAsia"/>
            <w:sz w:val="24"/>
            <w:szCs w:val="24"/>
            <w:rPrChange w:id="8923" w:author="..." w:date="2018-06-12T16:02:00Z">
              <w:rPr>
                <w:rFonts w:hint="eastAsia"/>
              </w:rPr>
            </w:rPrChange>
          </w:rPr>
          <w:t>①</w:t>
        </w:r>
      </w:ins>
      <w:del w:id="8924" w:author="..." w:date="2018-06-12T15:08:00Z">
        <w:r>
          <w:rPr>
            <w:rFonts w:ascii="Times New Roman" w:eastAsia="宋体" w:hAnsi="Times New Roman" w:cs="Times New Roman"/>
            <w:sz w:val="24"/>
            <w:szCs w:val="24"/>
            <w:rPrChange w:id="8925" w:author="..." w:date="2018-06-12T18:12:00Z">
              <w:rPr/>
            </w:rPrChange>
          </w:rPr>
          <w:delText xml:space="preserve">[1] </w:delText>
        </w:r>
      </w:del>
      <w:r>
        <w:rPr>
          <w:rFonts w:ascii="Times New Roman" w:eastAsia="宋体" w:hAnsi="Times New Roman" w:cs="Times New Roman" w:hint="eastAsia"/>
          <w:sz w:val="24"/>
          <w:szCs w:val="24"/>
          <w:rPrChange w:id="8926" w:author="..." w:date="2018-06-12T18:12:00Z">
            <w:rPr>
              <w:rFonts w:hint="eastAsia"/>
            </w:rPr>
          </w:rPrChange>
        </w:rPr>
        <w:t>运行</w:t>
      </w:r>
      <w:r>
        <w:rPr>
          <w:rFonts w:ascii="Times New Roman" w:eastAsia="宋体" w:hAnsi="Times New Roman" w:cs="Times New Roman"/>
          <w:sz w:val="24"/>
          <w:szCs w:val="24"/>
          <w:rPrChange w:id="8927" w:author="..." w:date="2018-06-12T18:12:00Z">
            <w:rPr/>
          </w:rPrChange>
        </w:rPr>
        <w:t>app1</w:t>
      </w:r>
      <w:r>
        <w:rPr>
          <w:rFonts w:ascii="Times New Roman" w:eastAsia="宋体" w:hAnsi="Times New Roman" w:cs="Times New Roman" w:hint="eastAsia"/>
          <w:sz w:val="24"/>
          <w:szCs w:val="24"/>
          <w:rPrChange w:id="8928" w:author="..." w:date="2018-06-12T18:12:00Z">
            <w:rPr>
              <w:rFonts w:hint="eastAsia"/>
            </w:rPr>
          </w:rPrChange>
        </w:rPr>
        <w:t>，点击</w:t>
      </w:r>
      <w:r>
        <w:rPr>
          <w:rFonts w:ascii="Times New Roman" w:eastAsia="宋体" w:hAnsi="Times New Roman" w:cs="Times New Roman"/>
          <w:sz w:val="24"/>
          <w:szCs w:val="24"/>
          <w:rPrChange w:id="8929" w:author="..." w:date="2018-06-12T18:12:00Z">
            <w:rPr/>
          </w:rPrChange>
        </w:rPr>
        <w:t>button</w:t>
      </w:r>
      <w:r>
        <w:rPr>
          <w:rFonts w:ascii="Times New Roman" w:eastAsia="宋体" w:hAnsi="Times New Roman" w:cs="Times New Roman" w:hint="eastAsia"/>
          <w:sz w:val="24"/>
          <w:szCs w:val="24"/>
          <w:rPrChange w:id="8930" w:author="..." w:date="2018-06-12T18:12:00Z">
            <w:rPr>
              <w:rFonts w:hint="eastAsia"/>
            </w:rPr>
          </w:rPrChange>
        </w:rPr>
        <w:t>：“</w:t>
      </w:r>
      <w:r>
        <w:rPr>
          <w:rFonts w:ascii="Times New Roman" w:eastAsia="宋体" w:hAnsi="Times New Roman" w:cs="Times New Roman"/>
          <w:sz w:val="24"/>
          <w:szCs w:val="24"/>
          <w:rPrChange w:id="8931" w:author="..." w:date="2018-06-12T18:12:00Z">
            <w:rPr/>
          </w:rPrChange>
        </w:rPr>
        <w:t>App2:FirstActivity</w:t>
      </w:r>
      <w:r>
        <w:rPr>
          <w:rFonts w:ascii="Times New Roman" w:eastAsia="宋体" w:hAnsi="Times New Roman" w:cs="Times New Roman" w:hint="eastAsia"/>
          <w:sz w:val="24"/>
          <w:szCs w:val="24"/>
          <w:rPrChange w:id="8932" w:author="..." w:date="2018-06-12T18:12:00Z">
            <w:rPr>
              <w:rFonts w:hint="eastAsia"/>
            </w:rPr>
          </w:rPrChange>
        </w:rPr>
        <w:t>”：（启动成功）</w:t>
      </w:r>
    </w:p>
    <w:p w:rsidR="00F76376" w:rsidRPr="00F76376" w:rsidRDefault="00793F6E">
      <w:pPr>
        <w:pStyle w:val="aa"/>
        <w:spacing w:line="400" w:lineRule="exact"/>
        <w:ind w:firstLine="480"/>
        <w:rPr>
          <w:rFonts w:ascii="Times New Roman" w:eastAsia="宋体" w:hAnsi="Times New Roman" w:cs="Times New Roman"/>
          <w:sz w:val="24"/>
          <w:szCs w:val="24"/>
          <w:rPrChange w:id="8933" w:author="..." w:date="2018-06-12T18:12:00Z">
            <w:rPr/>
          </w:rPrChange>
        </w:rPr>
        <w:pPrChange w:id="8934" w:author="Windows 用户" w:date="2018-06-12T20:05:00Z">
          <w:pPr>
            <w:ind w:firstLineChars="350" w:firstLine="735"/>
          </w:pPr>
        </w:pPrChange>
      </w:pPr>
      <w:del w:id="8935" w:author="..." w:date="2018-06-12T15:08:00Z">
        <w:r>
          <w:rPr>
            <w:rFonts w:ascii="Times New Roman" w:eastAsia="宋体" w:hAnsi="Times New Roman" w:cs="Times New Roman"/>
            <w:noProof/>
            <w:sz w:val="24"/>
            <w:szCs w:val="24"/>
            <w:rPrChange w:id="8936" w:author="..." w:date="2018-06-12T18:12:00Z">
              <w:rPr>
                <w:noProof/>
              </w:rPr>
            </w:rPrChange>
          </w:rPr>
          <w:drawing>
            <wp:inline distT="0" distB="0" distL="0" distR="0" wp14:anchorId="1005C162" wp14:editId="47D874B0">
              <wp:extent cx="2609215" cy="146621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3"/>
                      <a:stretch>
                        <a:fillRect/>
                      </a:stretch>
                    </pic:blipFill>
                    <pic:spPr>
                      <a:xfrm>
                        <a:off x="0" y="0"/>
                        <a:ext cx="2613025" cy="1470025"/>
                      </a:xfrm>
                      <a:prstGeom prst="rect">
                        <a:avLst/>
                      </a:prstGeom>
                    </pic:spPr>
                  </pic:pic>
                </a:graphicData>
              </a:graphic>
            </wp:inline>
          </w:drawing>
        </w:r>
      </w:del>
    </w:p>
    <w:p w:rsidR="00F76376" w:rsidRPr="00F76376" w:rsidRDefault="00793F6E">
      <w:pPr>
        <w:pStyle w:val="aa"/>
        <w:spacing w:line="400" w:lineRule="exact"/>
        <w:ind w:firstLine="480"/>
        <w:rPr>
          <w:del w:id="8937" w:author="..." w:date="2018-06-12T15:08:00Z"/>
          <w:rFonts w:ascii="Times New Roman" w:eastAsia="宋体" w:hAnsi="Times New Roman" w:cs="Times New Roman"/>
          <w:sz w:val="24"/>
          <w:szCs w:val="24"/>
          <w:rPrChange w:id="8938" w:author="..." w:date="2018-06-12T18:12:00Z">
            <w:rPr>
              <w:del w:id="8939" w:author="..." w:date="2018-06-12T15:08:00Z"/>
            </w:rPr>
          </w:rPrChange>
        </w:rPr>
        <w:pPrChange w:id="8940" w:author="Windows 用户" w:date="2018-06-12T20:05:00Z">
          <w:pPr>
            <w:ind w:firstLineChars="350" w:firstLine="735"/>
          </w:pPr>
        </w:pPrChange>
      </w:pPr>
      <w:ins w:id="8941" w:author="..." w:date="2018-06-12T15:08:00Z">
        <w:r>
          <w:rPr>
            <w:rFonts w:ascii="Times New Roman" w:eastAsia="宋体" w:hAnsi="Times New Roman" w:cs="Times New Roman" w:hint="eastAsia"/>
            <w:sz w:val="24"/>
            <w:szCs w:val="24"/>
            <w:rPrChange w:id="8942" w:author="..." w:date="2018-06-12T16:02:00Z">
              <w:rPr>
                <w:rFonts w:hint="eastAsia"/>
              </w:rPr>
            </w:rPrChange>
          </w:rPr>
          <w:t>②</w:t>
        </w:r>
      </w:ins>
      <w:del w:id="8943" w:author="..." w:date="2018-06-12T15:08:00Z">
        <w:r>
          <w:rPr>
            <w:rFonts w:ascii="Times New Roman" w:eastAsia="宋体" w:hAnsi="Times New Roman" w:cs="Times New Roman"/>
            <w:sz w:val="24"/>
            <w:szCs w:val="24"/>
            <w:rPrChange w:id="8944" w:author="..." w:date="2018-06-12T18:12:00Z">
              <w:rPr/>
            </w:rPrChange>
          </w:rPr>
          <w:delText xml:space="preserve">[2] </w:delText>
        </w:r>
      </w:del>
      <w:r>
        <w:rPr>
          <w:rFonts w:ascii="Times New Roman" w:eastAsia="宋体" w:hAnsi="Times New Roman" w:cs="Times New Roman" w:hint="eastAsia"/>
          <w:sz w:val="24"/>
          <w:szCs w:val="24"/>
          <w:rPrChange w:id="8945" w:author="..." w:date="2018-06-12T18:12:00Z">
            <w:rPr>
              <w:rFonts w:hint="eastAsia"/>
            </w:rPr>
          </w:rPrChange>
        </w:rPr>
        <w:t>运行</w:t>
      </w:r>
      <w:r>
        <w:rPr>
          <w:rFonts w:ascii="Times New Roman" w:eastAsia="宋体" w:hAnsi="Times New Roman" w:cs="Times New Roman"/>
          <w:sz w:val="24"/>
          <w:szCs w:val="24"/>
          <w:rPrChange w:id="8946" w:author="..." w:date="2018-06-12T18:12:00Z">
            <w:rPr/>
          </w:rPrChange>
        </w:rPr>
        <w:t>app1</w:t>
      </w:r>
      <w:r>
        <w:rPr>
          <w:rFonts w:ascii="Times New Roman" w:eastAsia="宋体" w:hAnsi="Times New Roman" w:cs="Times New Roman" w:hint="eastAsia"/>
          <w:sz w:val="24"/>
          <w:szCs w:val="24"/>
          <w:rPrChange w:id="8947" w:author="..." w:date="2018-06-12T18:12:00Z">
            <w:rPr>
              <w:rFonts w:hint="eastAsia"/>
            </w:rPr>
          </w:rPrChange>
        </w:rPr>
        <w:t>，点击</w:t>
      </w:r>
      <w:r>
        <w:rPr>
          <w:rFonts w:ascii="Times New Roman" w:eastAsia="宋体" w:hAnsi="Times New Roman" w:cs="Times New Roman"/>
          <w:sz w:val="24"/>
          <w:szCs w:val="24"/>
          <w:rPrChange w:id="8948" w:author="..." w:date="2018-06-12T18:12:00Z">
            <w:rPr/>
          </w:rPrChange>
        </w:rPr>
        <w:t>button</w:t>
      </w:r>
      <w:r>
        <w:rPr>
          <w:rFonts w:ascii="Times New Roman" w:eastAsia="宋体" w:hAnsi="Times New Roman" w:cs="Times New Roman" w:hint="eastAsia"/>
          <w:sz w:val="24"/>
          <w:szCs w:val="24"/>
          <w:rPrChange w:id="8949" w:author="..." w:date="2018-06-12T18:12:00Z">
            <w:rPr>
              <w:rFonts w:hint="eastAsia"/>
            </w:rPr>
          </w:rPrChange>
        </w:rPr>
        <w:t>：“</w:t>
      </w:r>
      <w:r>
        <w:rPr>
          <w:rFonts w:ascii="Times New Roman" w:eastAsia="宋体" w:hAnsi="Times New Roman" w:cs="Times New Roman"/>
          <w:sz w:val="24"/>
          <w:szCs w:val="24"/>
          <w:rPrChange w:id="8950" w:author="..." w:date="2018-06-12T18:12:00Z">
            <w:rPr/>
          </w:rPrChange>
        </w:rPr>
        <w:t>App2:SecondActivity</w:t>
      </w:r>
      <w:r>
        <w:rPr>
          <w:rFonts w:ascii="Times New Roman" w:eastAsia="宋体" w:hAnsi="Times New Roman" w:cs="Times New Roman" w:hint="eastAsia"/>
          <w:sz w:val="24"/>
          <w:szCs w:val="24"/>
          <w:rPrChange w:id="8951" w:author="..." w:date="2018-06-12T18:12:00Z">
            <w:rPr>
              <w:rFonts w:hint="eastAsia"/>
            </w:rPr>
          </w:rPrChange>
        </w:rPr>
        <w:t>”：（启动失败，</w:t>
      </w:r>
      <w:r>
        <w:rPr>
          <w:rFonts w:ascii="Times New Roman" w:eastAsia="宋体" w:hAnsi="Times New Roman" w:cs="Times New Roman"/>
          <w:sz w:val="24"/>
          <w:szCs w:val="24"/>
          <w:rPrChange w:id="8952" w:author="..." w:date="2018-06-12T18:12:00Z">
            <w:rPr>
              <w:color w:val="FF0000"/>
            </w:rPr>
          </w:rPrChange>
        </w:rPr>
        <w:t>app1</w:t>
      </w:r>
      <w:r>
        <w:rPr>
          <w:rFonts w:ascii="Times New Roman" w:eastAsia="宋体" w:hAnsi="Times New Roman" w:cs="Times New Roman" w:hint="eastAsia"/>
          <w:sz w:val="24"/>
          <w:szCs w:val="24"/>
          <w:rPrChange w:id="8953" w:author="..." w:date="2018-06-12T18:12:00Z">
            <w:rPr>
              <w:rFonts w:hint="eastAsia"/>
              <w:color w:val="FF0000"/>
            </w:rPr>
          </w:rPrChange>
        </w:rPr>
        <w:t>崩溃）</w:t>
      </w:r>
    </w:p>
    <w:p w:rsidR="00F76376" w:rsidRDefault="00793F6E">
      <w:pPr>
        <w:pStyle w:val="aa"/>
        <w:spacing w:line="400" w:lineRule="exact"/>
        <w:ind w:firstLine="480"/>
        <w:rPr>
          <w:ins w:id="8954" w:author="..." w:date="2018-06-12T16:02:00Z"/>
          <w:rFonts w:ascii="Times New Roman" w:eastAsia="宋体" w:hAnsi="Times New Roman" w:cs="Times New Roman"/>
          <w:sz w:val="24"/>
          <w:szCs w:val="24"/>
        </w:rPr>
        <w:pPrChange w:id="8955" w:author="Windows 用户" w:date="2018-06-12T20:05:00Z">
          <w:pPr>
            <w:ind w:firstLineChars="350" w:firstLine="735"/>
          </w:pPr>
        </w:pPrChange>
      </w:pPr>
      <w:del w:id="8956" w:author="..." w:date="2018-06-12T15:08:00Z">
        <w:r>
          <w:rPr>
            <w:rFonts w:ascii="Times New Roman" w:eastAsia="宋体" w:hAnsi="Times New Roman" w:cs="Times New Roman"/>
            <w:noProof/>
            <w:sz w:val="24"/>
            <w:szCs w:val="24"/>
            <w:rPrChange w:id="8957" w:author="..." w:date="2018-06-12T18:12:00Z">
              <w:rPr>
                <w:noProof/>
              </w:rPr>
            </w:rPrChange>
          </w:rPr>
          <w:drawing>
            <wp:inline distT="0" distB="0" distL="0" distR="0" wp14:anchorId="56016498" wp14:editId="0E7D0133">
              <wp:extent cx="2304415" cy="866140"/>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4"/>
                      <a:stretch>
                        <a:fillRect/>
                      </a:stretch>
                    </pic:blipFill>
                    <pic:spPr>
                      <a:xfrm>
                        <a:off x="0" y="0"/>
                        <a:ext cx="2304762" cy="866667"/>
                      </a:xfrm>
                      <a:prstGeom prst="rect">
                        <a:avLst/>
                      </a:prstGeom>
                    </pic:spPr>
                  </pic:pic>
                </a:graphicData>
              </a:graphic>
            </wp:inline>
          </w:drawing>
        </w:r>
      </w:del>
    </w:p>
    <w:p w:rsidR="00F76376" w:rsidRPr="00F76376" w:rsidRDefault="00F76376">
      <w:pPr>
        <w:pStyle w:val="aa"/>
        <w:spacing w:line="400" w:lineRule="exact"/>
        <w:ind w:firstLine="480"/>
        <w:rPr>
          <w:del w:id="8958" w:author="..." w:date="2018-06-12T16:02:00Z"/>
          <w:rFonts w:ascii="Times New Roman" w:eastAsia="宋体" w:hAnsi="Times New Roman" w:cs="Times New Roman"/>
          <w:sz w:val="24"/>
          <w:szCs w:val="24"/>
          <w:rPrChange w:id="8959" w:author="..." w:date="2018-06-12T18:12:00Z">
            <w:rPr>
              <w:del w:id="8960" w:author="..." w:date="2018-06-12T16:02:00Z"/>
            </w:rPr>
          </w:rPrChange>
        </w:rPr>
        <w:pPrChange w:id="8961" w:author="Windows 用户" w:date="2018-06-12T20:05:00Z">
          <w:pPr>
            <w:ind w:firstLineChars="350" w:firstLine="735"/>
          </w:pPr>
        </w:pPrChange>
      </w:pPr>
    </w:p>
    <w:p w:rsidR="00F76376" w:rsidRDefault="00793F6E">
      <w:pPr>
        <w:pStyle w:val="aa"/>
        <w:spacing w:line="400" w:lineRule="exact"/>
        <w:ind w:firstLine="480"/>
        <w:rPr>
          <w:del w:id="8962" w:author="..." w:date="2018-06-12T15:09:00Z"/>
        </w:rPr>
        <w:pPrChange w:id="8963" w:author="Windows 用户" w:date="2018-06-12T20:05:00Z">
          <w:pPr>
            <w:ind w:firstLineChars="350" w:firstLine="735"/>
          </w:pPr>
        </w:pPrChange>
      </w:pPr>
      <w:ins w:id="8964" w:author="..." w:date="2018-06-12T15:08:00Z">
        <w:r>
          <w:rPr>
            <w:rFonts w:ascii="Times New Roman" w:eastAsia="宋体" w:hAnsi="Times New Roman" w:cs="Times New Roman" w:hint="eastAsia"/>
            <w:sz w:val="24"/>
            <w:szCs w:val="24"/>
            <w:rPrChange w:id="8965" w:author="..." w:date="2018-06-12T16:02:00Z">
              <w:rPr>
                <w:rFonts w:hint="eastAsia"/>
              </w:rPr>
            </w:rPrChange>
          </w:rPr>
          <w:t>③</w:t>
        </w:r>
      </w:ins>
      <w:del w:id="8966" w:author="..." w:date="2018-06-12T15:08:00Z">
        <w:r>
          <w:rPr>
            <w:rFonts w:ascii="Times New Roman" w:eastAsia="宋体" w:hAnsi="Times New Roman" w:cs="Times New Roman"/>
            <w:sz w:val="24"/>
            <w:szCs w:val="24"/>
            <w:rPrChange w:id="8967" w:author="..." w:date="2018-06-12T18:12:00Z">
              <w:rPr/>
            </w:rPrChange>
          </w:rPr>
          <w:delText xml:space="preserve">[3] </w:delText>
        </w:r>
      </w:del>
      <w:r>
        <w:rPr>
          <w:rFonts w:ascii="Times New Roman" w:eastAsia="宋体" w:hAnsi="Times New Roman" w:cs="Times New Roman" w:hint="eastAsia"/>
          <w:sz w:val="24"/>
          <w:szCs w:val="24"/>
          <w:rPrChange w:id="8968" w:author="..." w:date="2018-06-12T18:12:00Z">
            <w:rPr>
              <w:rFonts w:hint="eastAsia"/>
            </w:rPr>
          </w:rPrChange>
        </w:rPr>
        <w:t>运行</w:t>
      </w:r>
      <w:r>
        <w:rPr>
          <w:rFonts w:ascii="Times New Roman" w:eastAsia="宋体" w:hAnsi="Times New Roman" w:cs="Times New Roman"/>
          <w:sz w:val="24"/>
          <w:szCs w:val="24"/>
          <w:rPrChange w:id="8969" w:author="..." w:date="2018-06-12T18:12:00Z">
            <w:rPr/>
          </w:rPrChange>
        </w:rPr>
        <w:t>app2</w:t>
      </w:r>
      <w:r>
        <w:rPr>
          <w:rFonts w:ascii="Times New Roman" w:eastAsia="宋体" w:hAnsi="Times New Roman" w:cs="Times New Roman" w:hint="eastAsia"/>
          <w:sz w:val="24"/>
          <w:szCs w:val="24"/>
          <w:rPrChange w:id="8970" w:author="..." w:date="2018-06-12T18:12:00Z">
            <w:rPr>
              <w:rFonts w:hint="eastAsia"/>
            </w:rPr>
          </w:rPrChange>
        </w:rPr>
        <w:t>，点击</w:t>
      </w:r>
      <w:r>
        <w:rPr>
          <w:rFonts w:ascii="Times New Roman" w:eastAsia="宋体" w:hAnsi="Times New Roman" w:cs="Times New Roman"/>
          <w:sz w:val="24"/>
          <w:szCs w:val="24"/>
          <w:rPrChange w:id="8971" w:author="..." w:date="2018-06-12T18:12:00Z">
            <w:rPr/>
          </w:rPrChange>
        </w:rPr>
        <w:t>button</w:t>
      </w:r>
      <w:r>
        <w:rPr>
          <w:rFonts w:ascii="Times New Roman" w:eastAsia="宋体" w:hAnsi="Times New Roman" w:cs="Times New Roman" w:hint="eastAsia"/>
          <w:sz w:val="24"/>
          <w:szCs w:val="24"/>
          <w:rPrChange w:id="8972" w:author="..." w:date="2018-06-12T18:12:00Z">
            <w:rPr>
              <w:rFonts w:hint="eastAsia"/>
            </w:rPr>
          </w:rPrChange>
        </w:rPr>
        <w:t>：“</w:t>
      </w:r>
      <w:r>
        <w:rPr>
          <w:rFonts w:ascii="Times New Roman" w:eastAsia="宋体" w:hAnsi="Times New Roman" w:cs="Times New Roman"/>
          <w:sz w:val="24"/>
          <w:szCs w:val="24"/>
          <w:rPrChange w:id="8973" w:author="..." w:date="2018-06-12T18:12:00Z">
            <w:rPr/>
          </w:rPrChange>
        </w:rPr>
        <w:t>SecondActivity</w:t>
      </w:r>
      <w:r>
        <w:rPr>
          <w:rFonts w:ascii="Times New Roman" w:eastAsia="宋体" w:hAnsi="Times New Roman" w:cs="Times New Roman" w:hint="eastAsia"/>
          <w:sz w:val="24"/>
          <w:szCs w:val="24"/>
          <w:rPrChange w:id="8974" w:author="..." w:date="2018-06-12T18:12:00Z">
            <w:rPr>
              <w:rFonts w:hint="eastAsia"/>
            </w:rPr>
          </w:rPrChange>
        </w:rPr>
        <w:t>”和“</w:t>
      </w:r>
      <w:r>
        <w:rPr>
          <w:rFonts w:ascii="Times New Roman" w:eastAsia="宋体" w:hAnsi="Times New Roman" w:cs="Times New Roman"/>
          <w:sz w:val="24"/>
          <w:szCs w:val="24"/>
          <w:rPrChange w:id="8975" w:author="..." w:date="2018-06-12T18:12:00Z">
            <w:rPr/>
          </w:rPrChange>
        </w:rPr>
        <w:t>ThirdActivity</w:t>
      </w:r>
      <w:r>
        <w:rPr>
          <w:rFonts w:ascii="Times New Roman" w:eastAsia="宋体" w:hAnsi="Times New Roman" w:cs="Times New Roman" w:hint="eastAsia"/>
          <w:sz w:val="24"/>
          <w:szCs w:val="24"/>
          <w:rPrChange w:id="8976" w:author="..." w:date="2018-06-12T18:12:00Z">
            <w:rPr>
              <w:rFonts w:hint="eastAsia"/>
            </w:rPr>
          </w:rPrChange>
        </w:rPr>
        <w:t>”：（启动成功，但是</w:t>
      </w:r>
      <w:r>
        <w:rPr>
          <w:rFonts w:ascii="Times New Roman" w:eastAsia="宋体" w:hAnsi="Times New Roman" w:cs="Times New Roman"/>
          <w:sz w:val="24"/>
          <w:szCs w:val="24"/>
          <w:rPrChange w:id="8977" w:author="..." w:date="2018-06-12T18:12:00Z">
            <w:rPr>
              <w:color w:val="FF0000"/>
            </w:rPr>
          </w:rPrChange>
        </w:rPr>
        <w:t>app2</w:t>
      </w:r>
      <w:r>
        <w:rPr>
          <w:rFonts w:ascii="Times New Roman" w:eastAsia="宋体" w:hAnsi="Times New Roman" w:cs="Times New Roman" w:hint="eastAsia"/>
          <w:sz w:val="24"/>
          <w:szCs w:val="24"/>
          <w:rPrChange w:id="8978" w:author="..." w:date="2018-06-12T18:12:00Z">
            <w:rPr>
              <w:rFonts w:hint="eastAsia"/>
              <w:color w:val="FF0000"/>
            </w:rPr>
          </w:rPrChange>
        </w:rPr>
        <w:t>只可以运行</w:t>
      </w:r>
      <w:r>
        <w:rPr>
          <w:rFonts w:ascii="Times New Roman" w:eastAsia="宋体" w:hAnsi="Times New Roman" w:cs="Times New Roman"/>
          <w:sz w:val="24"/>
          <w:szCs w:val="24"/>
          <w:rPrChange w:id="8979" w:author="..." w:date="2018-06-12T18:12:00Z">
            <w:rPr>
              <w:color w:val="FF0000"/>
            </w:rPr>
          </w:rPrChange>
        </w:rPr>
        <w:t>1</w:t>
      </w:r>
      <w:r>
        <w:rPr>
          <w:rFonts w:ascii="Times New Roman" w:eastAsia="宋体" w:hAnsi="Times New Roman" w:cs="Times New Roman" w:hint="eastAsia"/>
          <w:sz w:val="24"/>
          <w:szCs w:val="24"/>
          <w:rPrChange w:id="8980" w:author="..." w:date="2018-06-12T18:12:00Z">
            <w:rPr>
              <w:rFonts w:hint="eastAsia"/>
              <w:color w:val="FF0000"/>
            </w:rPr>
          </w:rPrChange>
        </w:rPr>
        <w:t>次）</w:t>
      </w:r>
      <w:ins w:id="8981" w:author="..." w:date="2018-06-12T16:59:00Z">
        <w:r>
          <w:rPr>
            <w:rFonts w:ascii="Times New Roman" w:eastAsia="宋体" w:hAnsi="Times New Roman" w:cs="Times New Roman" w:hint="eastAsia"/>
            <w:sz w:val="24"/>
            <w:szCs w:val="24"/>
          </w:rPr>
          <w:t>。</w:t>
        </w:r>
      </w:ins>
      <w:del w:id="8982" w:author="..." w:date="2018-06-12T16:59:00Z">
        <w:r>
          <w:rPr>
            <w:rFonts w:ascii="Times New Roman" w:eastAsia="宋体" w:hAnsi="Times New Roman" w:cs="Times New Roman" w:hint="eastAsia"/>
            <w:sz w:val="24"/>
            <w:szCs w:val="24"/>
            <w:rPrChange w:id="8983" w:author="..." w:date="2018-06-12T16:58:00Z">
              <w:rPr>
                <w:rFonts w:hint="eastAsia"/>
              </w:rPr>
            </w:rPrChange>
          </w:rPr>
          <w:delText>，之后再次运行时：</w:delText>
        </w:r>
      </w:del>
    </w:p>
    <w:p w:rsidR="00F76376" w:rsidRDefault="00793F6E">
      <w:pPr>
        <w:spacing w:line="400" w:lineRule="exact"/>
        <w:ind w:firstLineChars="200" w:firstLine="420"/>
        <w:rPr>
          <w:del w:id="8984" w:author="..." w:date="2018-06-12T16:59:00Z"/>
        </w:rPr>
        <w:pPrChange w:id="8985" w:author="..." w:date="2018-06-12T16:02:00Z">
          <w:pPr>
            <w:ind w:firstLineChars="350" w:firstLine="735"/>
          </w:pPr>
        </w:pPrChange>
      </w:pPr>
      <w:del w:id="8986" w:author="..." w:date="2018-06-12T15:08:00Z">
        <w:r>
          <w:rPr>
            <w:noProof/>
          </w:rPr>
          <w:drawing>
            <wp:inline distT="0" distB="0" distL="0" distR="0" wp14:anchorId="6CA3BD2B" wp14:editId="609D0AF0">
              <wp:extent cx="1075690" cy="56134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5"/>
                      <a:stretch>
                        <a:fillRect/>
                      </a:stretch>
                    </pic:blipFill>
                    <pic:spPr>
                      <a:xfrm>
                        <a:off x="0" y="0"/>
                        <a:ext cx="1076190" cy="561905"/>
                      </a:xfrm>
                      <a:prstGeom prst="rect">
                        <a:avLst/>
                      </a:prstGeom>
                    </pic:spPr>
                  </pic:pic>
                </a:graphicData>
              </a:graphic>
            </wp:inline>
          </w:drawing>
        </w:r>
      </w:del>
    </w:p>
    <w:p w:rsidR="00F76376" w:rsidRDefault="00F76376">
      <w:pPr>
        <w:spacing w:line="400" w:lineRule="exact"/>
        <w:ind w:firstLineChars="200" w:firstLine="420"/>
        <w:rPr>
          <w:del w:id="8987" w:author="..." w:date="2018-06-12T16:59:00Z"/>
        </w:rPr>
        <w:pPrChange w:id="8988" w:author="..." w:date="2018-06-12T16:59:00Z">
          <w:pPr>
            <w:ind w:firstLineChars="350" w:firstLine="735"/>
          </w:pPr>
        </w:pPrChange>
      </w:pPr>
    </w:p>
    <w:p w:rsidR="00F76376" w:rsidRDefault="00F76376">
      <w:pPr>
        <w:spacing w:line="400" w:lineRule="exact"/>
        <w:ind w:firstLineChars="200" w:firstLine="420"/>
        <w:rPr>
          <w:del w:id="8989" w:author="..." w:date="2018-06-12T16:59:00Z"/>
        </w:rPr>
        <w:pPrChange w:id="8990" w:author="..." w:date="2018-06-12T16:59:00Z">
          <w:pPr/>
        </w:pPrChange>
      </w:pPr>
    </w:p>
    <w:p w:rsidR="00F76376" w:rsidRDefault="00F76376">
      <w:pPr>
        <w:spacing w:line="400" w:lineRule="exact"/>
        <w:ind w:firstLineChars="200" w:firstLine="420"/>
        <w:pPrChange w:id="8991" w:author="..." w:date="2018-06-12T16:59:00Z">
          <w:pPr/>
        </w:pPrChange>
      </w:pPr>
    </w:p>
    <w:p w:rsidR="00F76376" w:rsidRPr="00D472B4"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8992" w:author="Windows 用户" w:date="2018-06-12T19:07:00Z">
            <w:rPr/>
          </w:rPrChange>
        </w:rPr>
        <w:pPrChange w:id="8993" w:author="Windows 用户" w:date="2018-06-12T19:07:00Z">
          <w:pPr>
            <w:pStyle w:val="2"/>
          </w:pPr>
        </w:pPrChange>
      </w:pPr>
      <w:bookmarkStart w:id="8994" w:name="_Toc516593074"/>
      <w:r w:rsidRPr="00D472B4">
        <w:rPr>
          <w:rFonts w:ascii="Times New Roman" w:eastAsia="宋体" w:hAnsi="Times New Roman" w:cs="Times New Roman"/>
          <w:b/>
          <w:bCs/>
          <w:color w:val="000000"/>
          <w:sz w:val="28"/>
          <w:szCs w:val="28"/>
          <w:rPrChange w:id="8995" w:author="Windows 用户" w:date="2018-06-12T19:07:00Z">
            <w:rPr/>
          </w:rPrChange>
        </w:rPr>
        <w:lastRenderedPageBreak/>
        <w:t xml:space="preserve">5.3 </w:t>
      </w:r>
      <w:r w:rsidRPr="00D472B4">
        <w:rPr>
          <w:rFonts w:ascii="Times New Roman" w:eastAsia="宋体" w:hAnsi="Times New Roman" w:cs="Times New Roman" w:hint="eastAsia"/>
          <w:b/>
          <w:bCs/>
          <w:color w:val="000000"/>
          <w:sz w:val="28"/>
          <w:szCs w:val="28"/>
          <w:rPrChange w:id="8996" w:author="Windows 用户" w:date="2018-06-12T19:07:00Z">
            <w:rPr>
              <w:rFonts w:hint="eastAsia"/>
            </w:rPr>
          </w:rPrChange>
        </w:rPr>
        <w:t>本章小结</w:t>
      </w:r>
      <w:bookmarkEnd w:id="8994"/>
    </w:p>
    <w:p w:rsidR="00F76376" w:rsidRPr="00F76376" w:rsidRDefault="00793F6E">
      <w:pPr>
        <w:pStyle w:val="aa"/>
        <w:spacing w:line="400" w:lineRule="exact"/>
        <w:ind w:firstLine="480"/>
        <w:rPr>
          <w:rFonts w:ascii="Times New Roman" w:eastAsia="宋体" w:hAnsi="Times New Roman" w:cs="Times New Roman"/>
          <w:sz w:val="24"/>
          <w:szCs w:val="24"/>
          <w:rPrChange w:id="8997" w:author="..." w:date="2018-06-12T18:12:00Z">
            <w:rPr/>
          </w:rPrChange>
        </w:rPr>
        <w:pPrChange w:id="8998" w:author="Windows 用户" w:date="2018-06-12T20:06:00Z">
          <w:pPr>
            <w:ind w:firstLine="420"/>
          </w:pPr>
        </w:pPrChange>
      </w:pPr>
      <w:r>
        <w:rPr>
          <w:rFonts w:ascii="Times New Roman" w:eastAsia="宋体" w:hAnsi="Times New Roman" w:cs="Times New Roman" w:hint="eastAsia"/>
          <w:sz w:val="24"/>
          <w:szCs w:val="24"/>
          <w:rPrChange w:id="8999" w:author="..." w:date="2018-06-12T18:12:00Z">
            <w:rPr>
              <w:rFonts w:hint="eastAsia"/>
            </w:rPr>
          </w:rPrChange>
        </w:rPr>
        <w:t>相同用户的</w:t>
      </w:r>
      <w:r>
        <w:rPr>
          <w:rFonts w:ascii="Times New Roman" w:eastAsia="宋体" w:hAnsi="Times New Roman" w:cs="Times New Roman"/>
          <w:sz w:val="24"/>
          <w:szCs w:val="24"/>
          <w:rPrChange w:id="9000" w:author="..." w:date="2018-06-12T18:12:00Z">
            <w:rPr/>
          </w:rPrChange>
        </w:rPr>
        <w:t>App</w:t>
      </w:r>
      <w:r>
        <w:rPr>
          <w:rFonts w:ascii="Times New Roman" w:eastAsia="宋体" w:hAnsi="Times New Roman" w:cs="Times New Roman" w:hint="eastAsia"/>
          <w:sz w:val="24"/>
          <w:szCs w:val="24"/>
          <w:rPrChange w:id="9001" w:author="..." w:date="2018-06-12T18:12:00Z">
            <w:rPr>
              <w:rFonts w:hint="eastAsia"/>
            </w:rPr>
          </w:rPrChange>
        </w:rPr>
        <w:t>的普通权限取它们的普通权限合集，并记录在</w:t>
      </w:r>
      <w:r>
        <w:rPr>
          <w:rFonts w:ascii="Times New Roman" w:eastAsia="宋体" w:hAnsi="Times New Roman" w:cs="Times New Roman"/>
          <w:sz w:val="24"/>
          <w:szCs w:val="24"/>
          <w:rPrChange w:id="9002" w:author="..." w:date="2018-06-12T18:12:00Z">
            <w:rPr/>
          </w:rPrChange>
        </w:rPr>
        <w:t>packages.xml</w:t>
      </w:r>
      <w:r>
        <w:rPr>
          <w:rFonts w:ascii="Times New Roman" w:eastAsia="宋体" w:hAnsi="Times New Roman" w:cs="Times New Roman" w:hint="eastAsia"/>
          <w:sz w:val="24"/>
          <w:szCs w:val="24"/>
          <w:rPrChange w:id="9003" w:author="..." w:date="2018-06-12T18:12:00Z">
            <w:rPr>
              <w:rFonts w:hint="eastAsia"/>
            </w:rPr>
          </w:rPrChange>
        </w:rPr>
        <w:t>文件中；危险权限不记录在</w:t>
      </w:r>
      <w:r>
        <w:rPr>
          <w:rFonts w:ascii="Times New Roman" w:eastAsia="宋体" w:hAnsi="Times New Roman" w:cs="Times New Roman"/>
          <w:sz w:val="24"/>
          <w:szCs w:val="24"/>
          <w:rPrChange w:id="9004" w:author="..." w:date="2018-06-12T18:12:00Z">
            <w:rPr/>
          </w:rPrChange>
        </w:rPr>
        <w:t>packages.xml</w:t>
      </w:r>
      <w:r>
        <w:rPr>
          <w:rFonts w:ascii="Times New Roman" w:eastAsia="宋体" w:hAnsi="Times New Roman" w:cs="Times New Roman" w:hint="eastAsia"/>
          <w:sz w:val="24"/>
          <w:szCs w:val="24"/>
          <w:rPrChange w:id="9005" w:author="..." w:date="2018-06-12T18:12:00Z">
            <w:rPr>
              <w:rFonts w:hint="eastAsia"/>
            </w:rPr>
          </w:rPrChange>
        </w:rPr>
        <w:t>文件中，它在运行时动态获取或者手动授予，并且是按权限组进行获取的。如果应用请求系统危险权限，而应用在同一权限组中已有另一项危险权限，则系统会立即授予该权限，而无需与用户进行任何交互。</w:t>
      </w:r>
    </w:p>
    <w:p w:rsidR="00F76376" w:rsidRDefault="00793F6E">
      <w:pPr>
        <w:pStyle w:val="aa"/>
        <w:spacing w:line="400" w:lineRule="exact"/>
        <w:ind w:firstLine="480"/>
        <w:rPr>
          <w:ins w:id="9006" w:author="..." w:date="2018-06-12T15:09:00Z"/>
        </w:rPr>
        <w:pPrChange w:id="9007" w:author="Windows 用户" w:date="2018-06-12T20:06:00Z">
          <w:pPr>
            <w:ind w:firstLine="420"/>
          </w:pPr>
        </w:pPrChange>
      </w:pPr>
      <w:r>
        <w:rPr>
          <w:rFonts w:ascii="Times New Roman" w:eastAsia="宋体" w:hAnsi="Times New Roman" w:cs="Times New Roman"/>
          <w:sz w:val="24"/>
          <w:szCs w:val="24"/>
          <w:rPrChange w:id="9008" w:author="..." w:date="2018-06-12T18:12:00Z">
            <w:rPr/>
          </w:rPrChange>
        </w:rPr>
        <w:t>permission</w:t>
      </w:r>
      <w:r>
        <w:rPr>
          <w:rFonts w:ascii="Times New Roman" w:eastAsia="宋体" w:hAnsi="Times New Roman" w:cs="Times New Roman" w:hint="eastAsia"/>
          <w:sz w:val="24"/>
          <w:szCs w:val="24"/>
          <w:rPrChange w:id="9009" w:author="..." w:date="2018-06-12T18:12:00Z">
            <w:rPr>
              <w:rFonts w:hint="eastAsia"/>
            </w:rPr>
          </w:rPrChange>
        </w:rPr>
        <w:t>属性是对其他用户的使用做限制，当在同一用户下，不进行</w:t>
      </w:r>
      <w:r>
        <w:rPr>
          <w:rFonts w:ascii="Times New Roman" w:eastAsia="宋体" w:hAnsi="Times New Roman" w:cs="Times New Roman"/>
          <w:sz w:val="24"/>
          <w:szCs w:val="24"/>
          <w:rPrChange w:id="9010" w:author="..." w:date="2018-06-12T18:12:00Z">
            <w:rPr/>
          </w:rPrChange>
        </w:rPr>
        <w:t>permission</w:t>
      </w:r>
      <w:r>
        <w:rPr>
          <w:rFonts w:ascii="Times New Roman" w:eastAsia="宋体" w:hAnsi="Times New Roman" w:cs="Times New Roman" w:hint="eastAsia"/>
          <w:sz w:val="24"/>
          <w:szCs w:val="24"/>
          <w:rPrChange w:id="9011" w:author="..." w:date="2018-06-12T18:12:00Z">
            <w:rPr>
              <w:rFonts w:hint="eastAsia"/>
            </w:rPr>
          </w:rPrChange>
        </w:rPr>
        <w:t>检查，即</w:t>
      </w:r>
      <w:r>
        <w:rPr>
          <w:rFonts w:ascii="Times New Roman" w:eastAsia="宋体" w:hAnsi="Times New Roman" w:cs="Times New Roman"/>
          <w:sz w:val="24"/>
          <w:szCs w:val="24"/>
          <w:rPrChange w:id="9012" w:author="..." w:date="2018-06-12T18:12:00Z">
            <w:rPr/>
          </w:rPrChange>
        </w:rPr>
        <w:t>Shareuserid</w:t>
      </w:r>
      <w:r>
        <w:rPr>
          <w:rFonts w:ascii="Times New Roman" w:eastAsia="宋体" w:hAnsi="Times New Roman" w:cs="Times New Roman" w:hint="eastAsia"/>
          <w:sz w:val="24"/>
          <w:szCs w:val="24"/>
          <w:rPrChange w:id="9013" w:author="..." w:date="2018-06-12T18:12:00Z">
            <w:rPr>
              <w:rFonts w:hint="eastAsia"/>
            </w:rPr>
          </w:rPrChange>
        </w:rPr>
        <w:t>相同，同一用户情况下，两个</w:t>
      </w:r>
      <w:r>
        <w:rPr>
          <w:rFonts w:ascii="Times New Roman" w:eastAsia="宋体" w:hAnsi="Times New Roman" w:cs="Times New Roman"/>
          <w:sz w:val="24"/>
          <w:szCs w:val="24"/>
          <w:rPrChange w:id="9014" w:author="..." w:date="2018-06-12T18:12:00Z">
            <w:rPr/>
          </w:rPrChange>
        </w:rPr>
        <w:t>app</w:t>
      </w:r>
      <w:r>
        <w:rPr>
          <w:rFonts w:ascii="Times New Roman" w:eastAsia="宋体" w:hAnsi="Times New Roman" w:cs="Times New Roman" w:hint="eastAsia"/>
          <w:sz w:val="24"/>
          <w:szCs w:val="24"/>
          <w:rPrChange w:id="9015" w:author="..." w:date="2018-06-12T18:12:00Z">
            <w:rPr>
              <w:rFonts w:hint="eastAsia"/>
            </w:rPr>
          </w:rPrChange>
        </w:rPr>
        <w:t>可以相互调用各组件，即使目标</w:t>
      </w:r>
      <w:r>
        <w:rPr>
          <w:rFonts w:ascii="Times New Roman" w:eastAsia="宋体" w:hAnsi="Times New Roman" w:cs="Times New Roman"/>
          <w:sz w:val="24"/>
          <w:szCs w:val="24"/>
          <w:rPrChange w:id="9016" w:author="..." w:date="2018-06-12T18:12:00Z">
            <w:rPr/>
          </w:rPrChange>
        </w:rPr>
        <w:t>app2</w:t>
      </w:r>
      <w:r>
        <w:rPr>
          <w:rFonts w:ascii="Times New Roman" w:eastAsia="宋体" w:hAnsi="Times New Roman" w:cs="Times New Roman" w:hint="eastAsia"/>
          <w:sz w:val="24"/>
          <w:szCs w:val="24"/>
          <w:rPrChange w:id="9017" w:author="..." w:date="2018-06-12T18:12:00Z">
            <w:rPr>
              <w:rFonts w:hint="eastAsia"/>
            </w:rPr>
          </w:rPrChange>
        </w:rPr>
        <w:t>的</w:t>
      </w:r>
      <w:r>
        <w:rPr>
          <w:rFonts w:ascii="Times New Roman" w:eastAsia="宋体" w:hAnsi="Times New Roman" w:cs="Times New Roman"/>
          <w:sz w:val="24"/>
          <w:szCs w:val="24"/>
          <w:rPrChange w:id="9018" w:author="..." w:date="2018-06-12T18:12:00Z">
            <w:rPr/>
          </w:rPrChange>
        </w:rPr>
        <w:t>component</w:t>
      </w:r>
      <w:r>
        <w:rPr>
          <w:rFonts w:ascii="Times New Roman" w:eastAsia="宋体" w:hAnsi="Times New Roman" w:cs="Times New Roman" w:hint="eastAsia"/>
          <w:sz w:val="24"/>
          <w:szCs w:val="24"/>
          <w:rPrChange w:id="9019" w:author="..." w:date="2018-06-12T18:12:00Z">
            <w:rPr>
              <w:rFonts w:hint="eastAsia"/>
            </w:rPr>
          </w:rPrChange>
        </w:rPr>
        <w:t>添加了</w:t>
      </w:r>
      <w:r>
        <w:rPr>
          <w:rFonts w:ascii="Times New Roman" w:eastAsia="宋体" w:hAnsi="Times New Roman" w:cs="Times New Roman"/>
          <w:sz w:val="24"/>
          <w:szCs w:val="24"/>
          <w:rPrChange w:id="9020" w:author="..." w:date="2018-06-12T18:12:00Z">
            <w:rPr/>
          </w:rPrChange>
        </w:rPr>
        <w:t>permission</w:t>
      </w:r>
      <w:r>
        <w:rPr>
          <w:rFonts w:ascii="Times New Roman" w:eastAsia="宋体" w:hAnsi="Times New Roman" w:cs="Times New Roman" w:hint="eastAsia"/>
          <w:sz w:val="24"/>
          <w:szCs w:val="24"/>
          <w:rPrChange w:id="9021" w:author="..." w:date="2018-06-12T18:12:00Z">
            <w:rPr>
              <w:rFonts w:hint="eastAsia"/>
            </w:rPr>
          </w:rPrChange>
        </w:rPr>
        <w:t>，</w:t>
      </w:r>
      <w:r>
        <w:rPr>
          <w:rFonts w:ascii="Times New Roman" w:eastAsia="宋体" w:hAnsi="Times New Roman" w:cs="Times New Roman"/>
          <w:sz w:val="24"/>
          <w:szCs w:val="24"/>
          <w:rPrChange w:id="9022" w:author="..." w:date="2018-06-12T18:12:00Z">
            <w:rPr/>
          </w:rPrChange>
        </w:rPr>
        <w:t>app1</w:t>
      </w:r>
      <w:r>
        <w:rPr>
          <w:rFonts w:ascii="Times New Roman" w:eastAsia="宋体" w:hAnsi="Times New Roman" w:cs="Times New Roman" w:hint="eastAsia"/>
          <w:sz w:val="24"/>
          <w:szCs w:val="24"/>
          <w:rPrChange w:id="9023" w:author="..." w:date="2018-06-12T18:12:00Z">
            <w:rPr>
              <w:rFonts w:hint="eastAsia"/>
            </w:rPr>
          </w:rPrChange>
        </w:rPr>
        <w:t>没有使用</w:t>
      </w:r>
      <w:r>
        <w:rPr>
          <w:rFonts w:ascii="Times New Roman" w:eastAsia="宋体" w:hAnsi="Times New Roman" w:cs="Times New Roman"/>
          <w:sz w:val="24"/>
          <w:szCs w:val="24"/>
          <w:rPrChange w:id="9024" w:author="..." w:date="2018-06-12T18:12:00Z">
            <w:rPr/>
          </w:rPrChange>
        </w:rPr>
        <w:t>&lt;uses-permission&gt;</w:t>
      </w:r>
      <w:r>
        <w:rPr>
          <w:rFonts w:ascii="Times New Roman" w:eastAsia="宋体" w:hAnsi="Times New Roman" w:cs="Times New Roman" w:hint="eastAsia"/>
          <w:sz w:val="24"/>
          <w:szCs w:val="24"/>
          <w:rPrChange w:id="9025" w:author="..." w:date="2018-06-12T18:12:00Z">
            <w:rPr>
              <w:rFonts w:hint="eastAsia"/>
            </w:rPr>
          </w:rPrChange>
        </w:rPr>
        <w:t>进行声明，依旧可以调用，所以</w:t>
      </w:r>
      <w:r>
        <w:rPr>
          <w:rFonts w:ascii="Times New Roman" w:eastAsia="宋体" w:hAnsi="Times New Roman" w:cs="Times New Roman"/>
          <w:sz w:val="24"/>
          <w:szCs w:val="24"/>
          <w:rPrChange w:id="9026" w:author="..." w:date="2018-06-12T18:12:00Z">
            <w:rPr/>
          </w:rPrChange>
        </w:rPr>
        <w:t>permission</w:t>
      </w:r>
      <w:r>
        <w:rPr>
          <w:rFonts w:ascii="Times New Roman" w:eastAsia="宋体" w:hAnsi="Times New Roman" w:cs="Times New Roman" w:hint="eastAsia"/>
          <w:sz w:val="24"/>
          <w:szCs w:val="24"/>
          <w:rPrChange w:id="9027" w:author="..." w:date="2018-06-12T18:12:00Z">
            <w:rPr>
              <w:rFonts w:hint="eastAsia"/>
            </w:rPr>
          </w:rPrChange>
        </w:rPr>
        <w:t>是对其它用户做限制。</w:t>
      </w:r>
    </w:p>
    <w:p w:rsidR="00F76376" w:rsidRDefault="00F76376">
      <w:pPr>
        <w:ind w:firstLine="420"/>
        <w:rPr>
          <w:ins w:id="9028" w:author="..." w:date="2018-06-12T15:09:00Z"/>
        </w:rPr>
      </w:pPr>
    </w:p>
    <w:p w:rsidR="00F76376" w:rsidRDefault="00F76376">
      <w:pPr>
        <w:ind w:firstLine="420"/>
        <w:rPr>
          <w:ins w:id="9029" w:author="..." w:date="2018-06-12T15:09:00Z"/>
        </w:rPr>
      </w:pPr>
    </w:p>
    <w:p w:rsidR="00F76376" w:rsidRDefault="00F76376">
      <w:pPr>
        <w:ind w:firstLine="420"/>
        <w:rPr>
          <w:ins w:id="9030" w:author="..." w:date="2018-06-12T15:09:00Z"/>
        </w:rPr>
      </w:pPr>
    </w:p>
    <w:p w:rsidR="00F76376" w:rsidRDefault="00F76376">
      <w:pPr>
        <w:ind w:firstLine="420"/>
        <w:rPr>
          <w:ins w:id="9031" w:author="..." w:date="2018-06-12T15:09:00Z"/>
        </w:rPr>
      </w:pPr>
    </w:p>
    <w:p w:rsidR="00F76376" w:rsidRDefault="00F76376">
      <w:pPr>
        <w:ind w:firstLine="420"/>
        <w:rPr>
          <w:ins w:id="9032" w:author="..." w:date="2018-06-12T15:09:00Z"/>
        </w:rPr>
      </w:pPr>
    </w:p>
    <w:p w:rsidR="00F76376" w:rsidRDefault="00F76376">
      <w:pPr>
        <w:ind w:firstLine="420"/>
        <w:rPr>
          <w:ins w:id="9033" w:author="..." w:date="2018-06-12T15:09:00Z"/>
        </w:rPr>
      </w:pPr>
    </w:p>
    <w:p w:rsidR="00F76376" w:rsidRDefault="00F76376">
      <w:pPr>
        <w:ind w:firstLine="420"/>
        <w:rPr>
          <w:ins w:id="9034" w:author="..." w:date="2018-06-12T15:09:00Z"/>
        </w:rPr>
      </w:pPr>
    </w:p>
    <w:p w:rsidR="00F76376" w:rsidRDefault="00F76376">
      <w:pPr>
        <w:ind w:firstLine="420"/>
        <w:rPr>
          <w:ins w:id="9035" w:author="..." w:date="2018-06-12T15:09:00Z"/>
        </w:rPr>
      </w:pPr>
    </w:p>
    <w:p w:rsidR="00F76376" w:rsidRDefault="00F76376">
      <w:pPr>
        <w:ind w:firstLine="420"/>
        <w:rPr>
          <w:ins w:id="9036" w:author="..." w:date="2018-06-12T15:09:00Z"/>
        </w:rPr>
      </w:pPr>
    </w:p>
    <w:p w:rsidR="00F76376" w:rsidRDefault="00F76376">
      <w:pPr>
        <w:ind w:firstLine="420"/>
        <w:rPr>
          <w:ins w:id="9037" w:author="..." w:date="2018-06-12T15:09:00Z"/>
        </w:rPr>
      </w:pPr>
    </w:p>
    <w:p w:rsidR="00F76376" w:rsidRDefault="00F76376">
      <w:pPr>
        <w:ind w:firstLine="420"/>
        <w:rPr>
          <w:ins w:id="9038" w:author="..." w:date="2018-06-12T15:09:00Z"/>
        </w:rPr>
      </w:pPr>
    </w:p>
    <w:p w:rsidR="00F76376" w:rsidRDefault="00F76376">
      <w:pPr>
        <w:ind w:firstLine="420"/>
        <w:rPr>
          <w:ins w:id="9039" w:author="..." w:date="2018-06-12T15:09:00Z"/>
        </w:rPr>
      </w:pPr>
    </w:p>
    <w:p w:rsidR="00F76376" w:rsidRDefault="00F76376">
      <w:pPr>
        <w:ind w:firstLine="420"/>
        <w:rPr>
          <w:ins w:id="9040" w:author="..." w:date="2018-06-12T15:09:00Z"/>
        </w:rPr>
      </w:pPr>
    </w:p>
    <w:p w:rsidR="00F76376" w:rsidRDefault="00F76376">
      <w:pPr>
        <w:ind w:firstLine="420"/>
        <w:rPr>
          <w:ins w:id="9041" w:author="..." w:date="2018-06-12T15:09:00Z"/>
        </w:rPr>
      </w:pPr>
    </w:p>
    <w:p w:rsidR="00F76376" w:rsidRDefault="00F76376">
      <w:pPr>
        <w:ind w:firstLine="420"/>
        <w:rPr>
          <w:ins w:id="9042" w:author="..." w:date="2018-06-12T15:09:00Z"/>
        </w:rPr>
      </w:pPr>
    </w:p>
    <w:p w:rsidR="00F76376" w:rsidRDefault="00F76376">
      <w:pPr>
        <w:ind w:firstLine="420"/>
        <w:rPr>
          <w:ins w:id="9043" w:author="..." w:date="2018-06-12T15:09:00Z"/>
        </w:rPr>
      </w:pPr>
    </w:p>
    <w:p w:rsidR="00F76376" w:rsidRDefault="00F76376">
      <w:pPr>
        <w:ind w:firstLine="420"/>
        <w:rPr>
          <w:ins w:id="9044" w:author="..." w:date="2018-06-12T15:09:00Z"/>
        </w:rPr>
      </w:pPr>
    </w:p>
    <w:p w:rsidR="00F76376" w:rsidRDefault="00F76376">
      <w:pPr>
        <w:ind w:firstLine="420"/>
        <w:rPr>
          <w:ins w:id="9045" w:author="..." w:date="2018-06-12T15:09:00Z"/>
        </w:rPr>
      </w:pPr>
    </w:p>
    <w:p w:rsidR="00F76376" w:rsidRDefault="00F76376">
      <w:pPr>
        <w:ind w:firstLine="420"/>
        <w:rPr>
          <w:ins w:id="9046" w:author="..." w:date="2018-06-12T15:09:00Z"/>
        </w:rPr>
      </w:pPr>
    </w:p>
    <w:p w:rsidR="00F76376" w:rsidRDefault="00F76376">
      <w:pPr>
        <w:ind w:firstLine="420"/>
        <w:rPr>
          <w:ins w:id="9047" w:author="..." w:date="2018-06-12T15:09:00Z"/>
        </w:rPr>
      </w:pPr>
    </w:p>
    <w:p w:rsidR="00F76376" w:rsidRDefault="00F76376">
      <w:pPr>
        <w:ind w:firstLine="420"/>
        <w:rPr>
          <w:ins w:id="9048" w:author="..." w:date="2018-06-12T15:09:00Z"/>
        </w:rPr>
      </w:pPr>
    </w:p>
    <w:p w:rsidR="00F76376" w:rsidRDefault="00F76376">
      <w:pPr>
        <w:ind w:firstLine="420"/>
        <w:rPr>
          <w:ins w:id="9049" w:author="..." w:date="2018-06-12T15:09:00Z"/>
        </w:rPr>
      </w:pPr>
    </w:p>
    <w:p w:rsidR="00F76376" w:rsidRDefault="00F76376">
      <w:pPr>
        <w:ind w:firstLine="420"/>
        <w:rPr>
          <w:ins w:id="9050" w:author="..." w:date="2018-06-12T15:09:00Z"/>
        </w:rPr>
      </w:pPr>
    </w:p>
    <w:p w:rsidR="00F76376" w:rsidRDefault="00F76376">
      <w:pPr>
        <w:ind w:firstLine="420"/>
        <w:rPr>
          <w:ins w:id="9051" w:author="..." w:date="2018-06-12T16:02:00Z"/>
        </w:rPr>
      </w:pPr>
    </w:p>
    <w:p w:rsidR="00F76376" w:rsidRDefault="00F76376">
      <w:pPr>
        <w:ind w:firstLine="420"/>
        <w:rPr>
          <w:ins w:id="9052" w:author="..." w:date="2018-06-12T15:09:00Z"/>
        </w:rPr>
      </w:pPr>
    </w:p>
    <w:p w:rsidR="00F76376" w:rsidRDefault="00F76376">
      <w:pPr>
        <w:ind w:firstLine="420"/>
        <w:rPr>
          <w:ins w:id="9053" w:author="..." w:date="2018-06-12T15:09:00Z"/>
        </w:rPr>
      </w:pPr>
    </w:p>
    <w:p w:rsidR="00F76376" w:rsidRDefault="00F76376">
      <w:pPr>
        <w:ind w:firstLine="420"/>
        <w:rPr>
          <w:ins w:id="9054" w:author="Windows 用户" w:date="2018-06-12T20:06:00Z"/>
        </w:rPr>
      </w:pPr>
    </w:p>
    <w:p w:rsidR="005C58AE" w:rsidRDefault="005C58AE">
      <w:pPr>
        <w:ind w:firstLine="420"/>
      </w:pPr>
    </w:p>
    <w:p w:rsidR="00F76376" w:rsidRPr="00C62114"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9055" w:author="Windows 用户" w:date="2018-06-12T19:03:00Z">
            <w:rPr/>
          </w:rPrChange>
        </w:rPr>
        <w:pPrChange w:id="9056" w:author="Windows 用户" w:date="2018-06-12T19:03:00Z">
          <w:pPr>
            <w:pStyle w:val="1"/>
            <w:jc w:val="center"/>
          </w:pPr>
        </w:pPrChange>
      </w:pPr>
      <w:bookmarkStart w:id="9057" w:name="_Toc516102722"/>
      <w:bookmarkStart w:id="9058" w:name="_Toc516593075"/>
      <w:r w:rsidRPr="00C62114">
        <w:rPr>
          <w:rFonts w:ascii="Times New Roman" w:eastAsia="黑体" w:hAnsi="Times New Roman" w:cs="Times New Roman"/>
          <w:b/>
          <w:bCs/>
          <w:sz w:val="30"/>
          <w:szCs w:val="30"/>
          <w:rPrChange w:id="9059" w:author="Windows 用户" w:date="2018-06-12T19:03:00Z">
            <w:rPr/>
          </w:rPrChange>
        </w:rPr>
        <w:lastRenderedPageBreak/>
        <w:t xml:space="preserve">6 </w:t>
      </w:r>
      <w:r w:rsidRPr="00C62114">
        <w:rPr>
          <w:rFonts w:ascii="Times New Roman" w:eastAsia="黑体" w:hAnsi="Times New Roman" w:cs="Times New Roman" w:hint="eastAsia"/>
          <w:b/>
          <w:bCs/>
          <w:sz w:val="30"/>
          <w:szCs w:val="30"/>
          <w:rPrChange w:id="9060" w:author="Windows 用户" w:date="2018-06-12T19:03:00Z">
            <w:rPr>
              <w:rFonts w:hint="eastAsia"/>
            </w:rPr>
          </w:rPrChange>
        </w:rPr>
        <w:t>组件间通信的权限分析</w:t>
      </w:r>
      <w:bookmarkEnd w:id="9057"/>
      <w:bookmarkEnd w:id="9058"/>
    </w:p>
    <w:p w:rsidR="00F76376" w:rsidRDefault="00793F6E">
      <w:pPr>
        <w:ind w:firstLineChars="200" w:firstLine="480"/>
      </w:pPr>
      <w:r>
        <w:rPr>
          <w:rFonts w:ascii="Times New Roman" w:eastAsia="宋体" w:hAnsi="Times New Roman" w:cs="Times New Roman"/>
          <w:sz w:val="24"/>
          <w:szCs w:val="24"/>
          <w:rPrChange w:id="9061" w:author="..." w:date="2018-06-12T16:59:00Z">
            <w:rPr/>
          </w:rPrChange>
        </w:rPr>
        <w:t>Intent(</w:t>
      </w:r>
      <w:r>
        <w:rPr>
          <w:rFonts w:ascii="Times New Roman" w:eastAsia="宋体" w:hAnsi="Times New Roman" w:cs="Times New Roman" w:hint="eastAsia"/>
          <w:sz w:val="24"/>
          <w:szCs w:val="24"/>
          <w:rPrChange w:id="9062" w:author="..." w:date="2018-06-12T16:59:00Z">
            <w:rPr>
              <w:rFonts w:hint="eastAsia"/>
            </w:rPr>
          </w:rPrChange>
        </w:rPr>
        <w:t>意图</w:t>
      </w:r>
      <w:r>
        <w:rPr>
          <w:rFonts w:ascii="Times New Roman" w:eastAsia="宋体" w:hAnsi="Times New Roman" w:cs="Times New Roman"/>
          <w:sz w:val="24"/>
          <w:szCs w:val="24"/>
          <w:rPrChange w:id="9063" w:author="..." w:date="2018-06-12T16:59:00Z">
            <w:rPr/>
          </w:rPrChange>
        </w:rPr>
        <w:t>)</w:t>
      </w:r>
      <w:r>
        <w:rPr>
          <w:rFonts w:ascii="Times New Roman" w:eastAsia="宋体" w:hAnsi="Times New Roman" w:cs="Times New Roman" w:hint="eastAsia"/>
          <w:sz w:val="24"/>
          <w:szCs w:val="24"/>
          <w:rPrChange w:id="9064" w:author="..." w:date="2018-06-12T16:59:00Z">
            <w:rPr>
              <w:rFonts w:hint="eastAsia"/>
            </w:rPr>
          </w:rPrChange>
        </w:rPr>
        <w:t>在</w:t>
      </w:r>
      <w:r>
        <w:rPr>
          <w:rFonts w:ascii="Times New Roman" w:eastAsia="宋体" w:hAnsi="Times New Roman" w:cs="Times New Roman"/>
          <w:sz w:val="24"/>
          <w:szCs w:val="24"/>
          <w:rPrChange w:id="9065" w:author="..." w:date="2018-06-12T16:59:00Z">
            <w:rPr/>
          </w:rPrChange>
        </w:rPr>
        <w:t>Android</w:t>
      </w:r>
      <w:r>
        <w:rPr>
          <w:rFonts w:ascii="Times New Roman" w:eastAsia="宋体" w:hAnsi="Times New Roman" w:cs="Times New Roman" w:hint="eastAsia"/>
          <w:sz w:val="24"/>
          <w:szCs w:val="24"/>
          <w:rPrChange w:id="9066" w:author="..." w:date="2018-06-12T16:59:00Z">
            <w:rPr>
              <w:rFonts w:hint="eastAsia"/>
            </w:rPr>
          </w:rPrChange>
        </w:rPr>
        <w:t>中是一个十分重要的组件，它是连接不同应用的桥梁和纽带。</w:t>
      </w:r>
      <w:r>
        <w:rPr>
          <w:rFonts w:ascii="Times New Roman" w:eastAsia="宋体" w:hAnsi="Times New Roman" w:cs="Times New Roman"/>
          <w:sz w:val="24"/>
          <w:szCs w:val="24"/>
          <w:rPrChange w:id="9067" w:author="..." w:date="2018-06-12T16:59:00Z">
            <w:rPr/>
          </w:rPrChange>
        </w:rPr>
        <w:t>Intent</w:t>
      </w:r>
      <w:r>
        <w:rPr>
          <w:rFonts w:ascii="Times New Roman" w:eastAsia="宋体" w:hAnsi="Times New Roman" w:cs="Times New Roman" w:hint="eastAsia"/>
          <w:sz w:val="24"/>
          <w:szCs w:val="24"/>
          <w:rPrChange w:id="9068" w:author="..." w:date="2018-06-12T16:59:00Z">
            <w:rPr>
              <w:rFonts w:hint="eastAsia"/>
            </w:rPr>
          </w:rPrChange>
        </w:rPr>
        <w:t>的使用分为二个方面一个是发出</w:t>
      </w:r>
      <w:r>
        <w:rPr>
          <w:rFonts w:ascii="Times New Roman" w:eastAsia="宋体" w:hAnsi="Times New Roman" w:cs="Times New Roman"/>
          <w:sz w:val="24"/>
          <w:szCs w:val="24"/>
          <w:rPrChange w:id="9069" w:author="..." w:date="2018-06-12T16:59:00Z">
            <w:rPr/>
          </w:rPrChange>
        </w:rPr>
        <w:t>Intent</w:t>
      </w:r>
      <w:r>
        <w:rPr>
          <w:rFonts w:ascii="Times New Roman" w:eastAsia="宋体" w:hAnsi="Times New Roman" w:cs="Times New Roman" w:hint="eastAsia"/>
          <w:sz w:val="24"/>
          <w:szCs w:val="24"/>
          <w:rPrChange w:id="9070" w:author="..." w:date="2018-06-12T16:59:00Z">
            <w:rPr>
              <w:rFonts w:hint="eastAsia"/>
            </w:rPr>
          </w:rPrChange>
        </w:rPr>
        <w:t>，另一个则是接收</w:t>
      </w:r>
      <w:r>
        <w:rPr>
          <w:rFonts w:ascii="Times New Roman" w:eastAsia="宋体" w:hAnsi="Times New Roman" w:cs="Times New Roman"/>
          <w:sz w:val="24"/>
          <w:szCs w:val="24"/>
          <w:rPrChange w:id="9071" w:author="..." w:date="2018-06-12T16:59:00Z">
            <w:rPr/>
          </w:rPrChange>
        </w:rPr>
        <w:t>Intent</w:t>
      </w:r>
      <w:r>
        <w:rPr>
          <w:rFonts w:ascii="Times New Roman" w:eastAsia="宋体" w:hAnsi="Times New Roman" w:cs="Times New Roman" w:hint="eastAsia"/>
          <w:sz w:val="24"/>
          <w:szCs w:val="24"/>
          <w:rPrChange w:id="9072" w:author="..." w:date="2018-06-12T16:59:00Z">
            <w:rPr>
              <w:rFonts w:hint="eastAsia"/>
            </w:rPr>
          </w:rPrChange>
        </w:rPr>
        <w:t>。</w:t>
      </w:r>
    </w:p>
    <w:p w:rsidR="00F76376" w:rsidRPr="009E6D02"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9073" w:author="Windows 用户" w:date="2018-06-12T19:07:00Z">
            <w:rPr/>
          </w:rPrChange>
        </w:rPr>
        <w:pPrChange w:id="9074" w:author="Windows 用户" w:date="2018-06-12T19:07:00Z">
          <w:pPr>
            <w:pStyle w:val="2"/>
          </w:pPr>
        </w:pPrChange>
      </w:pPr>
      <w:bookmarkStart w:id="9075" w:name="_Toc516593076"/>
      <w:r w:rsidRPr="009E6D02">
        <w:rPr>
          <w:rFonts w:ascii="Times New Roman" w:eastAsia="宋体" w:hAnsi="Times New Roman" w:cs="Times New Roman"/>
          <w:b/>
          <w:bCs/>
          <w:color w:val="000000"/>
          <w:sz w:val="28"/>
          <w:szCs w:val="28"/>
          <w:rPrChange w:id="9076" w:author="Windows 用户" w:date="2018-06-12T19:07:00Z">
            <w:rPr/>
          </w:rPrChange>
        </w:rPr>
        <w:t>6.1 Intent</w:t>
      </w:r>
      <w:r w:rsidRPr="009E6D02">
        <w:rPr>
          <w:rFonts w:ascii="Times New Roman" w:eastAsia="宋体" w:hAnsi="Times New Roman" w:cs="Times New Roman" w:hint="eastAsia"/>
          <w:b/>
          <w:bCs/>
          <w:color w:val="000000"/>
          <w:sz w:val="28"/>
          <w:szCs w:val="28"/>
          <w:rPrChange w:id="9077" w:author="Windows 用户" w:date="2018-06-12T19:07:00Z">
            <w:rPr>
              <w:rFonts w:hint="eastAsia"/>
            </w:rPr>
          </w:rPrChange>
        </w:rPr>
        <w:t>的隐式启动</w:t>
      </w:r>
      <w:bookmarkEnd w:id="9075"/>
    </w:p>
    <w:p w:rsidR="00F76376" w:rsidRPr="00F76376" w:rsidRDefault="00793F6E">
      <w:pPr>
        <w:pStyle w:val="aa"/>
        <w:spacing w:line="400" w:lineRule="exact"/>
        <w:ind w:firstLine="480"/>
        <w:rPr>
          <w:rFonts w:ascii="Times New Roman" w:eastAsia="宋体" w:hAnsi="Times New Roman" w:cs="Times New Roman"/>
          <w:sz w:val="24"/>
          <w:szCs w:val="24"/>
          <w:rPrChange w:id="9078" w:author="..." w:date="2018-06-12T17:00:00Z">
            <w:rPr/>
          </w:rPrChange>
        </w:rPr>
        <w:pPrChange w:id="9079" w:author="Windows 用户" w:date="2018-06-12T20:06:00Z">
          <w:pPr>
            <w:ind w:firstLine="420"/>
          </w:pPr>
        </w:pPrChange>
      </w:pPr>
      <w:r>
        <w:rPr>
          <w:rFonts w:ascii="Times New Roman" w:eastAsia="宋体" w:hAnsi="Times New Roman" w:cs="Times New Roman"/>
          <w:sz w:val="24"/>
          <w:szCs w:val="24"/>
          <w:rPrChange w:id="9080" w:author="..." w:date="2018-06-12T17:00:00Z">
            <w:rPr/>
          </w:rPrChange>
        </w:rPr>
        <w:t>Intent</w:t>
      </w:r>
      <w:r>
        <w:rPr>
          <w:rFonts w:ascii="Times New Roman" w:eastAsia="宋体" w:hAnsi="Times New Roman" w:cs="Times New Roman" w:hint="eastAsia"/>
          <w:sz w:val="24"/>
          <w:szCs w:val="24"/>
          <w:rPrChange w:id="9081" w:author="..." w:date="2018-06-12T17:00:00Z">
            <w:rPr>
              <w:rFonts w:hint="eastAsia"/>
            </w:rPr>
          </w:rPrChange>
        </w:rPr>
        <w:t>的显示启动就是直接指定需要启动的</w:t>
      </w:r>
      <w:r>
        <w:rPr>
          <w:rFonts w:ascii="Times New Roman" w:eastAsia="宋体" w:hAnsi="Times New Roman" w:cs="Times New Roman"/>
          <w:sz w:val="24"/>
          <w:szCs w:val="24"/>
          <w:rPrChange w:id="9082" w:author="..." w:date="2018-06-12T17:00:00Z">
            <w:rPr/>
          </w:rPrChange>
        </w:rPr>
        <w:t>activity</w:t>
      </w:r>
      <w:r>
        <w:rPr>
          <w:rFonts w:ascii="Times New Roman" w:eastAsia="宋体" w:hAnsi="Times New Roman" w:cs="Times New Roman" w:hint="eastAsia"/>
          <w:sz w:val="24"/>
          <w:szCs w:val="24"/>
          <w:rPrChange w:id="9083" w:author="..." w:date="2018-06-12T17:00:00Z">
            <w:rPr>
              <w:rFonts w:hint="eastAsia"/>
            </w:rPr>
          </w:rPrChange>
        </w:rPr>
        <w:t>，可以唯一确定一个</w:t>
      </w:r>
      <w:r>
        <w:rPr>
          <w:rFonts w:ascii="Times New Roman" w:eastAsia="宋体" w:hAnsi="Times New Roman" w:cs="Times New Roman"/>
          <w:sz w:val="24"/>
          <w:szCs w:val="24"/>
          <w:rPrChange w:id="9084" w:author="..." w:date="2018-06-12T17:00:00Z">
            <w:rPr/>
          </w:rPrChange>
        </w:rPr>
        <w:t>Activity</w:t>
      </w:r>
      <w:r>
        <w:rPr>
          <w:rFonts w:ascii="Times New Roman" w:eastAsia="宋体" w:hAnsi="Times New Roman" w:cs="Times New Roman" w:hint="eastAsia"/>
          <w:sz w:val="24"/>
          <w:szCs w:val="24"/>
          <w:rPrChange w:id="9085" w:author="..." w:date="2018-06-12T17:00:00Z">
            <w:rPr>
              <w:rFonts w:hint="eastAsia"/>
            </w:rPr>
          </w:rPrChange>
        </w:rPr>
        <w:t>，意图明确。隐式启动不明确指定启动哪个</w:t>
      </w:r>
      <w:r>
        <w:rPr>
          <w:rFonts w:ascii="Times New Roman" w:eastAsia="宋体" w:hAnsi="Times New Roman" w:cs="Times New Roman"/>
          <w:sz w:val="24"/>
          <w:szCs w:val="24"/>
          <w:rPrChange w:id="9086" w:author="..." w:date="2018-06-12T17:00:00Z">
            <w:rPr/>
          </w:rPrChange>
        </w:rPr>
        <w:t>Activity</w:t>
      </w:r>
      <w:r>
        <w:rPr>
          <w:rFonts w:ascii="Times New Roman" w:eastAsia="宋体" w:hAnsi="Times New Roman" w:cs="Times New Roman" w:hint="eastAsia"/>
          <w:sz w:val="24"/>
          <w:szCs w:val="24"/>
          <w:rPrChange w:id="9087" w:author="..." w:date="2018-06-12T17:00:00Z">
            <w:rPr>
              <w:rFonts w:hint="eastAsia"/>
            </w:rPr>
          </w:rPrChange>
        </w:rPr>
        <w:t>，而是设置</w:t>
      </w:r>
      <w:r>
        <w:rPr>
          <w:rFonts w:ascii="Times New Roman" w:eastAsia="宋体" w:hAnsi="Times New Roman" w:cs="Times New Roman"/>
          <w:sz w:val="24"/>
          <w:szCs w:val="24"/>
          <w:rPrChange w:id="9088" w:author="..." w:date="2018-06-12T17:00:00Z">
            <w:rPr/>
          </w:rPrChange>
        </w:rPr>
        <w:t>Action</w:t>
      </w:r>
      <w:r>
        <w:rPr>
          <w:rFonts w:ascii="Times New Roman" w:eastAsia="宋体" w:hAnsi="Times New Roman" w:cs="Times New Roman" w:hint="eastAsia"/>
          <w:sz w:val="24"/>
          <w:szCs w:val="24"/>
          <w:rPrChange w:id="9089" w:author="..." w:date="2018-06-12T17:00:00Z">
            <w:rPr>
              <w:rFonts w:hint="eastAsia"/>
            </w:rPr>
          </w:rPrChange>
        </w:rPr>
        <w:t>、</w:t>
      </w:r>
      <w:r>
        <w:rPr>
          <w:rFonts w:ascii="Times New Roman" w:eastAsia="宋体" w:hAnsi="Times New Roman" w:cs="Times New Roman"/>
          <w:sz w:val="24"/>
          <w:szCs w:val="24"/>
          <w:rPrChange w:id="9090" w:author="..." w:date="2018-06-12T17:00:00Z">
            <w:rPr/>
          </w:rPrChange>
        </w:rPr>
        <w:t>Data</w:t>
      </w:r>
      <w:r>
        <w:rPr>
          <w:rFonts w:ascii="Times New Roman" w:eastAsia="宋体" w:hAnsi="Times New Roman" w:cs="Times New Roman" w:hint="eastAsia"/>
          <w:sz w:val="24"/>
          <w:szCs w:val="24"/>
          <w:rPrChange w:id="9091" w:author="..." w:date="2018-06-12T17:00:00Z">
            <w:rPr>
              <w:rFonts w:hint="eastAsia"/>
            </w:rPr>
          </w:rPrChange>
        </w:rPr>
        <w:t>、</w:t>
      </w:r>
      <w:r>
        <w:rPr>
          <w:rFonts w:ascii="Times New Roman" w:eastAsia="宋体" w:hAnsi="Times New Roman" w:cs="Times New Roman"/>
          <w:sz w:val="24"/>
          <w:szCs w:val="24"/>
          <w:rPrChange w:id="9092" w:author="..." w:date="2018-06-12T17:00:00Z">
            <w:rPr/>
          </w:rPrChange>
        </w:rPr>
        <w:t>Category</w:t>
      </w:r>
      <w:r>
        <w:rPr>
          <w:rFonts w:ascii="Times New Roman" w:eastAsia="宋体" w:hAnsi="Times New Roman" w:cs="Times New Roman" w:hint="eastAsia"/>
          <w:sz w:val="24"/>
          <w:szCs w:val="24"/>
          <w:rPrChange w:id="9093" w:author="..." w:date="2018-06-12T17:00:00Z">
            <w:rPr>
              <w:rFonts w:hint="eastAsia"/>
            </w:rPr>
          </w:rPrChange>
        </w:rPr>
        <w:t>，让系统来筛选出合适的</w:t>
      </w:r>
      <w:r>
        <w:rPr>
          <w:rFonts w:ascii="Times New Roman" w:eastAsia="宋体" w:hAnsi="Times New Roman" w:cs="Times New Roman"/>
          <w:sz w:val="24"/>
          <w:szCs w:val="24"/>
          <w:rPrChange w:id="9094" w:author="..." w:date="2018-06-12T17:00:00Z">
            <w:rPr/>
          </w:rPrChange>
        </w:rPr>
        <w:t>Activity</w:t>
      </w:r>
      <w:r>
        <w:rPr>
          <w:rFonts w:ascii="Times New Roman" w:eastAsia="宋体" w:hAnsi="Times New Roman" w:cs="Times New Roman" w:hint="eastAsia"/>
          <w:sz w:val="24"/>
          <w:szCs w:val="24"/>
          <w:rPrChange w:id="9095" w:author="..." w:date="2018-06-12T17:00:00Z">
            <w:rPr>
              <w:rFonts w:hint="eastAsia"/>
            </w:rPr>
          </w:rPrChange>
        </w:rPr>
        <w:t>，筛选是根据所有的</w:t>
      </w:r>
      <w:r>
        <w:rPr>
          <w:rFonts w:ascii="Times New Roman" w:eastAsia="宋体" w:hAnsi="Times New Roman" w:cs="Times New Roman"/>
          <w:sz w:val="24"/>
          <w:szCs w:val="24"/>
          <w:rPrChange w:id="9096" w:author="..." w:date="2018-06-12T17:00:00Z">
            <w:rPr/>
          </w:rPrChange>
        </w:rPr>
        <w:t>&lt;intent-filter&gt;</w:t>
      </w:r>
      <w:r>
        <w:rPr>
          <w:rFonts w:ascii="Times New Roman" w:eastAsia="宋体" w:hAnsi="Times New Roman" w:cs="Times New Roman" w:hint="eastAsia"/>
          <w:sz w:val="24"/>
          <w:szCs w:val="24"/>
          <w:rPrChange w:id="9097" w:author="..." w:date="2018-06-12T17:00:00Z">
            <w:rPr>
              <w:rFonts w:hint="eastAsia"/>
            </w:rPr>
          </w:rPrChange>
        </w:rPr>
        <w:t>来筛选。</w:t>
      </w:r>
    </w:p>
    <w:p w:rsidR="00F76376" w:rsidRPr="00F76376" w:rsidRDefault="00793F6E">
      <w:pPr>
        <w:pStyle w:val="aa"/>
        <w:spacing w:line="400" w:lineRule="exact"/>
        <w:ind w:firstLine="480"/>
        <w:rPr>
          <w:del w:id="9098" w:author="..." w:date="2018-06-12T18:12:00Z"/>
          <w:rFonts w:ascii="Times New Roman" w:eastAsia="宋体" w:hAnsi="Times New Roman" w:cs="Times New Roman"/>
          <w:sz w:val="24"/>
          <w:szCs w:val="24"/>
          <w:rPrChange w:id="9099" w:author="..." w:date="2018-06-12T18:12:00Z">
            <w:rPr>
              <w:del w:id="9100" w:author="..." w:date="2018-06-12T18:12:00Z"/>
            </w:rPr>
          </w:rPrChange>
        </w:rPr>
        <w:pPrChange w:id="9101" w:author="Windows 用户" w:date="2018-06-12T20:06:00Z">
          <w:pPr>
            <w:pStyle w:val="aa"/>
            <w:ind w:left="360" w:firstLineChars="0" w:firstLine="0"/>
          </w:pPr>
        </w:pPrChange>
      </w:pPr>
      <w:r>
        <w:rPr>
          <w:rFonts w:ascii="Times New Roman" w:eastAsia="宋体" w:hAnsi="Times New Roman" w:cs="Times New Roman"/>
          <w:sz w:val="24"/>
          <w:szCs w:val="24"/>
          <w:rPrChange w:id="9102" w:author="..." w:date="2018-06-12T18:12:00Z">
            <w:rPr/>
          </w:rPrChange>
        </w:rPr>
        <w:t>APP2.activity</w:t>
      </w:r>
      <w:r>
        <w:rPr>
          <w:rFonts w:ascii="Times New Roman" w:eastAsia="宋体" w:hAnsi="Times New Roman" w:cs="Times New Roman" w:hint="eastAsia"/>
          <w:sz w:val="24"/>
          <w:szCs w:val="24"/>
          <w:rPrChange w:id="9103" w:author="..." w:date="2018-06-12T18:12:00Z">
            <w:rPr>
              <w:rFonts w:hint="eastAsia"/>
            </w:rPr>
          </w:rPrChange>
        </w:rPr>
        <w:t>中有一个</w:t>
      </w:r>
      <w:r>
        <w:rPr>
          <w:rFonts w:ascii="Times New Roman" w:eastAsia="宋体" w:hAnsi="Times New Roman" w:cs="Times New Roman"/>
          <w:sz w:val="24"/>
          <w:szCs w:val="24"/>
          <w:rPrChange w:id="9104" w:author="..." w:date="2018-06-12T18:12:00Z">
            <w:rPr/>
          </w:rPrChange>
        </w:rPr>
        <w:t>intentFilter</w:t>
      </w:r>
      <w:r>
        <w:rPr>
          <w:rFonts w:ascii="Times New Roman" w:eastAsia="宋体" w:hAnsi="Times New Roman" w:cs="Times New Roman" w:hint="eastAsia"/>
          <w:sz w:val="24"/>
          <w:szCs w:val="24"/>
          <w:rPrChange w:id="9105" w:author="..." w:date="2018-06-12T18:12:00Z">
            <w:rPr>
              <w:rFonts w:hint="eastAsia"/>
            </w:rPr>
          </w:rPrChange>
        </w:rPr>
        <w:t>，观察能否从</w:t>
      </w:r>
      <w:r>
        <w:rPr>
          <w:rFonts w:ascii="Times New Roman" w:eastAsia="宋体" w:hAnsi="Times New Roman" w:cs="Times New Roman"/>
          <w:sz w:val="24"/>
          <w:szCs w:val="24"/>
          <w:rPrChange w:id="9106" w:author="..." w:date="2018-06-12T18:12:00Z">
            <w:rPr/>
          </w:rPrChange>
        </w:rPr>
        <w:t>APP1</w:t>
      </w:r>
      <w:r>
        <w:rPr>
          <w:rFonts w:ascii="Times New Roman" w:eastAsia="宋体" w:hAnsi="Times New Roman" w:cs="Times New Roman" w:hint="eastAsia"/>
          <w:sz w:val="24"/>
          <w:szCs w:val="24"/>
          <w:rPrChange w:id="9107" w:author="..." w:date="2018-06-12T18:12:00Z">
            <w:rPr>
              <w:rFonts w:hint="eastAsia"/>
            </w:rPr>
          </w:rPrChange>
        </w:rPr>
        <w:t>通过发送该</w:t>
      </w:r>
      <w:r>
        <w:rPr>
          <w:rFonts w:ascii="Times New Roman" w:eastAsia="宋体" w:hAnsi="Times New Roman" w:cs="Times New Roman"/>
          <w:sz w:val="24"/>
          <w:szCs w:val="24"/>
          <w:rPrChange w:id="9108" w:author="..." w:date="2018-06-12T18:12:00Z">
            <w:rPr/>
          </w:rPrChange>
        </w:rPr>
        <w:t>intent</w:t>
      </w:r>
      <w:r>
        <w:rPr>
          <w:rFonts w:ascii="Times New Roman" w:eastAsia="宋体" w:hAnsi="Times New Roman" w:cs="Times New Roman" w:hint="eastAsia"/>
          <w:sz w:val="24"/>
          <w:szCs w:val="24"/>
          <w:rPrChange w:id="9109" w:author="..." w:date="2018-06-12T18:12:00Z">
            <w:rPr>
              <w:rFonts w:hint="eastAsia"/>
            </w:rPr>
          </w:rPrChange>
        </w:rPr>
        <w:t>启动</w:t>
      </w:r>
      <w:r>
        <w:rPr>
          <w:rFonts w:ascii="Times New Roman" w:eastAsia="宋体" w:hAnsi="Times New Roman" w:cs="Times New Roman"/>
          <w:sz w:val="24"/>
          <w:szCs w:val="24"/>
          <w:rPrChange w:id="9110" w:author="..." w:date="2018-06-12T18:12:00Z">
            <w:rPr/>
          </w:rPrChange>
        </w:rPr>
        <w:t>APP2.activity</w:t>
      </w:r>
      <w:r>
        <w:rPr>
          <w:rFonts w:ascii="Times New Roman" w:eastAsia="宋体" w:hAnsi="Times New Roman" w:cs="Times New Roman" w:hint="eastAsia"/>
          <w:sz w:val="24"/>
          <w:szCs w:val="24"/>
          <w:rPrChange w:id="9111" w:author="..." w:date="2018-06-12T18:12:00Z">
            <w:rPr>
              <w:rFonts w:hint="eastAsia"/>
            </w:rPr>
          </w:rPrChange>
        </w:rPr>
        <w:t>。</w:t>
      </w:r>
    </w:p>
    <w:p w:rsidR="00F76376" w:rsidRPr="00F76376" w:rsidRDefault="00F76376">
      <w:pPr>
        <w:pStyle w:val="aa"/>
        <w:spacing w:line="400" w:lineRule="exact"/>
        <w:ind w:firstLine="480"/>
        <w:rPr>
          <w:del w:id="9112" w:author="..." w:date="2018-06-12T18:12:00Z"/>
          <w:rFonts w:ascii="Times New Roman" w:eastAsia="宋体" w:hAnsi="Times New Roman" w:cs="Times New Roman"/>
          <w:sz w:val="24"/>
          <w:szCs w:val="24"/>
          <w:rPrChange w:id="9113" w:author="..." w:date="2018-06-12T18:12:00Z">
            <w:rPr>
              <w:del w:id="9114" w:author="..." w:date="2018-06-12T18:12:00Z"/>
            </w:rPr>
          </w:rPrChange>
        </w:rPr>
        <w:pPrChange w:id="9115" w:author="Windows 用户" w:date="2018-06-12T20:06:00Z">
          <w:pPr>
            <w:pStyle w:val="aa"/>
            <w:ind w:left="1080" w:firstLineChars="0" w:firstLine="0"/>
          </w:pPr>
        </w:pPrChange>
      </w:pPr>
    </w:p>
    <w:p w:rsidR="00F76376" w:rsidRPr="00F76376" w:rsidRDefault="00793F6E">
      <w:pPr>
        <w:pStyle w:val="aa"/>
        <w:spacing w:line="400" w:lineRule="exact"/>
        <w:ind w:firstLine="480"/>
        <w:rPr>
          <w:rFonts w:ascii="Times New Roman" w:eastAsia="宋体" w:hAnsi="Times New Roman" w:cs="Times New Roman"/>
          <w:sz w:val="24"/>
          <w:szCs w:val="24"/>
          <w:rPrChange w:id="9116" w:author="..." w:date="2018-06-12T16:02:00Z">
            <w:rPr/>
          </w:rPrChange>
        </w:rPr>
        <w:pPrChange w:id="9117" w:author="Windows 用户" w:date="2018-06-12T20:06:00Z">
          <w:pPr>
            <w:pStyle w:val="aa"/>
            <w:ind w:left="1080" w:firstLineChars="0" w:firstLine="0"/>
          </w:pPr>
        </w:pPrChange>
      </w:pPr>
      <w:r>
        <w:rPr>
          <w:rFonts w:ascii="Times New Roman" w:eastAsia="宋体" w:hAnsi="Times New Roman" w:cs="Times New Roman" w:hint="eastAsia"/>
          <w:sz w:val="24"/>
          <w:szCs w:val="24"/>
          <w:rPrChange w:id="9118" w:author="..." w:date="2018-06-12T18:12:00Z">
            <w:rPr>
              <w:rFonts w:hint="eastAsia"/>
            </w:rPr>
          </w:rPrChange>
        </w:rPr>
        <w:t>在项目</w:t>
      </w:r>
      <w:ins w:id="9119" w:author="..." w:date="2018-06-12T17:02:00Z">
        <w:r>
          <w:rPr>
            <w:rFonts w:ascii="Times New Roman" w:eastAsia="宋体" w:hAnsi="Times New Roman" w:cs="Times New Roman" w:hint="eastAsia"/>
            <w:sz w:val="24"/>
            <w:szCs w:val="24"/>
          </w:rPr>
          <w:t>APP</w:t>
        </w:r>
      </w:ins>
      <w:del w:id="9120" w:author="..." w:date="2018-06-12T17:02:00Z">
        <w:r>
          <w:rPr>
            <w:rFonts w:ascii="Times New Roman" w:eastAsia="宋体" w:hAnsi="Times New Roman" w:cs="Times New Roman"/>
            <w:sz w:val="24"/>
            <w:szCs w:val="24"/>
            <w:rPrChange w:id="9121" w:author="..." w:date="2018-06-12T18:12:00Z">
              <w:rPr/>
            </w:rPrChange>
          </w:rPr>
          <w:delText>app</w:delText>
        </w:r>
      </w:del>
      <w:r>
        <w:rPr>
          <w:rFonts w:ascii="Times New Roman" w:eastAsia="宋体" w:hAnsi="Times New Roman" w:cs="Times New Roman"/>
          <w:sz w:val="24"/>
          <w:szCs w:val="24"/>
          <w:rPrChange w:id="9122" w:author="..." w:date="2018-06-12T18:12:00Z">
            <w:rPr/>
          </w:rPrChange>
        </w:rPr>
        <w:t>2</w:t>
      </w:r>
      <w:r>
        <w:rPr>
          <w:rFonts w:ascii="Times New Roman" w:eastAsia="宋体" w:hAnsi="Times New Roman" w:cs="Times New Roman" w:hint="eastAsia"/>
          <w:sz w:val="24"/>
          <w:szCs w:val="24"/>
          <w:rPrChange w:id="9123" w:author="..." w:date="2018-06-12T18:12:00Z">
            <w:rPr>
              <w:rFonts w:hint="eastAsia"/>
            </w:rPr>
          </w:rPrChange>
        </w:rPr>
        <w:t>的</w:t>
      </w:r>
      <w:r>
        <w:rPr>
          <w:rFonts w:ascii="Times New Roman" w:eastAsia="宋体" w:hAnsi="Times New Roman" w:cs="Times New Roman"/>
          <w:sz w:val="24"/>
          <w:szCs w:val="24"/>
          <w:rPrChange w:id="9124" w:author="..." w:date="2018-06-12T18:12:00Z">
            <w:rPr/>
          </w:rPrChange>
        </w:rPr>
        <w:t>Androidmanifest.xml</w:t>
      </w:r>
      <w:r>
        <w:rPr>
          <w:rFonts w:ascii="Times New Roman" w:eastAsia="宋体" w:hAnsi="Times New Roman" w:cs="Times New Roman" w:hint="eastAsia"/>
          <w:sz w:val="24"/>
          <w:szCs w:val="24"/>
          <w:rPrChange w:id="9125" w:author="..." w:date="2018-06-12T18:12:00Z">
            <w:rPr>
              <w:rFonts w:hint="eastAsia"/>
            </w:rPr>
          </w:rPrChange>
        </w:rPr>
        <w:t>中</w:t>
      </w:r>
      <w:r>
        <w:rPr>
          <w:rFonts w:ascii="Times New Roman" w:eastAsia="宋体" w:hAnsi="Times New Roman" w:cs="Times New Roman"/>
          <w:sz w:val="24"/>
          <w:szCs w:val="24"/>
          <w:rPrChange w:id="9126" w:author="..." w:date="2018-06-12T18:12:00Z">
            <w:rPr/>
          </w:rPrChange>
        </w:rPr>
        <w:t>thirdActivity</w:t>
      </w:r>
      <w:r>
        <w:rPr>
          <w:rFonts w:ascii="Times New Roman" w:eastAsia="宋体" w:hAnsi="Times New Roman" w:cs="Times New Roman" w:hint="eastAsia"/>
          <w:sz w:val="24"/>
          <w:szCs w:val="24"/>
          <w:rPrChange w:id="9127" w:author="..." w:date="2018-06-12T18:12:00Z">
            <w:rPr>
              <w:rFonts w:hint="eastAsia"/>
            </w:rPr>
          </w:rPrChange>
        </w:rPr>
        <w:t>添加：</w:t>
      </w:r>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28" w:author="..." w:date="2018-06-12T17:00:00Z"/>
          <w:rFonts w:ascii="Times New Roman" w:eastAsia="宋体" w:hAnsi="Times New Roman"/>
          <w:rPrChange w:id="9129" w:author="Windows 用户" w:date="2018-06-12T20:06:00Z">
            <w:rPr>
              <w:del w:id="9130" w:author="..." w:date="2018-06-12T17:00:00Z"/>
            </w:rPr>
          </w:rPrChange>
        </w:rPr>
        <w:pPrChange w:id="9131" w:author="Windows 用户" w:date="2018-06-12T20:06:00Z">
          <w:pPr>
            <w:shd w:val="clear" w:color="auto" w:fill="E7E6E6" w:themeFill="background2"/>
            <w:ind w:left="1080" w:firstLine="420"/>
          </w:pPr>
        </w:pPrChange>
      </w:pPr>
      <w:del w:id="9132" w:author="..." w:date="2018-06-12T17:00:00Z">
        <w:r w:rsidRPr="00294358">
          <w:rPr>
            <w:rFonts w:ascii="Times New Roman" w:eastAsia="宋体" w:hAnsi="Times New Roman"/>
            <w:rPrChange w:id="9133" w:author="Windows 用户" w:date="2018-06-12T20:06:00Z">
              <w:rPr/>
            </w:rPrChange>
          </w:rPr>
          <w:delText>&lt;activity android:name=".ThirdActivity"&gt;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34" w:author="..." w:date="2018-06-12T17:00:00Z"/>
          <w:rFonts w:ascii="Times New Roman" w:eastAsia="宋体" w:hAnsi="Times New Roman"/>
          <w:rPrChange w:id="9135" w:author="Windows 用户" w:date="2018-06-12T20:06:00Z">
            <w:rPr>
              <w:del w:id="9136" w:author="..." w:date="2018-06-12T17:00:00Z"/>
            </w:rPr>
          </w:rPrChange>
        </w:rPr>
        <w:pPrChange w:id="9137" w:author="Windows 用户" w:date="2018-06-12T20:06:00Z">
          <w:pPr>
            <w:pStyle w:val="aa"/>
            <w:shd w:val="clear" w:color="auto" w:fill="E7E6E6" w:themeFill="background2"/>
            <w:ind w:left="1080"/>
          </w:pPr>
        </w:pPrChange>
      </w:pPr>
      <w:del w:id="9138" w:author="..." w:date="2018-06-12T17:00:00Z">
        <w:r w:rsidRPr="00294358">
          <w:rPr>
            <w:rFonts w:ascii="Times New Roman" w:eastAsia="宋体" w:hAnsi="Times New Roman"/>
            <w:rPrChange w:id="9139" w:author="Windows 用户" w:date="2018-06-12T20:06:00Z">
              <w:rPr/>
            </w:rPrChange>
          </w:rPr>
          <w:delText>&lt;intent-filter&gt;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40" w:author="..." w:date="2018-06-12T17:00:00Z"/>
          <w:rFonts w:ascii="Times New Roman" w:eastAsia="宋体" w:hAnsi="Times New Roman"/>
          <w:rPrChange w:id="9141" w:author="Windows 用户" w:date="2018-06-12T20:06:00Z">
            <w:rPr>
              <w:del w:id="9142" w:author="..." w:date="2018-06-12T17:00:00Z"/>
            </w:rPr>
          </w:rPrChange>
        </w:rPr>
        <w:pPrChange w:id="9143" w:author="Windows 用户" w:date="2018-06-12T20:06:00Z">
          <w:pPr>
            <w:pStyle w:val="aa"/>
            <w:shd w:val="clear" w:color="auto" w:fill="E7E6E6" w:themeFill="background2"/>
            <w:ind w:left="1080"/>
          </w:pPr>
        </w:pPrChange>
      </w:pPr>
      <w:del w:id="9144" w:author="..." w:date="2018-06-12T17:00:00Z">
        <w:r w:rsidRPr="00294358">
          <w:rPr>
            <w:rFonts w:ascii="Times New Roman" w:eastAsia="宋体" w:hAnsi="Times New Roman"/>
            <w:rPrChange w:id="9145" w:author="Windows 用户" w:date="2018-06-12T20:06:00Z">
              <w:rPr/>
            </w:rPrChange>
          </w:rPr>
          <w:delText>&lt;action android:name="com.demo.app2.thirdactivity_MyAction" /&gt;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46" w:author="..." w:date="2018-06-12T17:00:00Z"/>
          <w:rFonts w:ascii="Times New Roman" w:eastAsia="宋体" w:hAnsi="Times New Roman"/>
          <w:rPrChange w:id="9147" w:author="Windows 用户" w:date="2018-06-12T20:06:00Z">
            <w:rPr>
              <w:del w:id="9148" w:author="..." w:date="2018-06-12T17:00:00Z"/>
            </w:rPr>
          </w:rPrChange>
        </w:rPr>
        <w:pPrChange w:id="9149" w:author="Windows 用户" w:date="2018-06-12T20:06:00Z">
          <w:pPr>
            <w:pStyle w:val="aa"/>
            <w:shd w:val="clear" w:color="auto" w:fill="E7E6E6" w:themeFill="background2"/>
            <w:ind w:left="1080"/>
          </w:pPr>
        </w:pPrChange>
      </w:pPr>
      <w:del w:id="9150" w:author="..." w:date="2018-06-12T17:00:00Z">
        <w:r w:rsidRPr="00294358">
          <w:rPr>
            <w:rFonts w:ascii="Times New Roman" w:eastAsia="宋体" w:hAnsi="Times New Roman"/>
            <w:rPrChange w:id="9151" w:author="Windows 用户" w:date="2018-06-12T20:06:00Z">
              <w:rPr/>
            </w:rPrChange>
          </w:rPr>
          <w:delText>&lt;category android:name="android.intent.category.DEFAULT" /&gt;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52" w:author="..." w:date="2018-06-12T17:00:00Z"/>
          <w:rFonts w:ascii="Times New Roman" w:eastAsia="宋体" w:hAnsi="Times New Roman"/>
          <w:rPrChange w:id="9153" w:author="Windows 用户" w:date="2018-06-12T20:06:00Z">
            <w:rPr>
              <w:del w:id="9154" w:author="..." w:date="2018-06-12T17:00:00Z"/>
            </w:rPr>
          </w:rPrChange>
        </w:rPr>
        <w:pPrChange w:id="9155" w:author="Windows 用户" w:date="2018-06-12T20:06:00Z">
          <w:pPr>
            <w:pStyle w:val="aa"/>
            <w:shd w:val="clear" w:color="auto" w:fill="E7E6E6" w:themeFill="background2"/>
            <w:ind w:left="1080"/>
          </w:pPr>
        </w:pPrChange>
      </w:pPr>
      <w:del w:id="9156" w:author="..." w:date="2018-06-12T17:00:00Z">
        <w:r w:rsidRPr="00294358">
          <w:rPr>
            <w:rFonts w:ascii="Times New Roman" w:eastAsia="宋体" w:hAnsi="Times New Roman"/>
            <w:rPrChange w:id="9157" w:author="Windows 用户" w:date="2018-06-12T20:06:00Z">
              <w:rPr/>
            </w:rPrChange>
          </w:rPr>
          <w:delText>&lt;/intent-filter&gt;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del w:id="9158" w:author="..." w:date="2018-06-12T17:00:00Z"/>
          <w:rFonts w:ascii="Times New Roman" w:eastAsia="宋体" w:hAnsi="Times New Roman"/>
          <w:rPrChange w:id="9159" w:author="Windows 用户" w:date="2018-06-12T20:06:00Z">
            <w:rPr>
              <w:del w:id="9160" w:author="..." w:date="2018-06-12T17:00:00Z"/>
            </w:rPr>
          </w:rPrChange>
        </w:rPr>
        <w:pPrChange w:id="9161" w:author="Windows 用户" w:date="2018-06-12T20:06:00Z">
          <w:pPr>
            <w:pStyle w:val="aa"/>
            <w:shd w:val="clear" w:color="auto" w:fill="E7E6E6" w:themeFill="background2"/>
            <w:ind w:left="1080" w:firstLineChars="0" w:firstLine="0"/>
          </w:pPr>
        </w:pPrChange>
      </w:pPr>
      <w:del w:id="9162" w:author="..." w:date="2018-06-12T17:00:00Z">
        <w:r w:rsidRPr="00294358">
          <w:rPr>
            <w:rFonts w:ascii="Times New Roman" w:eastAsia="宋体" w:hAnsi="Times New Roman"/>
            <w:rPrChange w:id="9163" w:author="Windows 用户" w:date="2018-06-12T20:06:00Z">
              <w:rPr/>
            </w:rPrChange>
          </w:rPr>
          <w:delText>&lt;/activity&gt;</w:delText>
        </w:r>
      </w:del>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164" w:author="..." w:date="2018-06-12T17:00:00Z"/>
          <w:rFonts w:ascii="Times New Roman" w:eastAsia="宋体" w:hAnsi="Times New Roman"/>
          <w:rPrChange w:id="9165" w:author="Windows 用户" w:date="2018-06-12T20:06:00Z">
            <w:rPr>
              <w:ins w:id="9166" w:author="..." w:date="2018-06-12T17:00:00Z"/>
            </w:rPr>
          </w:rPrChange>
        </w:rPr>
        <w:pPrChange w:id="9167" w:author="Windows 用户" w:date="2018-06-12T20:06:00Z">
          <w:pPr>
            <w:pStyle w:val="aa"/>
            <w:ind w:left="1080" w:firstLineChars="0" w:firstLine="0"/>
          </w:pPr>
        </w:pPrChange>
      </w:pPr>
      <w:ins w:id="9168" w:author="..." w:date="2018-06-12T17:00:00Z">
        <w:r w:rsidRPr="00294358">
          <w:rPr>
            <w:rFonts w:ascii="Times New Roman" w:eastAsia="宋体" w:hAnsi="Times New Roman"/>
            <w:rPrChange w:id="9169" w:author="Windows 用户" w:date="2018-06-12T20:06:00Z">
              <w:rPr/>
            </w:rPrChange>
          </w:rPr>
          <w:t>&lt;activity android:name=".ThirdActivity"&gt;</w:t>
        </w:r>
      </w:ins>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170" w:author="..." w:date="2018-06-12T17:00:00Z"/>
          <w:rFonts w:ascii="Times New Roman" w:eastAsia="宋体" w:hAnsi="Times New Roman"/>
          <w:rPrChange w:id="9171" w:author="Windows 用户" w:date="2018-06-12T20:06:00Z">
            <w:rPr>
              <w:ins w:id="9172" w:author="..." w:date="2018-06-12T17:00:00Z"/>
            </w:rPr>
          </w:rPrChange>
        </w:rPr>
        <w:pPrChange w:id="9173" w:author="Windows 用户" w:date="2018-06-12T20:06:00Z">
          <w:pPr>
            <w:pStyle w:val="aa"/>
            <w:ind w:left="1080" w:firstLineChars="0" w:firstLine="0"/>
          </w:pPr>
        </w:pPrChange>
      </w:pPr>
      <w:ins w:id="9174" w:author="..." w:date="2018-06-12T17:00:00Z">
        <w:r w:rsidRPr="00294358">
          <w:rPr>
            <w:rFonts w:ascii="Times New Roman" w:eastAsia="宋体" w:hAnsi="Times New Roman"/>
            <w:rPrChange w:id="9175" w:author="Windows 用户" w:date="2018-06-12T20:06:00Z">
              <w:rPr/>
            </w:rPrChange>
          </w:rPr>
          <w:t>&lt;intent-filter&gt;</w:t>
        </w:r>
      </w:ins>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176" w:author="..." w:date="2018-06-12T17:00:00Z"/>
          <w:rFonts w:ascii="Times New Roman" w:eastAsia="宋体" w:hAnsi="Times New Roman"/>
          <w:rPrChange w:id="9177" w:author="Windows 用户" w:date="2018-06-12T20:06:00Z">
            <w:rPr>
              <w:ins w:id="9178" w:author="..." w:date="2018-06-12T17:00:00Z"/>
            </w:rPr>
          </w:rPrChange>
        </w:rPr>
        <w:pPrChange w:id="9179" w:author="Windows 用户" w:date="2018-06-12T20:06:00Z">
          <w:pPr>
            <w:pStyle w:val="aa"/>
            <w:ind w:left="1080" w:firstLineChars="0" w:firstLine="0"/>
          </w:pPr>
        </w:pPrChange>
      </w:pPr>
      <w:ins w:id="9180" w:author="..." w:date="2018-06-12T17:00:00Z">
        <w:r w:rsidRPr="00294358">
          <w:rPr>
            <w:rFonts w:ascii="Times New Roman" w:eastAsia="宋体" w:hAnsi="Times New Roman"/>
            <w:rPrChange w:id="9181" w:author="Windows 用户" w:date="2018-06-12T20:06:00Z">
              <w:rPr/>
            </w:rPrChange>
          </w:rPr>
          <w:t>&lt;action android:name="com.demo.app2.thirdactivity_MyAction" /&gt;</w:t>
        </w:r>
      </w:ins>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182" w:author="..." w:date="2018-06-12T17:00:00Z"/>
          <w:rFonts w:ascii="Times New Roman" w:eastAsia="宋体" w:hAnsi="Times New Roman"/>
          <w:rPrChange w:id="9183" w:author="Windows 用户" w:date="2018-06-12T20:06:00Z">
            <w:rPr>
              <w:ins w:id="9184" w:author="..." w:date="2018-06-12T17:00:00Z"/>
            </w:rPr>
          </w:rPrChange>
        </w:rPr>
        <w:pPrChange w:id="9185" w:author="Windows 用户" w:date="2018-06-12T20:06:00Z">
          <w:pPr>
            <w:pStyle w:val="aa"/>
            <w:ind w:left="1080" w:firstLineChars="0" w:firstLine="0"/>
          </w:pPr>
        </w:pPrChange>
      </w:pPr>
      <w:ins w:id="9186" w:author="..." w:date="2018-06-12T17:00:00Z">
        <w:r w:rsidRPr="00294358">
          <w:rPr>
            <w:rFonts w:ascii="Times New Roman" w:eastAsia="宋体" w:hAnsi="Times New Roman"/>
            <w:rPrChange w:id="9187" w:author="Windows 用户" w:date="2018-06-12T20:06:00Z">
              <w:rPr/>
            </w:rPrChange>
          </w:rPr>
          <w:t>&lt;category android:name="android.intent.category.DEFAULT" /&gt;</w:t>
        </w:r>
      </w:ins>
    </w:p>
    <w:p w:rsidR="00F76376" w:rsidRPr="00294358"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188" w:author="..." w:date="2018-06-12T17:00:00Z"/>
          <w:rFonts w:ascii="Times New Roman" w:eastAsia="宋体" w:hAnsi="Times New Roman"/>
          <w:rPrChange w:id="9189" w:author="Windows 用户" w:date="2018-06-12T20:06:00Z">
            <w:rPr>
              <w:ins w:id="9190" w:author="..." w:date="2018-06-12T17:00:00Z"/>
            </w:rPr>
          </w:rPrChange>
        </w:rPr>
        <w:pPrChange w:id="9191" w:author="Windows 用户" w:date="2018-06-12T20:06:00Z">
          <w:pPr>
            <w:pStyle w:val="aa"/>
            <w:ind w:left="1080" w:firstLineChars="0" w:firstLine="0"/>
          </w:pPr>
        </w:pPrChange>
      </w:pPr>
      <w:ins w:id="9192" w:author="..." w:date="2018-06-12T17:00:00Z">
        <w:r w:rsidRPr="00294358">
          <w:rPr>
            <w:rFonts w:ascii="Times New Roman" w:eastAsia="宋体" w:hAnsi="Times New Roman"/>
            <w:rPrChange w:id="9193" w:author="Windows 用户" w:date="2018-06-12T20:06:00Z">
              <w:rPr/>
            </w:rPrChange>
          </w:rPr>
          <w:t>&lt;/intent-filter&gt;</w:t>
        </w:r>
      </w:ins>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pPrChange w:id="9194" w:author="Windows 用户" w:date="2018-06-12T20:06:00Z">
          <w:pPr>
            <w:pStyle w:val="aa"/>
            <w:ind w:left="1080" w:firstLineChars="0" w:firstLine="0"/>
          </w:pPr>
        </w:pPrChange>
      </w:pPr>
      <w:ins w:id="9195" w:author="..." w:date="2018-06-12T17:00:00Z">
        <w:r w:rsidRPr="00294358">
          <w:rPr>
            <w:rFonts w:ascii="Times New Roman" w:eastAsia="宋体" w:hAnsi="Times New Roman"/>
            <w:rPrChange w:id="9196" w:author="Windows 用户" w:date="2018-06-12T20:06:00Z">
              <w:rPr/>
            </w:rPrChange>
          </w:rPr>
          <w:t>&lt;/activity&gt;</w:t>
        </w:r>
      </w:ins>
    </w:p>
    <w:p w:rsidR="00F76376" w:rsidRPr="00F76376" w:rsidRDefault="00793F6E">
      <w:pPr>
        <w:pStyle w:val="aa"/>
        <w:spacing w:line="400" w:lineRule="exact"/>
        <w:ind w:firstLine="480"/>
        <w:rPr>
          <w:del w:id="9197" w:author="..." w:date="2018-06-12T17:00:00Z"/>
          <w:rFonts w:ascii="Times New Roman" w:eastAsia="宋体" w:hAnsi="Times New Roman" w:cs="Times New Roman"/>
          <w:sz w:val="24"/>
          <w:szCs w:val="24"/>
          <w:rPrChange w:id="9198" w:author="..." w:date="2018-06-12T17:00:00Z">
            <w:rPr>
              <w:del w:id="9199" w:author="..." w:date="2018-06-12T17:00:00Z"/>
            </w:rPr>
          </w:rPrChange>
        </w:rPr>
        <w:pPrChange w:id="9200" w:author="Windows 用户" w:date="2018-06-12T20:07:00Z">
          <w:pPr>
            <w:pStyle w:val="aa"/>
            <w:ind w:left="1080" w:firstLineChars="0" w:firstLine="0"/>
          </w:pPr>
        </w:pPrChange>
      </w:pPr>
      <w:ins w:id="9201" w:author="..." w:date="2018-06-12T17:00:00Z">
        <w:r>
          <w:rPr>
            <w:rFonts w:ascii="Times New Roman" w:eastAsia="宋体" w:hAnsi="Times New Roman" w:cs="Times New Roman" w:hint="eastAsia"/>
            <w:sz w:val="24"/>
            <w:szCs w:val="24"/>
          </w:rPr>
          <w:t>运行</w:t>
        </w:r>
      </w:ins>
      <w:ins w:id="9202" w:author="..." w:date="2018-06-12T17:02:00Z">
        <w:r>
          <w:rPr>
            <w:rFonts w:ascii="Times New Roman" w:eastAsia="宋体" w:hAnsi="Times New Roman" w:cs="Times New Roman" w:hint="eastAsia"/>
            <w:sz w:val="24"/>
            <w:szCs w:val="24"/>
          </w:rPr>
          <w:t>APP</w:t>
        </w:r>
      </w:ins>
      <w:ins w:id="9203" w:author="..." w:date="2018-06-12T17:00:00Z">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，点击</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App2:ThirdActivity</w:t>
        </w:r>
        <w:r>
          <w:rPr>
            <w:rFonts w:ascii="Times New Roman" w:eastAsia="宋体" w:hAnsi="Times New Roman" w:cs="Times New Roman" w:hint="eastAsia"/>
            <w:sz w:val="24"/>
            <w:szCs w:val="24"/>
          </w:rPr>
          <w:t>”：启动成功。</w:t>
        </w:r>
      </w:ins>
      <w:del w:id="9204" w:author="..." w:date="2018-06-12T17:00:00Z">
        <w:r>
          <w:rPr>
            <w:rFonts w:ascii="Times New Roman" w:eastAsia="宋体" w:hAnsi="Times New Roman" w:cs="Times New Roman"/>
            <w:sz w:val="24"/>
            <w:szCs w:val="24"/>
            <w:rPrChange w:id="9205" w:author="..." w:date="2018-06-12T17:00:00Z">
              <w:rPr/>
            </w:rPrChange>
          </w:rPr>
          <w:delText xml:space="preserve">[1] </w:delText>
        </w:r>
        <w:r>
          <w:rPr>
            <w:rFonts w:ascii="Times New Roman" w:eastAsia="宋体" w:hAnsi="Times New Roman" w:cs="Times New Roman" w:hint="eastAsia"/>
            <w:sz w:val="24"/>
            <w:szCs w:val="24"/>
            <w:rPrChange w:id="9206" w:author="..." w:date="2018-06-12T17:00:00Z">
              <w:rPr>
                <w:rFonts w:hint="eastAsia"/>
              </w:rPr>
            </w:rPrChange>
          </w:rPr>
          <w:delText>运行</w:delText>
        </w:r>
        <w:r>
          <w:rPr>
            <w:rFonts w:ascii="Times New Roman" w:eastAsia="宋体" w:hAnsi="Times New Roman" w:cs="Times New Roman"/>
            <w:sz w:val="24"/>
            <w:szCs w:val="24"/>
            <w:rPrChange w:id="9207" w:author="..." w:date="2018-06-12T17:00:00Z">
              <w:rPr/>
            </w:rPrChange>
          </w:rPr>
          <w:delText>app1</w:delText>
        </w:r>
        <w:r>
          <w:rPr>
            <w:rFonts w:ascii="Times New Roman" w:eastAsia="宋体" w:hAnsi="Times New Roman" w:cs="Times New Roman" w:hint="eastAsia"/>
            <w:sz w:val="24"/>
            <w:szCs w:val="24"/>
            <w:rPrChange w:id="9208" w:author="..." w:date="2018-06-12T17:00:00Z">
              <w:rPr>
                <w:rFonts w:hint="eastAsia"/>
              </w:rPr>
            </w:rPrChange>
          </w:rPr>
          <w:delText>，点击</w:delText>
        </w:r>
        <w:r>
          <w:rPr>
            <w:rFonts w:ascii="Times New Roman" w:eastAsia="宋体" w:hAnsi="Times New Roman" w:cs="Times New Roman"/>
            <w:sz w:val="24"/>
            <w:szCs w:val="24"/>
            <w:rPrChange w:id="9209" w:author="..." w:date="2018-06-12T17:00:00Z">
              <w:rPr/>
            </w:rPrChange>
          </w:rPr>
          <w:delText>button</w:delText>
        </w:r>
        <w:r>
          <w:rPr>
            <w:rFonts w:ascii="Times New Roman" w:eastAsia="宋体" w:hAnsi="Times New Roman" w:cs="Times New Roman" w:hint="eastAsia"/>
            <w:sz w:val="24"/>
            <w:szCs w:val="24"/>
            <w:rPrChange w:id="9210" w:author="..." w:date="2018-06-12T17:00:00Z">
              <w:rPr>
                <w:rFonts w:hint="eastAsia"/>
              </w:rPr>
            </w:rPrChange>
          </w:rPr>
          <w:delText>：“</w:delText>
        </w:r>
        <w:r>
          <w:rPr>
            <w:rFonts w:ascii="Times New Roman" w:eastAsia="宋体" w:hAnsi="Times New Roman" w:cs="Times New Roman"/>
            <w:sz w:val="24"/>
            <w:szCs w:val="24"/>
            <w:rPrChange w:id="9211" w:author="..." w:date="2018-06-12T17:00:00Z">
              <w:rPr/>
            </w:rPrChange>
          </w:rPr>
          <w:delText>App2:ThirdActivity</w:delText>
        </w:r>
        <w:r>
          <w:rPr>
            <w:rFonts w:ascii="Times New Roman" w:eastAsia="宋体" w:hAnsi="Times New Roman" w:cs="Times New Roman" w:hint="eastAsia"/>
            <w:sz w:val="24"/>
            <w:szCs w:val="24"/>
            <w:rPrChange w:id="9212" w:author="..." w:date="2018-06-12T17:00:00Z">
              <w:rPr>
                <w:rFonts w:hint="eastAsia"/>
              </w:rPr>
            </w:rPrChange>
          </w:rPr>
          <w:delText>”：</w:delText>
        </w:r>
      </w:del>
    </w:p>
    <w:p w:rsidR="00F76376" w:rsidRPr="00F76376" w:rsidRDefault="00793F6E">
      <w:pPr>
        <w:pStyle w:val="aa"/>
        <w:spacing w:line="400" w:lineRule="exact"/>
        <w:ind w:firstLine="480"/>
        <w:jc w:val="left"/>
        <w:rPr>
          <w:del w:id="9213" w:author="..." w:date="2018-06-12T17:00:00Z"/>
          <w:rFonts w:ascii="Times New Roman" w:eastAsia="宋体" w:hAnsi="Times New Roman" w:cs="Times New Roman"/>
          <w:sz w:val="24"/>
          <w:szCs w:val="24"/>
          <w:rPrChange w:id="9214" w:author="..." w:date="2018-06-12T17:00:00Z">
            <w:rPr>
              <w:del w:id="9215" w:author="..." w:date="2018-06-12T17:00:00Z"/>
            </w:rPr>
          </w:rPrChange>
        </w:rPr>
        <w:pPrChange w:id="9216" w:author="Windows 用户" w:date="2018-06-12T20:07:00Z">
          <w:pPr>
            <w:pStyle w:val="aa"/>
            <w:ind w:left="1080" w:firstLineChars="0" w:firstLine="0"/>
          </w:pPr>
        </w:pPrChange>
      </w:pPr>
      <w:del w:id="9217" w:author="..." w:date="2018-06-12T17:00:00Z">
        <w:r>
          <w:rPr>
            <w:rFonts w:ascii="Times New Roman" w:eastAsia="宋体" w:hAnsi="Times New Roman" w:cs="Times New Roman"/>
            <w:noProof/>
            <w:sz w:val="24"/>
            <w:szCs w:val="24"/>
            <w:rPrChange w:id="9218" w:author="..." w:date="2018-06-12T17:00:00Z">
              <w:rPr>
                <w:noProof/>
              </w:rPr>
            </w:rPrChange>
          </w:rPr>
          <w:drawing>
            <wp:inline distT="0" distB="0" distL="0" distR="0" wp14:anchorId="03B97DD2" wp14:editId="7E1C9297">
              <wp:extent cx="2513965" cy="1132840"/>
              <wp:effectExtent l="0" t="0" r="635" b="1016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6"/>
                      <a:stretch>
                        <a:fillRect/>
                      </a:stretch>
                    </pic:blipFill>
                    <pic:spPr>
                      <a:xfrm>
                        <a:off x="0" y="0"/>
                        <a:ext cx="2514286" cy="1133333"/>
                      </a:xfrm>
                      <a:prstGeom prst="rect">
                        <a:avLst/>
                      </a:prstGeom>
                    </pic:spPr>
                  </pic:pic>
                </a:graphicData>
              </a:graphic>
            </wp:inline>
          </w:drawing>
        </w:r>
      </w:del>
    </w:p>
    <w:p w:rsidR="00F76376" w:rsidRPr="00F76376" w:rsidRDefault="00793F6E">
      <w:pPr>
        <w:pStyle w:val="aa"/>
        <w:spacing w:line="400" w:lineRule="exact"/>
        <w:ind w:firstLine="480"/>
        <w:jc w:val="left"/>
        <w:rPr>
          <w:del w:id="9219" w:author="..." w:date="2018-06-12T17:00:00Z"/>
          <w:rFonts w:ascii="Times New Roman" w:eastAsia="宋体" w:hAnsi="Times New Roman" w:cs="Times New Roman"/>
          <w:sz w:val="24"/>
          <w:szCs w:val="24"/>
          <w:rPrChange w:id="9220" w:author="..." w:date="2018-06-12T16:03:00Z">
            <w:rPr>
              <w:del w:id="9221" w:author="..." w:date="2018-06-12T17:00:00Z"/>
            </w:rPr>
          </w:rPrChange>
        </w:rPr>
        <w:pPrChange w:id="9222" w:author="Windows 用户" w:date="2018-06-12T20:07:00Z">
          <w:pPr>
            <w:pStyle w:val="aa"/>
            <w:ind w:firstLineChars="0"/>
          </w:pPr>
        </w:pPrChange>
      </w:pPr>
      <w:del w:id="9223" w:author="..." w:date="2018-06-12T17:00:00Z">
        <w:r>
          <w:rPr>
            <w:rFonts w:ascii="Times New Roman" w:eastAsia="宋体" w:hAnsi="Times New Roman" w:cs="Times New Roman" w:hint="eastAsia"/>
            <w:sz w:val="24"/>
            <w:szCs w:val="24"/>
            <w:rPrChange w:id="9224" w:author="..." w:date="2018-06-12T17:00:00Z">
              <w:rPr>
                <w:rFonts w:hint="eastAsia"/>
              </w:rPr>
            </w:rPrChange>
          </w:rPr>
          <w:delText>启动成功。</w:delText>
        </w:r>
      </w:del>
    </w:p>
    <w:p w:rsidR="00F76376" w:rsidRDefault="00F76376">
      <w:pPr>
        <w:pStyle w:val="aa"/>
        <w:spacing w:line="400" w:lineRule="exact"/>
        <w:jc w:val="left"/>
        <w:rPr>
          <w:del w:id="9225" w:author="..." w:date="2018-06-12T17:00:00Z"/>
        </w:rPr>
        <w:pPrChange w:id="9226" w:author="Windows 用户" w:date="2018-06-12T20:07:00Z">
          <w:pPr>
            <w:pStyle w:val="aa"/>
            <w:ind w:firstLineChars="0"/>
          </w:pPr>
        </w:pPrChange>
      </w:pPr>
    </w:p>
    <w:p w:rsidR="00F76376" w:rsidRDefault="00F76376">
      <w:pPr>
        <w:pStyle w:val="aa"/>
        <w:spacing w:line="400" w:lineRule="exact"/>
        <w:jc w:val="left"/>
        <w:pPrChange w:id="9227" w:author="Windows 用户" w:date="2018-06-12T20:07:00Z">
          <w:pPr>
            <w:ind w:firstLine="420"/>
          </w:pPr>
        </w:pPrChange>
      </w:pPr>
    </w:p>
    <w:p w:rsidR="00F76376" w:rsidRPr="005A716A"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9228" w:author="Windows 用户" w:date="2018-06-12T19:08:00Z">
            <w:rPr/>
          </w:rPrChange>
        </w:rPr>
        <w:pPrChange w:id="9229" w:author="Windows 用户" w:date="2018-06-12T19:08:00Z">
          <w:pPr>
            <w:pStyle w:val="2"/>
          </w:pPr>
        </w:pPrChange>
      </w:pPr>
      <w:bookmarkStart w:id="9230" w:name="_Toc516593077"/>
      <w:r w:rsidRPr="005A716A">
        <w:rPr>
          <w:rFonts w:ascii="Times New Roman" w:eastAsia="宋体" w:hAnsi="Times New Roman" w:cs="Times New Roman"/>
          <w:b/>
          <w:bCs/>
          <w:color w:val="000000"/>
          <w:sz w:val="28"/>
          <w:szCs w:val="28"/>
          <w:rPrChange w:id="9231" w:author="Windows 用户" w:date="2018-06-12T19:08:00Z">
            <w:rPr/>
          </w:rPrChange>
        </w:rPr>
        <w:t>6.2</w:t>
      </w:r>
      <w:r w:rsidRPr="005A716A">
        <w:rPr>
          <w:rFonts w:ascii="Times New Roman" w:eastAsia="宋体" w:hAnsi="Times New Roman" w:cs="Times New Roman" w:hint="eastAsia"/>
          <w:b/>
          <w:bCs/>
          <w:color w:val="000000"/>
          <w:sz w:val="28"/>
          <w:szCs w:val="28"/>
          <w:rPrChange w:id="9232" w:author="Windows 用户" w:date="2018-06-12T19:08:00Z">
            <w:rPr>
              <w:rFonts w:hint="eastAsia"/>
            </w:rPr>
          </w:rPrChange>
        </w:rPr>
        <w:t>由</w:t>
      </w:r>
      <w:r w:rsidRPr="005A716A">
        <w:rPr>
          <w:rFonts w:ascii="Times New Roman" w:eastAsia="宋体" w:hAnsi="Times New Roman" w:cs="Times New Roman"/>
          <w:b/>
          <w:bCs/>
          <w:color w:val="000000"/>
          <w:sz w:val="28"/>
          <w:szCs w:val="28"/>
          <w:rPrChange w:id="9233" w:author="Windows 用户" w:date="2018-06-12T19:08:00Z">
            <w:rPr/>
          </w:rPrChange>
        </w:rPr>
        <w:t>Intent action</w:t>
      </w:r>
      <w:r w:rsidRPr="005A716A">
        <w:rPr>
          <w:rFonts w:ascii="Times New Roman" w:eastAsia="宋体" w:hAnsi="Times New Roman" w:cs="Times New Roman" w:hint="eastAsia"/>
          <w:b/>
          <w:bCs/>
          <w:color w:val="000000"/>
          <w:sz w:val="28"/>
          <w:szCs w:val="28"/>
          <w:rPrChange w:id="9234" w:author="Windows 用户" w:date="2018-06-12T19:08:00Z">
            <w:rPr>
              <w:rFonts w:hint="eastAsia"/>
            </w:rPr>
          </w:rPrChange>
        </w:rPr>
        <w:t>所施加的权限</w:t>
      </w:r>
      <w:bookmarkEnd w:id="9230"/>
    </w:p>
    <w:p w:rsidR="00F76376" w:rsidRPr="00F76376" w:rsidRDefault="00793F6E">
      <w:pPr>
        <w:spacing w:line="400" w:lineRule="exact"/>
        <w:ind w:firstLineChars="200" w:firstLine="480"/>
        <w:rPr>
          <w:rFonts w:ascii="Times New Roman" w:eastAsia="宋体" w:hAnsi="Times New Roman" w:cs="Times New Roman"/>
          <w:sz w:val="24"/>
          <w:szCs w:val="24"/>
          <w:rPrChange w:id="9235" w:author="..." w:date="2018-06-12T16:03:00Z">
            <w:rPr/>
          </w:rPrChange>
        </w:rPr>
        <w:pPrChange w:id="9236" w:author="Windows 用户" w:date="2018-06-12T20:07:00Z">
          <w:pPr>
            <w:ind w:firstLineChars="250" w:firstLine="525"/>
          </w:pPr>
        </w:pPrChange>
      </w:pPr>
      <w:r>
        <w:rPr>
          <w:rFonts w:ascii="Times New Roman" w:eastAsia="宋体" w:hAnsi="Times New Roman" w:cs="Times New Roman"/>
          <w:sz w:val="24"/>
          <w:szCs w:val="24"/>
          <w:rPrChange w:id="9237" w:author="..." w:date="2018-06-12T16:03:00Z">
            <w:rPr/>
          </w:rPrChange>
        </w:rPr>
        <w:t>Intent</w:t>
      </w:r>
      <w:r>
        <w:rPr>
          <w:rFonts w:ascii="Times New Roman" w:eastAsia="宋体" w:hAnsi="Times New Roman" w:cs="Times New Roman" w:hint="eastAsia"/>
          <w:sz w:val="24"/>
          <w:szCs w:val="24"/>
          <w:rPrChange w:id="9238" w:author="..." w:date="2018-06-12T16:03:00Z">
            <w:rPr>
              <w:rFonts w:hint="eastAsia"/>
            </w:rPr>
          </w:rPrChange>
        </w:rPr>
        <w:t>可以看作一个二元组</w:t>
      </w:r>
      <w:r>
        <w:rPr>
          <w:rFonts w:ascii="Times New Roman" w:eastAsia="宋体" w:hAnsi="Times New Roman" w:cs="Times New Roman"/>
          <w:sz w:val="24"/>
          <w:szCs w:val="24"/>
          <w:rPrChange w:id="9239" w:author="..." w:date="2018-06-12T16:03:00Z">
            <w:rPr/>
          </w:rPrChange>
        </w:rPr>
        <w:t>&lt;action, data&gt;</w:t>
      </w:r>
      <w:r>
        <w:rPr>
          <w:rFonts w:ascii="Times New Roman" w:eastAsia="宋体" w:hAnsi="Times New Roman" w:cs="Times New Roman" w:hint="eastAsia"/>
          <w:sz w:val="24"/>
          <w:szCs w:val="24"/>
          <w:rPrChange w:id="9240" w:author="..." w:date="2018-06-12T16:03:00Z">
            <w:rPr>
              <w:rFonts w:hint="eastAsia"/>
            </w:rPr>
          </w:rPrChange>
        </w:rPr>
        <w:t>，其中</w:t>
      </w:r>
      <w:r>
        <w:rPr>
          <w:rFonts w:ascii="Times New Roman" w:eastAsia="宋体" w:hAnsi="Times New Roman" w:cs="Times New Roman"/>
          <w:sz w:val="24"/>
          <w:szCs w:val="24"/>
          <w:rPrChange w:id="9241" w:author="..." w:date="2018-06-12T16:03:00Z">
            <w:rPr/>
          </w:rPrChange>
        </w:rPr>
        <w:t>action</w:t>
      </w:r>
      <w:r>
        <w:rPr>
          <w:rFonts w:ascii="Times New Roman" w:eastAsia="宋体" w:hAnsi="Times New Roman" w:cs="Times New Roman" w:hint="eastAsia"/>
          <w:sz w:val="24"/>
          <w:szCs w:val="24"/>
          <w:rPrChange w:id="9242" w:author="..." w:date="2018-06-12T16:03:00Z">
            <w:rPr>
              <w:rFonts w:hint="eastAsia"/>
            </w:rPr>
          </w:rPrChange>
        </w:rPr>
        <w:t>是</w:t>
      </w:r>
      <w:r>
        <w:rPr>
          <w:rFonts w:ascii="Times New Roman" w:eastAsia="宋体" w:hAnsi="Times New Roman" w:cs="Times New Roman"/>
          <w:sz w:val="24"/>
          <w:szCs w:val="24"/>
          <w:rPrChange w:id="9243" w:author="..." w:date="2018-06-12T16:03:00Z">
            <w:rPr/>
          </w:rPrChange>
        </w:rPr>
        <w:t>Intent</w:t>
      </w:r>
      <w:r>
        <w:rPr>
          <w:rFonts w:ascii="Times New Roman" w:eastAsia="宋体" w:hAnsi="Times New Roman" w:cs="Times New Roman" w:hint="eastAsia"/>
          <w:sz w:val="24"/>
          <w:szCs w:val="24"/>
          <w:rPrChange w:id="9244" w:author="..." w:date="2018-06-12T16:03:00Z">
            <w:rPr>
              <w:rFonts w:hint="eastAsia"/>
            </w:rPr>
          </w:rPrChange>
        </w:rPr>
        <w:t>期望执行的操作，</w:t>
      </w:r>
      <w:r>
        <w:rPr>
          <w:rFonts w:ascii="Times New Roman" w:eastAsia="宋体" w:hAnsi="Times New Roman" w:cs="Times New Roman"/>
          <w:sz w:val="24"/>
          <w:szCs w:val="24"/>
          <w:rPrChange w:id="9245" w:author="..." w:date="2018-06-12T16:03:00Z">
            <w:rPr/>
          </w:rPrChange>
        </w:rPr>
        <w:t>data</w:t>
      </w:r>
      <w:r>
        <w:rPr>
          <w:rFonts w:ascii="Times New Roman" w:eastAsia="宋体" w:hAnsi="Times New Roman" w:cs="Times New Roman" w:hint="eastAsia"/>
          <w:sz w:val="24"/>
          <w:szCs w:val="24"/>
          <w:rPrChange w:id="9246" w:author="..." w:date="2018-06-12T16:03:00Z">
            <w:rPr>
              <w:rFonts w:hint="eastAsia"/>
            </w:rPr>
          </w:rPrChange>
        </w:rPr>
        <w:t>是数据。一个组件发送一个</w:t>
      </w:r>
      <w:r>
        <w:rPr>
          <w:rFonts w:ascii="Times New Roman" w:eastAsia="宋体" w:hAnsi="Times New Roman" w:cs="Times New Roman"/>
          <w:sz w:val="24"/>
          <w:szCs w:val="24"/>
          <w:rPrChange w:id="9247" w:author="..." w:date="2018-06-12T16:03:00Z">
            <w:rPr/>
          </w:rPrChange>
        </w:rPr>
        <w:t>Intent</w:t>
      </w:r>
      <w:r>
        <w:rPr>
          <w:rFonts w:ascii="Times New Roman" w:eastAsia="宋体" w:hAnsi="Times New Roman" w:cs="Times New Roman" w:hint="eastAsia"/>
          <w:sz w:val="24"/>
          <w:szCs w:val="24"/>
          <w:rPrChange w:id="9248" w:author="..." w:date="2018-06-12T16:03:00Z">
            <w:rPr>
              <w:rFonts w:hint="eastAsia"/>
            </w:rPr>
          </w:rPrChange>
        </w:rPr>
        <w:t>时，可能需要发送权限，同样，一个组件用</w:t>
      </w:r>
      <w:r>
        <w:rPr>
          <w:rFonts w:ascii="Times New Roman" w:eastAsia="宋体" w:hAnsi="Times New Roman" w:cs="Times New Roman"/>
          <w:sz w:val="24"/>
          <w:szCs w:val="24"/>
          <w:rPrChange w:id="9249" w:author="..." w:date="2018-06-12T16:03:00Z">
            <w:rPr/>
          </w:rPrChange>
        </w:rPr>
        <w:t>IntentFilter</w:t>
      </w:r>
      <w:r>
        <w:rPr>
          <w:rFonts w:ascii="Times New Roman" w:eastAsia="宋体" w:hAnsi="Times New Roman" w:cs="Times New Roman" w:hint="eastAsia"/>
          <w:sz w:val="24"/>
          <w:szCs w:val="24"/>
          <w:rPrChange w:id="9250" w:author="..." w:date="2018-06-12T16:03:00Z">
            <w:rPr>
              <w:rFonts w:hint="eastAsia"/>
            </w:rPr>
          </w:rPrChange>
        </w:rPr>
        <w:t>接收一个</w:t>
      </w:r>
      <w:r>
        <w:rPr>
          <w:rFonts w:ascii="Times New Roman" w:eastAsia="宋体" w:hAnsi="Times New Roman" w:cs="Times New Roman"/>
          <w:sz w:val="24"/>
          <w:szCs w:val="24"/>
          <w:rPrChange w:id="9251" w:author="..." w:date="2018-06-12T16:03:00Z">
            <w:rPr/>
          </w:rPrChange>
        </w:rPr>
        <w:t>Intent</w:t>
      </w:r>
      <w:r>
        <w:rPr>
          <w:rFonts w:ascii="Times New Roman" w:eastAsia="宋体" w:hAnsi="Times New Roman" w:cs="Times New Roman" w:hint="eastAsia"/>
          <w:sz w:val="24"/>
          <w:szCs w:val="24"/>
          <w:rPrChange w:id="9252" w:author="..." w:date="2018-06-12T16:03:00Z">
            <w:rPr>
              <w:rFonts w:hint="eastAsia"/>
            </w:rPr>
          </w:rPrChange>
        </w:rPr>
        <w:t>时也可能需要相应的权限。</w:t>
      </w:r>
    </w:p>
    <w:p w:rsidR="00F76376" w:rsidRPr="00367607" w:rsidDel="00367607" w:rsidRDefault="0079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del w:id="9253" w:author="Windows 用户" w:date="2018-06-12T20:08:00Z"/>
          <w:rFonts w:ascii="Times New Roman" w:hAnsi="Times New Roman" w:cs="Times New Roman"/>
          <w:sz w:val="24"/>
          <w:szCs w:val="24"/>
          <w:rPrChange w:id="9254" w:author="Windows 用户" w:date="2018-06-12T20:07:00Z">
            <w:rPr>
              <w:del w:id="9255" w:author="Windows 用户" w:date="2018-06-12T20:08:00Z"/>
              <w:color w:val="000000"/>
              <w:sz w:val="21"/>
              <w:szCs w:val="21"/>
            </w:rPr>
          </w:rPrChange>
        </w:rPr>
        <w:pPrChange w:id="9256" w:author="Windows 用户" w:date="2018-06-12T20:07:00Z">
          <w:pPr>
            <w:pStyle w:val="HTML"/>
          </w:pPr>
        </w:pPrChange>
      </w:pPr>
      <w:r>
        <w:rPr>
          <w:rFonts w:ascii="Times New Roman" w:eastAsia="宋体" w:hAnsi="Times New Roman" w:cs="Times New Roman" w:hint="eastAsia"/>
          <w:sz w:val="24"/>
          <w:szCs w:val="24"/>
          <w:rPrChange w:id="9257" w:author="..." w:date="2018-06-12T16:03:00Z">
            <w:rPr>
              <w:rFonts w:hint="eastAsia"/>
              <w:szCs w:val="21"/>
            </w:rPr>
          </w:rPrChange>
        </w:rPr>
        <w:t>比如，当一个组件</w:t>
      </w:r>
      <w:r>
        <w:rPr>
          <w:rFonts w:ascii="Times New Roman" w:eastAsia="宋体" w:hAnsi="Times New Roman" w:cs="Times New Roman"/>
          <w:sz w:val="24"/>
          <w:szCs w:val="24"/>
          <w:rPrChange w:id="9258" w:author="..." w:date="2018-06-12T16:03:00Z">
            <w:rPr>
              <w:szCs w:val="21"/>
            </w:rPr>
          </w:rPrChange>
        </w:rPr>
        <w:t>A</w:t>
      </w:r>
      <w:r>
        <w:rPr>
          <w:rFonts w:ascii="Times New Roman" w:eastAsia="宋体" w:hAnsi="Times New Roman" w:cs="Times New Roman"/>
          <w:sz w:val="24"/>
          <w:szCs w:val="24"/>
          <w:rPrChange w:id="9259" w:author="..." w:date="2018-06-12T16:03:00Z">
            <w:rPr>
              <w:szCs w:val="21"/>
            </w:rPr>
          </w:rPrChange>
        </w:rPr>
        <w:t>拟发送</w:t>
      </w:r>
      <w:r w:rsidRPr="00367607">
        <w:rPr>
          <w:rFonts w:ascii="Times New Roman" w:eastAsia="宋体" w:hAnsi="Times New Roman" w:cs="Times New Roman"/>
          <w:sz w:val="24"/>
          <w:szCs w:val="24"/>
          <w:rPrChange w:id="9260" w:author="Windows 用户" w:date="2018-06-12T20:07:00Z">
            <w:rPr>
              <w:color w:val="000000"/>
              <w:szCs w:val="21"/>
            </w:rPr>
          </w:rPrChange>
        </w:rPr>
        <w:t>android.intent.action.CALL</w:t>
      </w:r>
      <w:r w:rsidRPr="00367607">
        <w:rPr>
          <w:rFonts w:ascii="Times New Roman" w:eastAsia="宋体" w:hAnsi="Times New Roman" w:cs="Times New Roman" w:hint="eastAsia"/>
          <w:sz w:val="24"/>
          <w:szCs w:val="24"/>
          <w:rPrChange w:id="9261" w:author="Windows 用户" w:date="2018-06-12T20:07:00Z">
            <w:rPr>
              <w:rFonts w:hint="eastAsia"/>
              <w:color w:val="000000"/>
              <w:szCs w:val="21"/>
            </w:rPr>
          </w:rPrChange>
        </w:rPr>
        <w:t>时，它必须具有权限：</w:t>
      </w:r>
      <w:r w:rsidRPr="00367607">
        <w:rPr>
          <w:rFonts w:ascii="Times New Roman" w:eastAsia="宋体" w:hAnsi="Times New Roman" w:cs="Times New Roman"/>
          <w:sz w:val="24"/>
          <w:szCs w:val="24"/>
          <w:rPrChange w:id="9262" w:author="Windows 用户" w:date="2018-06-12T20:07:00Z">
            <w:rPr>
              <w:color w:val="000000"/>
              <w:szCs w:val="21"/>
            </w:rPr>
          </w:rPrChange>
        </w:rPr>
        <w:t xml:space="preserve"> android.permission.CALL_PHONE</w:t>
      </w:r>
      <w:ins w:id="9263" w:author="..." w:date="2018-06-12T16:03:00Z">
        <w:r>
          <w:rPr>
            <w:rFonts w:ascii="Times New Roman" w:eastAsia="宋体" w:hAnsi="Times New Roman" w:cs="Times New Roman" w:hint="eastAsia"/>
            <w:sz w:val="24"/>
            <w:szCs w:val="24"/>
            <w:rPrChange w:id="9264" w:author="..." w:date="2018-06-12T17:03:00Z">
              <w:rPr>
                <w:rFonts w:ascii="Times New Roman" w:hAnsi="Times New Roman" w:cs="Times New Roman" w:hint="eastAsia"/>
              </w:rPr>
            </w:rPrChange>
          </w:rPr>
          <w:t>。</w:t>
        </w:r>
      </w:ins>
      <w:del w:id="9265" w:author="..." w:date="2018-06-12T16:03:00Z">
        <w:r w:rsidRPr="00367607">
          <w:rPr>
            <w:rFonts w:ascii="Times New Roman" w:eastAsia="宋体" w:hAnsi="Times New Roman" w:cs="Times New Roman"/>
            <w:sz w:val="24"/>
            <w:szCs w:val="24"/>
            <w:rPrChange w:id="9266" w:author="Windows 用户" w:date="2018-06-12T20:07:00Z">
              <w:rPr>
                <w:color w:val="000000"/>
                <w:szCs w:val="21"/>
              </w:rPr>
            </w:rPrChange>
          </w:rPr>
          <w:delText>；</w:delText>
        </w:r>
      </w:del>
    </w:p>
    <w:p w:rsidR="00F76376" w:rsidRPr="00367607" w:rsidRDefault="0079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rFonts w:ascii="Times New Roman" w:hAnsi="Times New Roman" w:cs="Times New Roman"/>
          <w:sz w:val="24"/>
          <w:szCs w:val="24"/>
          <w:rPrChange w:id="9267" w:author="Windows 用户" w:date="2018-06-12T20:07:00Z">
            <w:rPr>
              <w:color w:val="000000"/>
              <w:sz w:val="21"/>
              <w:szCs w:val="21"/>
            </w:rPr>
          </w:rPrChange>
        </w:rPr>
        <w:pPrChange w:id="9268" w:author="Windows 用户" w:date="2018-06-12T20:07:00Z">
          <w:pPr>
            <w:pStyle w:val="HTML"/>
          </w:pPr>
        </w:pPrChange>
      </w:pPr>
      <w:r w:rsidRPr="00367607">
        <w:rPr>
          <w:rFonts w:ascii="Times New Roman" w:eastAsia="宋体" w:hAnsi="Times New Roman" w:cs="Times New Roman" w:hint="eastAsia"/>
          <w:sz w:val="24"/>
          <w:szCs w:val="24"/>
          <w:rPrChange w:id="9269" w:author="Windows 用户" w:date="2018-06-12T20:07:00Z">
            <w:rPr>
              <w:rFonts w:hint="eastAsia"/>
              <w:color w:val="000000"/>
              <w:szCs w:val="21"/>
            </w:rPr>
          </w:rPrChange>
        </w:rPr>
        <w:t>当一个组件拟接收</w:t>
      </w:r>
      <w:r w:rsidRPr="00367607">
        <w:rPr>
          <w:rFonts w:ascii="Times New Roman" w:eastAsia="宋体" w:hAnsi="Times New Roman" w:cs="Times New Roman"/>
          <w:sz w:val="24"/>
          <w:szCs w:val="24"/>
          <w:rPrChange w:id="9270" w:author="Windows 用户" w:date="2018-06-12T20:07:00Z">
            <w:rPr>
              <w:color w:val="000000"/>
              <w:szCs w:val="21"/>
            </w:rPr>
          </w:rPrChange>
        </w:rPr>
        <w:t>android.intent.action.PHONE_ST</w:t>
      </w:r>
      <w:ins w:id="9271" w:author="Windows 用户" w:date="2018-06-12T20:08:00Z">
        <w:r w:rsidR="00367607">
          <w:rPr>
            <w:rFonts w:ascii="Times New Roman" w:eastAsia="宋体" w:hAnsi="Times New Roman" w:cs="Times New Roman" w:hint="eastAsia"/>
            <w:sz w:val="24"/>
            <w:szCs w:val="24"/>
          </w:rPr>
          <w:t>-</w:t>
        </w:r>
        <w:r w:rsidR="00367607">
          <w:rPr>
            <w:rFonts w:ascii="Times New Roman" w:eastAsia="宋体" w:hAnsi="Times New Roman" w:cs="Times New Roman"/>
            <w:sz w:val="24"/>
            <w:szCs w:val="24"/>
          </w:rPr>
          <w:t xml:space="preserve"> </w:t>
        </w:r>
      </w:ins>
      <w:r w:rsidRPr="00367607">
        <w:rPr>
          <w:rFonts w:ascii="Times New Roman" w:eastAsia="宋体" w:hAnsi="Times New Roman" w:cs="Times New Roman"/>
          <w:sz w:val="24"/>
          <w:szCs w:val="24"/>
          <w:rPrChange w:id="9272" w:author="Windows 用户" w:date="2018-06-12T20:07:00Z">
            <w:rPr>
              <w:color w:val="000000"/>
              <w:szCs w:val="21"/>
            </w:rPr>
          </w:rPrChange>
        </w:rPr>
        <w:t>ATE</w:t>
      </w:r>
      <w:r w:rsidRPr="00367607">
        <w:rPr>
          <w:rFonts w:ascii="Times New Roman" w:eastAsia="宋体" w:hAnsi="Times New Roman" w:cs="Times New Roman" w:hint="eastAsia"/>
          <w:sz w:val="24"/>
          <w:szCs w:val="24"/>
          <w:rPrChange w:id="9273" w:author="Windows 用户" w:date="2018-06-12T20:07:00Z">
            <w:rPr>
              <w:rFonts w:hint="eastAsia"/>
              <w:color w:val="000000"/>
              <w:szCs w:val="21"/>
            </w:rPr>
          </w:rPrChange>
        </w:rPr>
        <w:t>时，它必须具有权限：</w:t>
      </w:r>
      <w:r w:rsidRPr="00367607">
        <w:rPr>
          <w:rFonts w:ascii="Times New Roman" w:eastAsia="宋体" w:hAnsi="Times New Roman" w:cs="Times New Roman"/>
          <w:sz w:val="24"/>
          <w:szCs w:val="24"/>
          <w:rPrChange w:id="9274" w:author="Windows 用户" w:date="2018-06-12T20:07:00Z">
            <w:rPr>
              <w:color w:val="000000"/>
              <w:szCs w:val="21"/>
            </w:rPr>
          </w:rPrChange>
        </w:rPr>
        <w:t xml:space="preserve"> android.permission.READ_PHONE_STATE</w:t>
      </w:r>
      <w:r w:rsidRPr="00367607">
        <w:rPr>
          <w:rFonts w:ascii="Times New Roman" w:eastAsia="宋体" w:hAnsi="Times New Roman" w:cs="Times New Roman"/>
          <w:sz w:val="24"/>
          <w:szCs w:val="24"/>
          <w:rPrChange w:id="9275" w:author="Windows 用户" w:date="2018-06-12T20:07:00Z">
            <w:rPr>
              <w:color w:val="000000"/>
              <w:szCs w:val="21"/>
            </w:rPr>
          </w:rPrChange>
        </w:rPr>
        <w:t>。</w:t>
      </w:r>
    </w:p>
    <w:p w:rsidR="00F76376" w:rsidRPr="00367607" w:rsidRDefault="00793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rPr>
          <w:del w:id="9276" w:author="..." w:date="2018-06-12T18:13:00Z"/>
          <w:rFonts w:ascii="Times New Roman" w:hAnsi="Times New Roman" w:cs="Times New Roman"/>
          <w:sz w:val="24"/>
          <w:szCs w:val="24"/>
          <w:rPrChange w:id="9277" w:author="Windows 用户" w:date="2018-06-12T20:07:00Z">
            <w:rPr>
              <w:del w:id="9278" w:author="..." w:date="2018-06-12T18:13:00Z"/>
              <w:color w:val="000000"/>
              <w:sz w:val="21"/>
              <w:szCs w:val="21"/>
            </w:rPr>
          </w:rPrChange>
        </w:rPr>
        <w:pPrChange w:id="9279" w:author="Windows 用户" w:date="2018-06-12T20:09:00Z">
          <w:pPr>
            <w:pStyle w:val="HTML"/>
          </w:pPr>
        </w:pPrChange>
      </w:pPr>
      <w:r>
        <w:rPr>
          <w:rFonts w:ascii="Times New Roman" w:eastAsia="宋体" w:hAnsi="Times New Roman" w:cs="Times New Roman" w:hint="eastAsia"/>
          <w:sz w:val="24"/>
          <w:szCs w:val="24"/>
          <w:rPrChange w:id="9280" w:author="..." w:date="2018-06-12T18:13:00Z">
            <w:rPr>
              <w:rFonts w:hint="eastAsia"/>
              <w:color w:val="000000"/>
              <w:szCs w:val="21"/>
            </w:rPr>
          </w:rPrChange>
        </w:rPr>
        <w:t>本小节就是测试</w:t>
      </w:r>
      <w:r>
        <w:rPr>
          <w:rFonts w:ascii="Times New Roman" w:eastAsia="宋体" w:hAnsi="Times New Roman" w:cs="Times New Roman"/>
          <w:sz w:val="24"/>
          <w:szCs w:val="24"/>
          <w:rPrChange w:id="9281" w:author="..." w:date="2018-06-12T18:13:00Z">
            <w:rPr>
              <w:color w:val="000000"/>
              <w:szCs w:val="21"/>
            </w:rPr>
          </w:rPrChange>
        </w:rPr>
        <w:t>Intent</w:t>
      </w:r>
      <w:r>
        <w:rPr>
          <w:rFonts w:ascii="Times New Roman" w:eastAsia="宋体" w:hAnsi="Times New Roman" w:cs="Times New Roman"/>
          <w:sz w:val="24"/>
          <w:szCs w:val="24"/>
          <w:rPrChange w:id="9282" w:author="..." w:date="2018-06-12T18:13:00Z">
            <w:rPr>
              <w:color w:val="000000"/>
              <w:szCs w:val="21"/>
            </w:rPr>
          </w:rPrChange>
        </w:rPr>
        <w:t>发送和接收对权限均有相应要求这一事实。</w:t>
      </w:r>
    </w:p>
    <w:p w:rsidR="00F76376" w:rsidRPr="00F76376" w:rsidRDefault="00793F6E">
      <w:pPr>
        <w:spacing w:line="400" w:lineRule="exact"/>
        <w:ind w:firstLineChars="200" w:firstLine="480"/>
        <w:rPr>
          <w:del w:id="9283" w:author="..." w:date="2018-06-12T17:49:00Z"/>
          <w:rFonts w:ascii="Times New Roman" w:eastAsia="宋体" w:hAnsi="Times New Roman" w:cs="Times New Roman"/>
          <w:sz w:val="24"/>
          <w:szCs w:val="24"/>
          <w:rPrChange w:id="9284" w:author="..." w:date="2018-06-12T18:13:00Z">
            <w:rPr>
              <w:del w:id="9285" w:author="..." w:date="2018-06-12T17:49:00Z"/>
            </w:rPr>
          </w:rPrChange>
        </w:rPr>
        <w:pPrChange w:id="9286" w:author="Windows 用户" w:date="2018-06-12T20:09:00Z">
          <w:pPr/>
        </w:pPrChange>
      </w:pPr>
      <w:r>
        <w:rPr>
          <w:rFonts w:ascii="Times New Roman" w:eastAsia="宋体" w:hAnsi="Times New Roman" w:cs="Times New Roman"/>
          <w:sz w:val="24"/>
          <w:szCs w:val="24"/>
          <w:rPrChange w:id="9287" w:author="..." w:date="2018-06-12T18:13:00Z">
            <w:rPr/>
          </w:rPrChange>
        </w:rPr>
        <w:t>A</w:t>
      </w:r>
      <w:r>
        <w:rPr>
          <w:rFonts w:ascii="Times New Roman" w:eastAsia="宋体" w:hAnsi="Times New Roman" w:cs="Times New Roman" w:hint="eastAsia"/>
          <w:sz w:val="24"/>
          <w:szCs w:val="24"/>
          <w:rPrChange w:id="9288" w:author="..." w:date="2018-06-12T18:13:00Z">
            <w:rPr>
              <w:rFonts w:hint="eastAsia"/>
            </w:rPr>
          </w:rPrChange>
        </w:rPr>
        <w:t>是</w:t>
      </w:r>
      <w:r>
        <w:rPr>
          <w:rFonts w:ascii="Times New Roman" w:eastAsia="宋体" w:hAnsi="Times New Roman" w:cs="Times New Roman"/>
          <w:sz w:val="24"/>
          <w:szCs w:val="24"/>
          <w:rPrChange w:id="9289" w:author="..." w:date="2018-06-12T18:13:00Z">
            <w:rPr/>
          </w:rPrChange>
        </w:rPr>
        <w:t>APP</w:t>
      </w:r>
      <w:r>
        <w:rPr>
          <w:rFonts w:ascii="Times New Roman" w:eastAsia="宋体" w:hAnsi="Times New Roman" w:cs="Times New Roman" w:hint="eastAsia"/>
          <w:sz w:val="24"/>
          <w:szCs w:val="24"/>
          <w:rPrChange w:id="9290" w:author="..." w:date="2018-06-12T18:13:00Z">
            <w:rPr>
              <w:rFonts w:hint="eastAsia"/>
            </w:rPr>
          </w:rPrChange>
        </w:rPr>
        <w:t>的一个</w:t>
      </w:r>
      <w:r>
        <w:rPr>
          <w:rFonts w:ascii="Times New Roman" w:eastAsia="宋体" w:hAnsi="Times New Roman" w:cs="Times New Roman"/>
          <w:sz w:val="24"/>
          <w:szCs w:val="24"/>
          <w:rPrChange w:id="9291" w:author="..." w:date="2018-06-12T18:13:00Z">
            <w:rPr/>
          </w:rPrChange>
        </w:rPr>
        <w:t>Activity</w:t>
      </w:r>
      <w:r>
        <w:rPr>
          <w:rFonts w:ascii="Times New Roman" w:eastAsia="宋体" w:hAnsi="Times New Roman" w:cs="Times New Roman" w:hint="eastAsia"/>
          <w:sz w:val="24"/>
          <w:szCs w:val="24"/>
          <w:rPrChange w:id="9292" w:author="..." w:date="2018-06-12T18:13:00Z">
            <w:rPr>
              <w:rFonts w:hint="eastAsia"/>
            </w:rPr>
          </w:rPrChange>
        </w:rPr>
        <w:t>。</w:t>
      </w:r>
    </w:p>
    <w:p w:rsidR="00F76376" w:rsidRPr="00F76376" w:rsidRDefault="00793F6E">
      <w:pPr>
        <w:spacing w:line="400" w:lineRule="exact"/>
        <w:ind w:firstLineChars="200" w:firstLine="480"/>
        <w:rPr>
          <w:del w:id="9293" w:author="..." w:date="2018-06-12T17:49:00Z"/>
          <w:rFonts w:ascii="Times New Roman" w:eastAsia="宋体" w:hAnsi="Times New Roman" w:cs="Times New Roman"/>
          <w:sz w:val="24"/>
          <w:szCs w:val="24"/>
          <w:rPrChange w:id="9294" w:author="..." w:date="2018-06-12T18:13:00Z">
            <w:rPr>
              <w:del w:id="9295" w:author="..." w:date="2018-06-12T17:49:00Z"/>
            </w:rPr>
          </w:rPrChange>
        </w:rPr>
        <w:pPrChange w:id="9296" w:author="Windows 用户" w:date="2018-06-12T20:09:00Z">
          <w:pPr/>
        </w:pPrChange>
      </w:pPr>
      <w:r>
        <w:rPr>
          <w:rFonts w:ascii="Times New Roman" w:eastAsia="宋体" w:hAnsi="Times New Roman" w:cs="Times New Roman" w:hint="eastAsia"/>
          <w:sz w:val="24"/>
          <w:szCs w:val="24"/>
          <w:rPrChange w:id="9297" w:author="..." w:date="2018-06-12T18:13:00Z">
            <w:rPr>
              <w:rFonts w:hint="eastAsia"/>
            </w:rPr>
          </w:rPrChange>
        </w:rPr>
        <w:t>测试条件</w:t>
      </w:r>
      <w:ins w:id="9298" w:author="..." w:date="2018-06-12T17:49:00Z">
        <w:r>
          <w:rPr>
            <w:rFonts w:ascii="Times New Roman" w:eastAsia="宋体" w:hAnsi="Times New Roman" w:cs="Times New Roman" w:hint="eastAsia"/>
            <w:sz w:val="24"/>
            <w:szCs w:val="24"/>
          </w:rPr>
          <w:t>，</w:t>
        </w:r>
      </w:ins>
      <w:del w:id="9299" w:author="..." w:date="2018-06-12T17:49:00Z">
        <w:r>
          <w:rPr>
            <w:rFonts w:ascii="Times New Roman" w:eastAsia="宋体" w:hAnsi="Times New Roman" w:cs="Times New Roman" w:hint="eastAsia"/>
            <w:sz w:val="24"/>
            <w:szCs w:val="24"/>
            <w:rPrChange w:id="9300" w:author="..." w:date="2018-06-12T18:13:00Z">
              <w:rPr>
                <w:rFonts w:hint="eastAsia"/>
              </w:rPr>
            </w:rPrChange>
          </w:rPr>
          <w:delText>：</w:delText>
        </w:r>
      </w:del>
    </w:p>
    <w:p w:rsidR="00F76376" w:rsidDel="00E22B06" w:rsidRDefault="00793F6E">
      <w:pPr>
        <w:spacing w:line="400" w:lineRule="exact"/>
        <w:ind w:firstLineChars="200" w:firstLine="480"/>
        <w:rPr>
          <w:ins w:id="9301" w:author="..." w:date="2018-06-12T18:14:00Z"/>
          <w:del w:id="9302" w:author="Windows 用户" w:date="2018-06-12T20:09:00Z"/>
          <w:rFonts w:ascii="Times New Roman" w:eastAsia="宋体" w:hAnsi="Times New Roman" w:cs="Times New Roman"/>
          <w:sz w:val="24"/>
          <w:szCs w:val="24"/>
        </w:rPr>
        <w:pPrChange w:id="9303" w:author="Windows 用户" w:date="2018-06-12T20:09:00Z">
          <w:pPr>
            <w:pStyle w:val="aa"/>
            <w:ind w:firstLineChars="0" w:firstLine="0"/>
          </w:pPr>
        </w:pPrChange>
      </w:pPr>
      <w:r>
        <w:rPr>
          <w:rFonts w:ascii="Times New Roman" w:eastAsia="宋体" w:hAnsi="Times New Roman" w:cs="Times New Roman"/>
          <w:sz w:val="24"/>
          <w:szCs w:val="24"/>
          <w:rPrChange w:id="9304" w:author="..." w:date="2018-06-12T18:13:00Z">
            <w:rPr/>
          </w:rPrChange>
        </w:rPr>
        <w:t>application.&lt;uses-permission&gt;</w:t>
      </w:r>
      <w:r>
        <w:rPr>
          <w:rFonts w:ascii="Times New Roman" w:eastAsia="宋体" w:hAnsi="Times New Roman" w:cs="Times New Roman" w:hint="eastAsia"/>
          <w:sz w:val="24"/>
          <w:szCs w:val="24"/>
          <w:rPrChange w:id="9305" w:author="..." w:date="2018-06-12T18:13:00Z">
            <w:rPr>
              <w:rFonts w:hint="eastAsia"/>
            </w:rPr>
          </w:rPrChange>
        </w:rPr>
        <w:t>为空</w:t>
      </w:r>
      <w:ins w:id="9306" w:author="..." w:date="2018-06-12T16:04:00Z">
        <w:r>
          <w:rPr>
            <w:rFonts w:ascii="Times New Roman" w:eastAsia="宋体" w:hAnsi="Times New Roman" w:cs="Times New Roman" w:hint="eastAsia"/>
            <w:sz w:val="24"/>
            <w:szCs w:val="24"/>
          </w:rPr>
          <w:t>：</w:t>
        </w:r>
      </w:ins>
    </w:p>
    <w:p w:rsidR="00F76376" w:rsidRPr="00F76376" w:rsidRDefault="00F76376">
      <w:pPr>
        <w:spacing w:line="400" w:lineRule="exact"/>
        <w:rPr>
          <w:del w:id="9307" w:author="..." w:date="2018-06-12T18:13:00Z"/>
          <w:rFonts w:ascii="Times New Roman" w:eastAsia="宋体" w:hAnsi="Times New Roman" w:cs="Times New Roman"/>
          <w:sz w:val="24"/>
          <w:szCs w:val="24"/>
          <w:rPrChange w:id="9308" w:author="..." w:date="2018-06-12T18:13:00Z">
            <w:rPr>
              <w:del w:id="9309" w:author="..." w:date="2018-06-12T18:13:00Z"/>
            </w:rPr>
          </w:rPrChange>
        </w:rPr>
        <w:pPrChange w:id="9310" w:author="Windows 用户" w:date="2018-06-12T20:09:00Z">
          <w:pPr>
            <w:pStyle w:val="aa"/>
            <w:ind w:firstLineChars="0" w:firstLine="0"/>
          </w:pPr>
        </w:pPrChange>
      </w:pPr>
    </w:p>
    <w:p w:rsidR="00F76376" w:rsidRPr="00367607" w:rsidRDefault="00793F6E">
      <w:pPr>
        <w:spacing w:line="400" w:lineRule="exact"/>
        <w:ind w:firstLineChars="200" w:firstLine="480"/>
        <w:rPr>
          <w:rFonts w:ascii="Times New Roman" w:eastAsia="宋体" w:hAnsi="Times New Roman" w:cs="Times New Roman"/>
          <w:sz w:val="24"/>
          <w:szCs w:val="24"/>
          <w:rPrChange w:id="9311" w:author="Windows 用户" w:date="2018-06-12T20:07:00Z">
            <w:rPr>
              <w:color w:val="000000"/>
              <w:szCs w:val="21"/>
            </w:rPr>
          </w:rPrChange>
        </w:rPr>
        <w:pPrChange w:id="9312" w:author="Windows 用户" w:date="2018-06-12T20:09:00Z">
          <w:pPr>
            <w:pStyle w:val="aa"/>
            <w:ind w:left="720" w:firstLineChars="0" w:firstLine="0"/>
          </w:pPr>
        </w:pPrChange>
      </w:pPr>
      <w:r>
        <w:rPr>
          <w:rFonts w:ascii="Times New Roman" w:eastAsia="宋体" w:hAnsi="Times New Roman" w:cs="Times New Roman"/>
          <w:sz w:val="24"/>
          <w:szCs w:val="24"/>
          <w:rPrChange w:id="9313" w:author="..." w:date="2018-06-12T18:13:00Z">
            <w:rPr/>
          </w:rPrChange>
        </w:rPr>
        <w:t>A</w:t>
      </w:r>
      <w:r>
        <w:rPr>
          <w:rFonts w:ascii="Times New Roman" w:eastAsia="宋体" w:hAnsi="Times New Roman" w:cs="Times New Roman" w:hint="eastAsia"/>
          <w:sz w:val="24"/>
          <w:szCs w:val="24"/>
          <w:rPrChange w:id="9314" w:author="..." w:date="2018-06-12T18:13:00Z">
            <w:rPr>
              <w:rFonts w:hint="eastAsia"/>
            </w:rPr>
          </w:rPrChange>
        </w:rPr>
        <w:t>发送一个</w:t>
      </w:r>
      <w:r>
        <w:rPr>
          <w:rFonts w:ascii="Times New Roman" w:eastAsia="宋体" w:hAnsi="Times New Roman" w:cs="Times New Roman"/>
          <w:sz w:val="24"/>
          <w:szCs w:val="24"/>
          <w:rPrChange w:id="9315" w:author="..." w:date="2018-06-12T18:13:00Z">
            <w:rPr/>
          </w:rPrChange>
        </w:rPr>
        <w:t>action</w:t>
      </w:r>
      <w:r>
        <w:rPr>
          <w:rFonts w:ascii="Times New Roman" w:eastAsia="宋体" w:hAnsi="Times New Roman" w:cs="Times New Roman" w:hint="eastAsia"/>
          <w:sz w:val="24"/>
          <w:szCs w:val="24"/>
          <w:rPrChange w:id="9316" w:author="..." w:date="2018-06-12T18:13:00Z">
            <w:rPr>
              <w:rFonts w:hint="eastAsia"/>
            </w:rPr>
          </w:rPrChange>
        </w:rPr>
        <w:t>为</w:t>
      </w:r>
      <w:r>
        <w:rPr>
          <w:rFonts w:ascii="Times New Roman" w:eastAsia="宋体" w:hAnsi="Times New Roman" w:cs="Times New Roman"/>
          <w:sz w:val="24"/>
          <w:szCs w:val="24"/>
          <w:rPrChange w:id="9317" w:author="..." w:date="2018-06-12T18:13:00Z">
            <w:rPr>
              <w:color w:val="000000"/>
              <w:szCs w:val="21"/>
            </w:rPr>
          </w:rPrChange>
        </w:rPr>
        <w:t>android.intent.</w:t>
      </w:r>
      <w:ins w:id="9318" w:author="Windows 用户" w:date="2018-06-12T20:09:00Z">
        <w:r w:rsidR="00796FE9">
          <w:rPr>
            <w:rFonts w:ascii="Times New Roman" w:eastAsia="宋体" w:hAnsi="Times New Roman" w:cs="Times New Roman" w:hint="eastAsia"/>
            <w:sz w:val="24"/>
            <w:szCs w:val="24"/>
          </w:rPr>
          <w:t>-</w:t>
        </w:r>
        <w:r w:rsidR="00796FE9">
          <w:rPr>
            <w:rFonts w:ascii="Times New Roman" w:eastAsia="宋体" w:hAnsi="Times New Roman" w:cs="Times New Roman"/>
            <w:sz w:val="24"/>
            <w:szCs w:val="24"/>
          </w:rPr>
          <w:t xml:space="preserve"> </w:t>
        </w:r>
      </w:ins>
      <w:r>
        <w:rPr>
          <w:rFonts w:ascii="Times New Roman" w:eastAsia="宋体" w:hAnsi="Times New Roman" w:cs="Times New Roman"/>
          <w:sz w:val="24"/>
          <w:szCs w:val="24"/>
          <w:rPrChange w:id="9319" w:author="..." w:date="2018-06-12T18:13:00Z">
            <w:rPr>
              <w:color w:val="000000"/>
              <w:szCs w:val="21"/>
            </w:rPr>
          </w:rPrChange>
        </w:rPr>
        <w:t>action.CALL</w:t>
      </w:r>
      <w:r>
        <w:rPr>
          <w:rFonts w:ascii="Times New Roman" w:eastAsia="宋体" w:hAnsi="Times New Roman" w:cs="Times New Roman" w:hint="eastAsia"/>
          <w:sz w:val="24"/>
          <w:szCs w:val="24"/>
          <w:rPrChange w:id="9320" w:author="..." w:date="2018-06-12T18:13:00Z">
            <w:rPr>
              <w:rFonts w:hint="eastAsia"/>
              <w:color w:val="000000"/>
              <w:szCs w:val="21"/>
            </w:rPr>
          </w:rPrChange>
        </w:rPr>
        <w:t>的</w:t>
      </w:r>
      <w:r>
        <w:rPr>
          <w:rFonts w:ascii="Times New Roman" w:eastAsia="宋体" w:hAnsi="Times New Roman" w:cs="Times New Roman"/>
          <w:sz w:val="24"/>
          <w:szCs w:val="24"/>
          <w:rPrChange w:id="9321" w:author="..." w:date="2018-06-12T18:13:00Z">
            <w:rPr>
              <w:color w:val="000000"/>
              <w:szCs w:val="21"/>
            </w:rPr>
          </w:rPrChange>
        </w:rPr>
        <w:t>Intent</w:t>
      </w:r>
      <w:r>
        <w:rPr>
          <w:rFonts w:ascii="Times New Roman" w:eastAsia="宋体" w:hAnsi="Times New Roman" w:cs="Times New Roman" w:hint="eastAsia"/>
          <w:sz w:val="24"/>
          <w:szCs w:val="24"/>
          <w:rPrChange w:id="9322" w:author="..." w:date="2018-06-12T18:13:00Z">
            <w:rPr>
              <w:rFonts w:hint="eastAsia"/>
              <w:color w:val="000000"/>
              <w:szCs w:val="21"/>
            </w:rPr>
          </w:rPrChange>
        </w:rPr>
        <w:t>，观察是否能发送成功（否，程序奔溃）</w:t>
      </w:r>
      <w:ins w:id="9323" w:author="Windows 用户" w:date="2018-06-12T20:09:00Z">
        <w:r w:rsidR="00E22B06">
          <w:rPr>
            <w:rFonts w:ascii="Times New Roman" w:eastAsia="宋体" w:hAnsi="Times New Roman" w:cs="Times New Roman" w:hint="eastAsia"/>
            <w:sz w:val="24"/>
            <w:szCs w:val="24"/>
          </w:rPr>
          <w:t>。</w:t>
        </w:r>
      </w:ins>
    </w:p>
    <w:p w:rsidR="00F76376" w:rsidRPr="00367607" w:rsidRDefault="00F76376">
      <w:pPr>
        <w:spacing w:line="400" w:lineRule="exact"/>
        <w:ind w:firstLine="200"/>
        <w:rPr>
          <w:del w:id="9324" w:author="..." w:date="2018-06-12T18:14:00Z"/>
          <w:rFonts w:ascii="Times New Roman" w:eastAsia="宋体" w:hAnsi="Times New Roman" w:cs="Times New Roman"/>
          <w:sz w:val="24"/>
          <w:szCs w:val="24"/>
          <w:rPrChange w:id="9325" w:author="Windows 用户" w:date="2018-06-12T20:07:00Z">
            <w:rPr>
              <w:del w:id="9326" w:author="..." w:date="2018-06-12T18:14:00Z"/>
              <w:color w:val="000000"/>
              <w:szCs w:val="21"/>
            </w:rPr>
          </w:rPrChange>
        </w:rPr>
        <w:pPrChange w:id="9327" w:author="Windows 用户" w:date="2018-06-12T20:09:00Z">
          <w:pPr>
            <w:pStyle w:val="aa"/>
            <w:ind w:left="720" w:firstLineChars="0" w:firstLine="0"/>
          </w:pPr>
        </w:pPrChange>
      </w:pPr>
    </w:p>
    <w:p w:rsidR="00F76376" w:rsidRDefault="00793F6E">
      <w:pPr>
        <w:spacing w:line="400" w:lineRule="exact"/>
        <w:ind w:firstLineChars="200" w:firstLine="480"/>
        <w:rPr>
          <w:ins w:id="9328" w:author="..." w:date="2018-06-12T17:05:00Z"/>
          <w:rFonts w:ascii="Times New Roman" w:eastAsia="宋体" w:hAnsi="Times New Roman" w:cs="Times New Roman"/>
          <w:sz w:val="24"/>
          <w:szCs w:val="24"/>
        </w:rPr>
        <w:pPrChange w:id="9329" w:author="Windows 用户" w:date="2018-06-12T20:09:00Z">
          <w:pPr>
            <w:pStyle w:val="aa"/>
            <w:ind w:left="720" w:firstLineChars="0" w:firstLine="0"/>
          </w:pPr>
        </w:pPrChange>
      </w:pPr>
      <w:r>
        <w:rPr>
          <w:rFonts w:ascii="Times New Roman" w:eastAsia="宋体" w:hAnsi="Times New Roman" w:cs="Times New Roman"/>
          <w:sz w:val="24"/>
          <w:szCs w:val="24"/>
          <w:rPrChange w:id="9330" w:author="..." w:date="2018-06-12T18:14:00Z">
            <w:rPr/>
          </w:rPrChange>
        </w:rPr>
        <w:t>ThirdActivity.java</w:t>
      </w:r>
      <w:r>
        <w:rPr>
          <w:rFonts w:ascii="Times New Roman" w:eastAsia="宋体" w:hAnsi="Times New Roman" w:cs="Times New Roman" w:hint="eastAsia"/>
          <w:sz w:val="24"/>
          <w:szCs w:val="24"/>
          <w:rPrChange w:id="9331" w:author="..." w:date="2018-06-12T18:14:00Z">
            <w:rPr>
              <w:rFonts w:hint="eastAsia"/>
            </w:rPr>
          </w:rPrChange>
        </w:rPr>
        <w:t>中</w:t>
      </w:r>
      <w:r>
        <w:rPr>
          <w:rFonts w:ascii="Times New Roman" w:eastAsia="宋体" w:hAnsi="Times New Roman" w:cs="Times New Roman"/>
          <w:sz w:val="24"/>
          <w:szCs w:val="24"/>
          <w:rPrChange w:id="9332" w:author="..." w:date="2018-06-12T18:14:00Z">
            <w:rPr/>
          </w:rPrChange>
        </w:rPr>
        <w:t>onCreate()</w:t>
      </w:r>
      <w:r>
        <w:rPr>
          <w:rFonts w:ascii="Times New Roman" w:eastAsia="宋体" w:hAnsi="Times New Roman" w:cs="Times New Roman" w:hint="eastAsia"/>
          <w:sz w:val="24"/>
          <w:szCs w:val="24"/>
          <w:rPrChange w:id="9333" w:author="..." w:date="2018-06-12T18:14:00Z">
            <w:rPr>
              <w:rFonts w:hint="eastAsia"/>
            </w:rPr>
          </w:rPrChange>
        </w:rPr>
        <w:t>函数修改</w:t>
      </w:r>
      <w:r>
        <w:rPr>
          <w:rFonts w:ascii="Times New Roman" w:eastAsia="宋体" w:hAnsi="Times New Roman" w:cs="Times New Roman"/>
          <w:sz w:val="24"/>
          <w:szCs w:val="24"/>
          <w:rPrChange w:id="9334" w:author="..." w:date="2018-06-12T18:14:00Z">
            <w:rPr/>
          </w:rPrChange>
        </w:rPr>
        <w:t>FourthActivity</w:t>
      </w:r>
      <w:r>
        <w:rPr>
          <w:rFonts w:ascii="Times New Roman" w:eastAsia="宋体" w:hAnsi="Times New Roman" w:cs="Times New Roman" w:hint="eastAsia"/>
          <w:sz w:val="24"/>
          <w:szCs w:val="24"/>
          <w:rPrChange w:id="9335" w:author="..." w:date="2018-06-12T18:14:00Z">
            <w:rPr>
              <w:rFonts w:hint="eastAsia"/>
            </w:rPr>
          </w:rPrChange>
        </w:rPr>
        <w:t>的监听器：</w:t>
      </w:r>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36" w:author="..." w:date="2018-06-12T17:05:00Z"/>
          <w:rFonts w:ascii="Times New Roman" w:eastAsia="宋体" w:hAnsi="Times New Roman"/>
          <w:rPrChange w:id="9337" w:author="Windows 用户" w:date="2018-06-12T20:08:00Z">
            <w:rPr>
              <w:ins w:id="9338" w:author="..." w:date="2018-06-12T17:05:00Z"/>
            </w:rPr>
          </w:rPrChange>
        </w:rPr>
        <w:pPrChange w:id="9339" w:author="Windows 用户" w:date="2018-06-12T20:08:00Z">
          <w:pPr>
            <w:pStyle w:val="aa"/>
            <w:ind w:left="720" w:firstLineChars="0" w:firstLine="0"/>
          </w:pPr>
        </w:pPrChange>
      </w:pPr>
      <w:ins w:id="9340" w:author="..." w:date="2018-06-12T17:05:00Z">
        <w:r w:rsidRPr="00367607">
          <w:rPr>
            <w:rFonts w:ascii="Times New Roman" w:eastAsia="宋体" w:hAnsi="Times New Roman"/>
            <w:rPrChange w:id="9341" w:author="Windows 用户" w:date="2018-06-12T20:08:00Z">
              <w:rPr/>
            </w:rPrChange>
          </w:rPr>
          <w:t>Button button_fourth_activity = (Button)findViewById(R.id.FourthActivity);</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42" w:author="..." w:date="2018-06-12T17:05:00Z"/>
          <w:rFonts w:ascii="Times New Roman" w:eastAsia="宋体" w:hAnsi="Times New Roman"/>
          <w:rPrChange w:id="9343" w:author="Windows 用户" w:date="2018-06-12T20:08:00Z">
            <w:rPr>
              <w:ins w:id="9344" w:author="..." w:date="2018-06-12T17:05:00Z"/>
            </w:rPr>
          </w:rPrChange>
        </w:rPr>
        <w:pPrChange w:id="9345" w:author="Windows 用户" w:date="2018-06-12T20:08:00Z">
          <w:pPr>
            <w:pStyle w:val="aa"/>
            <w:ind w:left="720" w:firstLineChars="0" w:firstLine="0"/>
          </w:pPr>
        </w:pPrChange>
      </w:pPr>
      <w:ins w:id="9346" w:author="..." w:date="2018-06-12T17:05:00Z">
        <w:r w:rsidRPr="00367607">
          <w:rPr>
            <w:rFonts w:ascii="Times New Roman" w:eastAsia="宋体" w:hAnsi="Times New Roman"/>
            <w:rPrChange w:id="9347" w:author="Windows 用户" w:date="2018-06-12T20:08:00Z">
              <w:rPr/>
            </w:rPrChange>
          </w:rPr>
          <w:t>button_fourth_activity.setOnClickListener(new View.OnClickListener() {</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48" w:author="..." w:date="2018-06-12T17:05:00Z"/>
          <w:rFonts w:ascii="Times New Roman" w:eastAsia="宋体" w:hAnsi="Times New Roman"/>
          <w:rPrChange w:id="9349" w:author="Windows 用户" w:date="2018-06-12T20:08:00Z">
            <w:rPr>
              <w:ins w:id="9350" w:author="..." w:date="2018-06-12T17:05:00Z"/>
            </w:rPr>
          </w:rPrChange>
        </w:rPr>
        <w:pPrChange w:id="9351" w:author="Windows 用户" w:date="2018-06-12T20:08:00Z">
          <w:pPr>
            <w:pStyle w:val="aa"/>
            <w:ind w:left="720" w:firstLineChars="0" w:firstLine="0"/>
          </w:pPr>
        </w:pPrChange>
      </w:pPr>
      <w:ins w:id="9352" w:author="..." w:date="2018-06-12T17:05:00Z">
        <w:r w:rsidRPr="00367607">
          <w:rPr>
            <w:rFonts w:ascii="Times New Roman" w:eastAsia="宋体" w:hAnsi="Times New Roman"/>
            <w:rPrChange w:id="9353" w:author="Windows 用户" w:date="2018-06-12T20:08:00Z">
              <w:rPr/>
            </w:rPrChange>
          </w:rPr>
          <w:t xml:space="preserve">    @Override</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54" w:author="..." w:date="2018-06-12T17:05:00Z"/>
          <w:rFonts w:ascii="Times New Roman" w:eastAsia="宋体" w:hAnsi="Times New Roman"/>
          <w:rPrChange w:id="9355" w:author="Windows 用户" w:date="2018-06-12T20:08:00Z">
            <w:rPr>
              <w:ins w:id="9356" w:author="..." w:date="2018-06-12T17:05:00Z"/>
            </w:rPr>
          </w:rPrChange>
        </w:rPr>
        <w:pPrChange w:id="9357" w:author="Windows 用户" w:date="2018-06-12T20:08:00Z">
          <w:pPr>
            <w:pStyle w:val="aa"/>
            <w:ind w:left="720" w:firstLineChars="0" w:firstLine="0"/>
          </w:pPr>
        </w:pPrChange>
      </w:pPr>
      <w:ins w:id="9358" w:author="..." w:date="2018-06-12T17:05:00Z">
        <w:r w:rsidRPr="00367607">
          <w:rPr>
            <w:rFonts w:ascii="Times New Roman" w:eastAsia="宋体" w:hAnsi="Times New Roman"/>
            <w:rPrChange w:id="9359" w:author="Windows 用户" w:date="2018-06-12T20:08:00Z">
              <w:rPr/>
            </w:rPrChange>
          </w:rPr>
          <w:t xml:space="preserve">    public void onClick(View v) {</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60" w:author="..." w:date="2018-06-12T17:05:00Z"/>
          <w:rFonts w:ascii="Times New Roman" w:eastAsia="宋体" w:hAnsi="Times New Roman"/>
          <w:rPrChange w:id="9361" w:author="Windows 用户" w:date="2018-06-12T20:08:00Z">
            <w:rPr>
              <w:ins w:id="9362" w:author="..." w:date="2018-06-12T17:05:00Z"/>
            </w:rPr>
          </w:rPrChange>
        </w:rPr>
        <w:pPrChange w:id="9363" w:author="Windows 用户" w:date="2018-06-12T20:08:00Z">
          <w:pPr>
            <w:pStyle w:val="aa"/>
            <w:ind w:left="720" w:firstLineChars="0" w:firstLine="0"/>
          </w:pPr>
        </w:pPrChange>
      </w:pPr>
      <w:ins w:id="9364" w:author="..." w:date="2018-06-12T17:05:00Z">
        <w:r w:rsidRPr="00367607">
          <w:rPr>
            <w:rFonts w:ascii="Times New Roman" w:eastAsia="宋体" w:hAnsi="Times New Roman"/>
            <w:rPrChange w:id="9365" w:author="Windows 用户" w:date="2018-06-12T20:08:00Z">
              <w:rPr/>
            </w:rPrChange>
          </w:rPr>
          <w:t xml:space="preserve">        String tel_num = "10086";</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66" w:author="..." w:date="2018-06-12T17:05:00Z"/>
          <w:rFonts w:ascii="Times New Roman" w:eastAsia="宋体" w:hAnsi="Times New Roman"/>
          <w:rPrChange w:id="9367" w:author="Windows 用户" w:date="2018-06-12T20:08:00Z">
            <w:rPr>
              <w:ins w:id="9368" w:author="..." w:date="2018-06-12T17:05:00Z"/>
            </w:rPr>
          </w:rPrChange>
        </w:rPr>
        <w:pPrChange w:id="9369" w:author="Windows 用户" w:date="2018-06-12T20:08:00Z">
          <w:pPr>
            <w:pStyle w:val="aa"/>
            <w:ind w:left="720" w:firstLineChars="0" w:firstLine="0"/>
          </w:pPr>
        </w:pPrChange>
      </w:pPr>
      <w:ins w:id="9370" w:author="..." w:date="2018-06-12T17:05:00Z">
        <w:r w:rsidRPr="00367607">
          <w:rPr>
            <w:rFonts w:ascii="Times New Roman" w:eastAsia="宋体" w:hAnsi="Times New Roman"/>
            <w:rPrChange w:id="9371" w:author="Windows 用户" w:date="2018-06-12T20:08:00Z">
              <w:rPr/>
            </w:rPrChange>
          </w:rPr>
          <w:t xml:space="preserve">        Uri tel_call = Uri.parse("tel:"+tel_num);</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72" w:author="..." w:date="2018-06-12T17:05:00Z"/>
          <w:rFonts w:ascii="Times New Roman" w:eastAsia="宋体" w:hAnsi="Times New Roman"/>
          <w:rPrChange w:id="9373" w:author="Windows 用户" w:date="2018-06-12T20:08:00Z">
            <w:rPr>
              <w:ins w:id="9374" w:author="..." w:date="2018-06-12T17:05:00Z"/>
            </w:rPr>
          </w:rPrChange>
        </w:rPr>
        <w:pPrChange w:id="9375" w:author="Windows 用户" w:date="2018-06-12T20:08:00Z">
          <w:pPr>
            <w:pStyle w:val="aa"/>
            <w:ind w:left="720" w:firstLineChars="0" w:firstLine="0"/>
          </w:pPr>
        </w:pPrChange>
      </w:pPr>
      <w:ins w:id="9376" w:author="..." w:date="2018-06-12T17:05:00Z">
        <w:r w:rsidRPr="00367607">
          <w:rPr>
            <w:rFonts w:ascii="Times New Roman" w:eastAsia="宋体" w:hAnsi="Times New Roman"/>
            <w:rPrChange w:id="9377" w:author="Windows 用户" w:date="2018-06-12T20:08:00Z">
              <w:rPr/>
            </w:rPrChange>
          </w:rPr>
          <w:lastRenderedPageBreak/>
          <w:t xml:space="preserve">        Intent intent = new Intent("android.intent.action.CALL", tel_call);</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78" w:author="..." w:date="2018-06-12T17:05:00Z"/>
          <w:rFonts w:ascii="Times New Roman" w:eastAsia="宋体" w:hAnsi="Times New Roman"/>
          <w:rPrChange w:id="9379" w:author="Windows 用户" w:date="2018-06-12T20:08:00Z">
            <w:rPr>
              <w:ins w:id="9380" w:author="..." w:date="2018-06-12T17:05:00Z"/>
            </w:rPr>
          </w:rPrChange>
        </w:rPr>
        <w:pPrChange w:id="9381" w:author="Windows 用户" w:date="2018-06-12T20:08:00Z">
          <w:pPr>
            <w:pStyle w:val="aa"/>
            <w:ind w:left="720" w:firstLineChars="0" w:firstLine="0"/>
          </w:pPr>
        </w:pPrChange>
      </w:pPr>
      <w:ins w:id="9382" w:author="..." w:date="2018-06-12T17:05:00Z">
        <w:r w:rsidRPr="00367607">
          <w:rPr>
            <w:rFonts w:ascii="Times New Roman" w:eastAsia="宋体" w:hAnsi="Times New Roman"/>
            <w:rPrChange w:id="9383" w:author="Windows 用户" w:date="2018-06-12T20:08:00Z">
              <w:rPr/>
            </w:rPrChange>
          </w:rPr>
          <w:t xml:space="preserve">        startActivity(intent);</w:t>
        </w:r>
      </w:ins>
    </w:p>
    <w:p w:rsidR="00F76376" w:rsidRPr="00367607"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84" w:author="..." w:date="2018-06-12T17:05:00Z"/>
          <w:rFonts w:ascii="Times New Roman" w:eastAsia="宋体" w:hAnsi="Times New Roman"/>
          <w:rPrChange w:id="9385" w:author="Windows 用户" w:date="2018-06-12T20:08:00Z">
            <w:rPr>
              <w:ins w:id="9386" w:author="..." w:date="2018-06-12T17:05:00Z"/>
            </w:rPr>
          </w:rPrChange>
        </w:rPr>
        <w:pPrChange w:id="9387" w:author="Windows 用户" w:date="2018-06-12T20:08:00Z">
          <w:pPr>
            <w:pStyle w:val="aa"/>
            <w:ind w:left="720" w:firstLineChars="0" w:firstLine="0"/>
          </w:pPr>
        </w:pPrChange>
      </w:pPr>
      <w:ins w:id="9388" w:author="..." w:date="2018-06-12T17:05:00Z">
        <w:r w:rsidRPr="00367607">
          <w:rPr>
            <w:rFonts w:ascii="Times New Roman" w:eastAsia="宋体" w:hAnsi="Times New Roman"/>
            <w:rPrChange w:id="9389" w:author="Windows 用户" w:date="2018-06-12T20:08:00Z">
              <w:rPr/>
            </w:rPrChange>
          </w:rPr>
          <w:t xml:space="preserve">    }</w:t>
        </w:r>
      </w:ins>
    </w:p>
    <w:p w:rsidR="00F76376" w:rsidRDefault="00793F6E">
      <w:pPr>
        <w:pBdr>
          <w:top w:val="single" w:sz="4" w:space="1" w:color="auto"/>
          <w:left w:val="single" w:sz="4" w:space="4" w:color="auto"/>
          <w:bottom w:val="single" w:sz="4" w:space="1" w:color="auto"/>
          <w:right w:val="single" w:sz="4" w:space="4" w:color="auto"/>
        </w:pBdr>
        <w:shd w:val="clear" w:color="auto" w:fill="FFFFFF" w:themeFill="background1"/>
        <w:spacing w:line="240" w:lineRule="exact"/>
        <w:rPr>
          <w:ins w:id="9390" w:author="..." w:date="2018-06-12T17:05:00Z"/>
          <w:rFonts w:ascii="Times New Roman" w:eastAsia="宋体" w:hAnsi="Times New Roman" w:cs="Times New Roman"/>
          <w:sz w:val="24"/>
          <w:szCs w:val="24"/>
        </w:rPr>
        <w:pPrChange w:id="9391" w:author="Windows 用户" w:date="2018-06-12T20:08:00Z">
          <w:pPr>
            <w:pStyle w:val="aa"/>
            <w:ind w:left="720" w:firstLineChars="0" w:firstLine="0"/>
          </w:pPr>
        </w:pPrChange>
      </w:pPr>
      <w:ins w:id="9392" w:author="..." w:date="2018-06-12T17:05:00Z">
        <w:r w:rsidRPr="00367607">
          <w:rPr>
            <w:rFonts w:ascii="Times New Roman" w:eastAsia="宋体" w:hAnsi="Times New Roman"/>
            <w:rPrChange w:id="9393" w:author="Windows 用户" w:date="2018-06-12T20:08:00Z">
              <w:rPr/>
            </w:rPrChange>
          </w:rPr>
          <w:t>});</w:t>
        </w:r>
      </w:ins>
    </w:p>
    <w:p w:rsidR="00F76376" w:rsidRPr="00F76376" w:rsidRDefault="00793F6E">
      <w:pPr>
        <w:pStyle w:val="aa"/>
        <w:spacing w:line="400" w:lineRule="exact"/>
        <w:ind w:firstLine="480"/>
        <w:rPr>
          <w:del w:id="9394" w:author="..." w:date="2018-06-12T18:14:00Z"/>
          <w:rFonts w:ascii="Times New Roman" w:eastAsia="宋体" w:hAnsi="Times New Roman" w:cs="Times New Roman"/>
          <w:sz w:val="24"/>
          <w:szCs w:val="24"/>
          <w:rPrChange w:id="9395" w:author="..." w:date="2018-06-12T16:04:00Z">
            <w:rPr>
              <w:del w:id="9396" w:author="..." w:date="2018-06-12T18:14:00Z"/>
            </w:rPr>
          </w:rPrChange>
        </w:rPr>
        <w:pPrChange w:id="9397" w:author="Windows 用户" w:date="2018-06-12T20:10:00Z">
          <w:pPr>
            <w:pStyle w:val="aa"/>
            <w:ind w:left="720" w:firstLineChars="0" w:firstLine="0"/>
          </w:pPr>
        </w:pPrChange>
      </w:pPr>
      <w:ins w:id="9398" w:author="..." w:date="2018-06-12T17:07:00Z">
        <w:r>
          <w:rPr>
            <w:rFonts w:ascii="Times New Roman" w:eastAsia="宋体" w:hAnsi="Times New Roman" w:cs="Times New Roman" w:hint="eastAsia"/>
            <w:sz w:val="24"/>
            <w:szCs w:val="24"/>
          </w:rPr>
          <w:t>运行</w:t>
        </w:r>
        <w:r>
          <w:rPr>
            <w:rFonts w:ascii="Times New Roman" w:eastAsia="宋体" w:hAnsi="Times New Roman" w:cs="Times New Roman" w:hint="eastAsia"/>
            <w:sz w:val="24"/>
            <w:szCs w:val="24"/>
          </w:rPr>
          <w:t>FourthActivity</w:t>
        </w:r>
        <w:r>
          <w:rPr>
            <w:rFonts w:ascii="Times New Roman" w:eastAsia="宋体" w:hAnsi="Times New Roman" w:cs="Times New Roman" w:hint="eastAsia"/>
            <w:sz w:val="24"/>
            <w:szCs w:val="24"/>
          </w:rPr>
          <w:t>：（出现错误，提示“</w:t>
        </w:r>
        <w:r>
          <w:rPr>
            <w:rFonts w:ascii="Times New Roman" w:eastAsia="宋体" w:hAnsi="Times New Roman" w:cs="Times New Roman" w:hint="eastAsia"/>
            <w:sz w:val="24"/>
            <w:szCs w:val="24"/>
          </w:rPr>
          <w:t>Permission Denial</w:t>
        </w:r>
        <w:r>
          <w:rPr>
            <w:rFonts w:ascii="Times New Roman" w:eastAsia="宋体" w:hAnsi="Times New Roman" w:cs="Times New Roman" w:hint="eastAsia"/>
            <w:sz w:val="24"/>
            <w:szCs w:val="24"/>
          </w:rPr>
          <w:t>”）。</w:t>
        </w:r>
      </w:ins>
    </w:p>
    <w:p w:rsidR="00F76376" w:rsidRPr="00421CD1" w:rsidRDefault="00793F6E">
      <w:pPr>
        <w:pStyle w:val="aa"/>
        <w:spacing w:line="400" w:lineRule="exact"/>
        <w:ind w:firstLine="480"/>
        <w:rPr>
          <w:del w:id="9399" w:author="..." w:date="2018-06-12T18:14:00Z"/>
          <w:rFonts w:ascii="Times New Roman" w:eastAsia="宋体" w:hAnsi="Times New Roman" w:cs="Times New Roman"/>
          <w:sz w:val="24"/>
          <w:szCs w:val="24"/>
          <w:rPrChange w:id="9400" w:author="Windows 用户" w:date="2018-06-12T20:10:00Z">
            <w:rPr>
              <w:del w:id="9401" w:author="..." w:date="2018-06-12T18:14:00Z"/>
            </w:rPr>
          </w:rPrChange>
        </w:rPr>
        <w:pPrChange w:id="9402" w:author="Windows 用户" w:date="2018-06-12T20:10:00Z">
          <w:pPr>
            <w:pStyle w:val="aa"/>
            <w:shd w:val="clear" w:color="auto" w:fill="E7E6E6" w:themeFill="background2"/>
            <w:ind w:left="720"/>
          </w:pPr>
        </w:pPrChange>
      </w:pPr>
      <w:del w:id="9403" w:author="..." w:date="2018-06-12T18:14:00Z">
        <w:r w:rsidRPr="00421CD1">
          <w:rPr>
            <w:rFonts w:ascii="Times New Roman" w:eastAsia="宋体" w:hAnsi="Times New Roman" w:cs="Times New Roman"/>
            <w:sz w:val="24"/>
            <w:szCs w:val="24"/>
            <w:rPrChange w:id="9404" w:author="Windows 用户" w:date="2018-06-12T20:10:00Z">
              <w:rPr/>
            </w:rPrChange>
          </w:rPr>
          <w:delText>Button button_fourth_activity = (Button)findViewById(R.id.FourthActivity);</w:delText>
        </w:r>
      </w:del>
    </w:p>
    <w:p w:rsidR="00F76376" w:rsidRPr="00421CD1" w:rsidRDefault="00793F6E">
      <w:pPr>
        <w:pStyle w:val="aa"/>
        <w:spacing w:line="400" w:lineRule="exact"/>
        <w:ind w:firstLine="480"/>
        <w:rPr>
          <w:del w:id="9405" w:author="..." w:date="2018-06-12T18:14:00Z"/>
          <w:rFonts w:ascii="Times New Roman" w:eastAsia="宋体" w:hAnsi="Times New Roman" w:cs="Times New Roman"/>
          <w:sz w:val="24"/>
          <w:szCs w:val="24"/>
          <w:rPrChange w:id="9406" w:author="Windows 用户" w:date="2018-06-12T20:10:00Z">
            <w:rPr>
              <w:del w:id="9407" w:author="..." w:date="2018-06-12T18:14:00Z"/>
            </w:rPr>
          </w:rPrChange>
        </w:rPr>
        <w:pPrChange w:id="9408" w:author="Windows 用户" w:date="2018-06-12T20:10:00Z">
          <w:pPr>
            <w:pStyle w:val="aa"/>
            <w:shd w:val="clear" w:color="auto" w:fill="E7E6E6" w:themeFill="background2"/>
            <w:ind w:left="720"/>
          </w:pPr>
        </w:pPrChange>
      </w:pPr>
      <w:del w:id="9409" w:author="..." w:date="2018-06-12T18:14:00Z">
        <w:r w:rsidRPr="00421CD1">
          <w:rPr>
            <w:rFonts w:ascii="Times New Roman" w:eastAsia="宋体" w:hAnsi="Times New Roman" w:cs="Times New Roman"/>
            <w:sz w:val="24"/>
            <w:szCs w:val="24"/>
            <w:rPrChange w:id="9410" w:author="Windows 用户" w:date="2018-06-12T20:10:00Z">
              <w:rPr/>
            </w:rPrChange>
          </w:rPr>
          <w:delText>button_fourth_activity.setOnClickListener(new View.OnClickListener() {</w:delText>
        </w:r>
      </w:del>
    </w:p>
    <w:p w:rsidR="00F76376" w:rsidRPr="00421CD1" w:rsidRDefault="00793F6E">
      <w:pPr>
        <w:pStyle w:val="aa"/>
        <w:spacing w:line="400" w:lineRule="exact"/>
        <w:ind w:firstLine="480"/>
        <w:rPr>
          <w:del w:id="9411" w:author="..." w:date="2018-06-12T18:14:00Z"/>
          <w:rFonts w:ascii="Times New Roman" w:eastAsia="宋体" w:hAnsi="Times New Roman" w:cs="Times New Roman"/>
          <w:sz w:val="24"/>
          <w:szCs w:val="24"/>
          <w:rPrChange w:id="9412" w:author="Windows 用户" w:date="2018-06-12T20:10:00Z">
            <w:rPr>
              <w:del w:id="9413" w:author="..." w:date="2018-06-12T18:14:00Z"/>
            </w:rPr>
          </w:rPrChange>
        </w:rPr>
        <w:pPrChange w:id="9414" w:author="Windows 用户" w:date="2018-06-12T20:10:00Z">
          <w:pPr>
            <w:pStyle w:val="aa"/>
            <w:shd w:val="clear" w:color="auto" w:fill="E7E6E6" w:themeFill="background2"/>
            <w:ind w:left="720"/>
          </w:pPr>
        </w:pPrChange>
      </w:pPr>
      <w:del w:id="9415" w:author="..." w:date="2018-06-12T18:14:00Z">
        <w:r w:rsidRPr="00421CD1">
          <w:rPr>
            <w:rFonts w:ascii="Times New Roman" w:eastAsia="宋体" w:hAnsi="Times New Roman" w:cs="Times New Roman"/>
            <w:sz w:val="24"/>
            <w:szCs w:val="24"/>
            <w:rPrChange w:id="9416" w:author="Windows 用户" w:date="2018-06-12T20:10:00Z">
              <w:rPr/>
            </w:rPrChange>
          </w:rPr>
          <w:delText xml:space="preserve">    @Override</w:delText>
        </w:r>
      </w:del>
    </w:p>
    <w:p w:rsidR="00F76376" w:rsidRPr="00421CD1" w:rsidRDefault="00793F6E">
      <w:pPr>
        <w:pStyle w:val="aa"/>
        <w:spacing w:line="400" w:lineRule="exact"/>
        <w:ind w:firstLine="480"/>
        <w:rPr>
          <w:del w:id="9417" w:author="..." w:date="2018-06-12T18:14:00Z"/>
          <w:rFonts w:ascii="Times New Roman" w:eastAsia="宋体" w:hAnsi="Times New Roman" w:cs="Times New Roman"/>
          <w:sz w:val="24"/>
          <w:szCs w:val="24"/>
          <w:rPrChange w:id="9418" w:author="Windows 用户" w:date="2018-06-12T20:10:00Z">
            <w:rPr>
              <w:del w:id="9419" w:author="..." w:date="2018-06-12T18:14:00Z"/>
            </w:rPr>
          </w:rPrChange>
        </w:rPr>
        <w:pPrChange w:id="9420" w:author="Windows 用户" w:date="2018-06-12T20:10:00Z">
          <w:pPr>
            <w:pStyle w:val="aa"/>
            <w:shd w:val="clear" w:color="auto" w:fill="E7E6E6" w:themeFill="background2"/>
            <w:ind w:left="720"/>
          </w:pPr>
        </w:pPrChange>
      </w:pPr>
      <w:del w:id="9421" w:author="..." w:date="2018-06-12T18:14:00Z">
        <w:r w:rsidRPr="00421CD1">
          <w:rPr>
            <w:rFonts w:ascii="Times New Roman" w:eastAsia="宋体" w:hAnsi="Times New Roman" w:cs="Times New Roman"/>
            <w:sz w:val="24"/>
            <w:szCs w:val="24"/>
            <w:rPrChange w:id="9422" w:author="Windows 用户" w:date="2018-06-12T20:10:00Z">
              <w:rPr/>
            </w:rPrChange>
          </w:rPr>
          <w:delText xml:space="preserve">    public void onClick(View v) {</w:delText>
        </w:r>
      </w:del>
    </w:p>
    <w:p w:rsidR="00F76376" w:rsidRPr="00421CD1" w:rsidRDefault="00793F6E">
      <w:pPr>
        <w:pStyle w:val="aa"/>
        <w:spacing w:line="400" w:lineRule="exact"/>
        <w:ind w:firstLine="480"/>
        <w:rPr>
          <w:del w:id="9423" w:author="..." w:date="2018-06-12T18:14:00Z"/>
          <w:rFonts w:ascii="Times New Roman" w:eastAsia="宋体" w:hAnsi="Times New Roman" w:cs="Times New Roman"/>
          <w:sz w:val="24"/>
          <w:szCs w:val="24"/>
          <w:rPrChange w:id="9424" w:author="Windows 用户" w:date="2018-06-12T20:10:00Z">
            <w:rPr>
              <w:del w:id="9425" w:author="..." w:date="2018-06-12T18:14:00Z"/>
            </w:rPr>
          </w:rPrChange>
        </w:rPr>
        <w:pPrChange w:id="9426" w:author="Windows 用户" w:date="2018-06-12T20:10:00Z">
          <w:pPr>
            <w:pStyle w:val="aa"/>
            <w:shd w:val="clear" w:color="auto" w:fill="E7E6E6" w:themeFill="background2"/>
            <w:ind w:left="720"/>
          </w:pPr>
        </w:pPrChange>
      </w:pPr>
      <w:del w:id="9427" w:author="..." w:date="2018-06-12T18:14:00Z">
        <w:r w:rsidRPr="00421CD1">
          <w:rPr>
            <w:rFonts w:ascii="Times New Roman" w:eastAsia="宋体" w:hAnsi="Times New Roman" w:cs="Times New Roman"/>
            <w:sz w:val="24"/>
            <w:szCs w:val="24"/>
            <w:rPrChange w:id="9428" w:author="Windows 用户" w:date="2018-06-12T20:10:00Z">
              <w:rPr/>
            </w:rPrChange>
          </w:rPr>
          <w:delText xml:space="preserve">        String tel_num = "10086";</w:delText>
        </w:r>
      </w:del>
    </w:p>
    <w:p w:rsidR="00F76376" w:rsidRPr="00421CD1" w:rsidRDefault="00793F6E">
      <w:pPr>
        <w:pStyle w:val="aa"/>
        <w:spacing w:line="400" w:lineRule="exact"/>
        <w:ind w:firstLine="480"/>
        <w:rPr>
          <w:del w:id="9429" w:author="..." w:date="2018-06-12T18:14:00Z"/>
          <w:rFonts w:ascii="Times New Roman" w:eastAsia="宋体" w:hAnsi="Times New Roman" w:cs="Times New Roman"/>
          <w:sz w:val="24"/>
          <w:szCs w:val="24"/>
          <w:rPrChange w:id="9430" w:author="Windows 用户" w:date="2018-06-12T20:10:00Z">
            <w:rPr>
              <w:del w:id="9431" w:author="..." w:date="2018-06-12T18:14:00Z"/>
            </w:rPr>
          </w:rPrChange>
        </w:rPr>
        <w:pPrChange w:id="9432" w:author="Windows 用户" w:date="2018-06-12T20:10:00Z">
          <w:pPr>
            <w:pStyle w:val="aa"/>
            <w:shd w:val="clear" w:color="auto" w:fill="E7E6E6" w:themeFill="background2"/>
            <w:ind w:left="720"/>
          </w:pPr>
        </w:pPrChange>
      </w:pPr>
      <w:del w:id="9433" w:author="..." w:date="2018-06-12T18:14:00Z">
        <w:r w:rsidRPr="00421CD1">
          <w:rPr>
            <w:rFonts w:ascii="Times New Roman" w:eastAsia="宋体" w:hAnsi="Times New Roman" w:cs="Times New Roman"/>
            <w:sz w:val="24"/>
            <w:szCs w:val="24"/>
            <w:rPrChange w:id="9434" w:author="Windows 用户" w:date="2018-06-12T20:10:00Z">
              <w:rPr/>
            </w:rPrChange>
          </w:rPr>
          <w:delText xml:space="preserve">        Uri tel_call = Uri.parse("tel:"+tel_num);</w:delText>
        </w:r>
      </w:del>
    </w:p>
    <w:p w:rsidR="00F76376" w:rsidRPr="00421CD1" w:rsidRDefault="00793F6E">
      <w:pPr>
        <w:pStyle w:val="aa"/>
        <w:spacing w:line="400" w:lineRule="exact"/>
        <w:ind w:firstLine="480"/>
        <w:rPr>
          <w:del w:id="9435" w:author="..." w:date="2018-06-12T18:14:00Z"/>
          <w:rFonts w:ascii="Times New Roman" w:eastAsia="宋体" w:hAnsi="Times New Roman" w:cs="Times New Roman"/>
          <w:sz w:val="24"/>
          <w:szCs w:val="24"/>
          <w:rPrChange w:id="9436" w:author="Windows 用户" w:date="2018-06-12T20:10:00Z">
            <w:rPr>
              <w:del w:id="9437" w:author="..." w:date="2018-06-12T18:14:00Z"/>
            </w:rPr>
          </w:rPrChange>
        </w:rPr>
        <w:pPrChange w:id="9438" w:author="Windows 用户" w:date="2018-06-12T20:10:00Z">
          <w:pPr>
            <w:pStyle w:val="aa"/>
            <w:shd w:val="clear" w:color="auto" w:fill="E7E6E6" w:themeFill="background2"/>
            <w:ind w:left="720"/>
          </w:pPr>
        </w:pPrChange>
      </w:pPr>
      <w:del w:id="9439" w:author="..." w:date="2018-06-12T18:14:00Z">
        <w:r w:rsidRPr="00421CD1">
          <w:rPr>
            <w:rFonts w:ascii="Times New Roman" w:eastAsia="宋体" w:hAnsi="Times New Roman" w:cs="Times New Roman"/>
            <w:sz w:val="24"/>
            <w:szCs w:val="24"/>
            <w:rPrChange w:id="9440" w:author="Windows 用户" w:date="2018-06-12T20:10:00Z">
              <w:rPr/>
            </w:rPrChange>
          </w:rPr>
          <w:delText xml:space="preserve">        Intent intent = new Intent("android.intent.action.CALL", tel_call);</w:delText>
        </w:r>
      </w:del>
    </w:p>
    <w:p w:rsidR="00F76376" w:rsidRPr="00421CD1" w:rsidRDefault="00793F6E">
      <w:pPr>
        <w:pStyle w:val="aa"/>
        <w:spacing w:line="400" w:lineRule="exact"/>
        <w:ind w:firstLine="480"/>
        <w:rPr>
          <w:del w:id="9441" w:author="..." w:date="2018-06-12T18:14:00Z"/>
          <w:rFonts w:ascii="Times New Roman" w:eastAsia="宋体" w:hAnsi="Times New Roman" w:cs="Times New Roman"/>
          <w:sz w:val="24"/>
          <w:szCs w:val="24"/>
          <w:rPrChange w:id="9442" w:author="Windows 用户" w:date="2018-06-12T20:10:00Z">
            <w:rPr>
              <w:del w:id="9443" w:author="..." w:date="2018-06-12T18:14:00Z"/>
            </w:rPr>
          </w:rPrChange>
        </w:rPr>
        <w:pPrChange w:id="9444" w:author="Windows 用户" w:date="2018-06-12T20:10:00Z">
          <w:pPr>
            <w:pStyle w:val="aa"/>
            <w:shd w:val="clear" w:color="auto" w:fill="E7E6E6" w:themeFill="background2"/>
            <w:ind w:left="720"/>
          </w:pPr>
        </w:pPrChange>
      </w:pPr>
      <w:del w:id="9445" w:author="..." w:date="2018-06-12T18:14:00Z">
        <w:r w:rsidRPr="00421CD1">
          <w:rPr>
            <w:rFonts w:ascii="Times New Roman" w:eastAsia="宋体" w:hAnsi="Times New Roman" w:cs="Times New Roman"/>
            <w:sz w:val="24"/>
            <w:szCs w:val="24"/>
            <w:rPrChange w:id="9446" w:author="Windows 用户" w:date="2018-06-12T20:10:00Z">
              <w:rPr/>
            </w:rPrChange>
          </w:rPr>
          <w:delText xml:space="preserve">        startActivity(intent);</w:delText>
        </w:r>
      </w:del>
    </w:p>
    <w:p w:rsidR="00F76376" w:rsidRPr="00421CD1" w:rsidRDefault="00793F6E">
      <w:pPr>
        <w:pStyle w:val="aa"/>
        <w:spacing w:line="400" w:lineRule="exact"/>
        <w:ind w:firstLine="480"/>
        <w:rPr>
          <w:del w:id="9447" w:author="..." w:date="2018-06-12T18:14:00Z"/>
          <w:rFonts w:ascii="Times New Roman" w:eastAsia="宋体" w:hAnsi="Times New Roman" w:cs="Times New Roman"/>
          <w:sz w:val="24"/>
          <w:szCs w:val="24"/>
          <w:rPrChange w:id="9448" w:author="Windows 用户" w:date="2018-06-12T20:10:00Z">
            <w:rPr>
              <w:del w:id="9449" w:author="..." w:date="2018-06-12T18:14:00Z"/>
            </w:rPr>
          </w:rPrChange>
        </w:rPr>
        <w:pPrChange w:id="9450" w:author="Windows 用户" w:date="2018-06-12T20:10:00Z">
          <w:pPr>
            <w:pStyle w:val="aa"/>
            <w:shd w:val="clear" w:color="auto" w:fill="E7E6E6" w:themeFill="background2"/>
            <w:ind w:left="720"/>
          </w:pPr>
        </w:pPrChange>
      </w:pPr>
      <w:del w:id="9451" w:author="..." w:date="2018-06-12T18:14:00Z">
        <w:r w:rsidRPr="00421CD1">
          <w:rPr>
            <w:rFonts w:ascii="Times New Roman" w:eastAsia="宋体" w:hAnsi="Times New Roman" w:cs="Times New Roman"/>
            <w:sz w:val="24"/>
            <w:szCs w:val="24"/>
            <w:rPrChange w:id="9452" w:author="Windows 用户" w:date="2018-06-12T20:10:00Z">
              <w:rPr/>
            </w:rPrChange>
          </w:rPr>
          <w:delText xml:space="preserve">    }</w:delText>
        </w:r>
      </w:del>
    </w:p>
    <w:p w:rsidR="00F76376" w:rsidRPr="00421CD1" w:rsidRDefault="00793F6E">
      <w:pPr>
        <w:pStyle w:val="aa"/>
        <w:spacing w:line="400" w:lineRule="exact"/>
        <w:ind w:firstLine="480"/>
        <w:rPr>
          <w:del w:id="9453" w:author="..." w:date="2018-06-12T18:14:00Z"/>
          <w:rFonts w:ascii="Times New Roman" w:eastAsia="宋体" w:hAnsi="Times New Roman" w:cs="Times New Roman"/>
          <w:sz w:val="24"/>
          <w:szCs w:val="24"/>
          <w:rPrChange w:id="9454" w:author="Windows 用户" w:date="2018-06-12T20:10:00Z">
            <w:rPr>
              <w:del w:id="9455" w:author="..." w:date="2018-06-12T18:14:00Z"/>
            </w:rPr>
          </w:rPrChange>
        </w:rPr>
        <w:pPrChange w:id="9456" w:author="Windows 用户" w:date="2018-06-12T20:10:00Z">
          <w:pPr>
            <w:pStyle w:val="aa"/>
            <w:shd w:val="clear" w:color="auto" w:fill="E7E6E6" w:themeFill="background2"/>
            <w:ind w:left="720" w:firstLineChars="0" w:firstLine="0"/>
          </w:pPr>
        </w:pPrChange>
      </w:pPr>
      <w:del w:id="9457" w:author="..." w:date="2018-06-12T18:14:00Z">
        <w:r w:rsidRPr="00421CD1">
          <w:rPr>
            <w:rFonts w:ascii="Times New Roman" w:eastAsia="宋体" w:hAnsi="Times New Roman" w:cs="Times New Roman"/>
            <w:sz w:val="24"/>
            <w:szCs w:val="24"/>
            <w:rPrChange w:id="9458" w:author="Windows 用户" w:date="2018-06-12T20:10:00Z">
              <w:rPr/>
            </w:rPrChange>
          </w:rPr>
          <w:delText>});</w:delText>
        </w:r>
      </w:del>
    </w:p>
    <w:p w:rsidR="00F76376" w:rsidRPr="00F76376" w:rsidRDefault="00793F6E">
      <w:pPr>
        <w:pStyle w:val="aa"/>
        <w:spacing w:line="400" w:lineRule="exact"/>
        <w:ind w:firstLine="480"/>
        <w:rPr>
          <w:del w:id="9459" w:author="..." w:date="2018-06-12T18:14:00Z"/>
          <w:rFonts w:ascii="Times New Roman" w:eastAsia="宋体" w:hAnsi="Times New Roman" w:cs="Times New Roman"/>
          <w:sz w:val="24"/>
          <w:szCs w:val="24"/>
          <w:rPrChange w:id="9460" w:author="..." w:date="2018-06-12T16:04:00Z">
            <w:rPr>
              <w:del w:id="9461" w:author="..." w:date="2018-06-12T18:14:00Z"/>
              <w:color w:val="000000"/>
              <w:szCs w:val="21"/>
            </w:rPr>
          </w:rPrChange>
        </w:rPr>
        <w:pPrChange w:id="9462" w:author="Windows 用户" w:date="2018-06-12T20:10:00Z">
          <w:pPr>
            <w:pStyle w:val="aa"/>
            <w:ind w:left="720" w:firstLineChars="0" w:firstLine="0"/>
          </w:pPr>
        </w:pPrChange>
      </w:pPr>
      <w:del w:id="9463" w:author="..." w:date="2018-06-12T18:14:00Z">
        <w:r>
          <w:rPr>
            <w:rFonts w:ascii="Times New Roman" w:eastAsia="宋体" w:hAnsi="Times New Roman" w:cs="Times New Roman"/>
            <w:sz w:val="24"/>
            <w:szCs w:val="24"/>
            <w:rPrChange w:id="9464" w:author="..." w:date="2018-06-12T16:04:00Z">
              <w:rPr>
                <w:color w:val="000000"/>
                <w:szCs w:val="21"/>
              </w:rPr>
            </w:rPrChange>
          </w:rPr>
          <w:delText xml:space="preserve">[1] </w:delText>
        </w:r>
        <w:r>
          <w:rPr>
            <w:rFonts w:ascii="Times New Roman" w:eastAsia="宋体" w:hAnsi="Times New Roman" w:cs="Times New Roman" w:hint="eastAsia"/>
            <w:sz w:val="24"/>
            <w:szCs w:val="24"/>
            <w:rPrChange w:id="9465" w:author="..." w:date="2018-06-12T16:04:00Z">
              <w:rPr>
                <w:rFonts w:hint="eastAsia"/>
                <w:color w:val="000000"/>
                <w:szCs w:val="21"/>
              </w:rPr>
            </w:rPrChange>
          </w:rPr>
          <w:delText>运行</w:delText>
        </w:r>
        <w:r>
          <w:rPr>
            <w:rFonts w:ascii="Times New Roman" w:eastAsia="宋体" w:hAnsi="Times New Roman" w:cs="Times New Roman"/>
            <w:sz w:val="24"/>
            <w:szCs w:val="24"/>
            <w:rPrChange w:id="9466" w:author="..." w:date="2018-06-12T16:04:00Z">
              <w:rPr>
                <w:color w:val="000000"/>
                <w:szCs w:val="21"/>
              </w:rPr>
            </w:rPrChange>
          </w:rPr>
          <w:delText>FourthActivity</w:delText>
        </w:r>
        <w:r>
          <w:rPr>
            <w:rFonts w:ascii="Times New Roman" w:eastAsia="宋体" w:hAnsi="Times New Roman" w:cs="Times New Roman" w:hint="eastAsia"/>
            <w:sz w:val="24"/>
            <w:szCs w:val="24"/>
            <w:rPrChange w:id="9467" w:author="..." w:date="2018-06-12T16:04:00Z">
              <w:rPr>
                <w:rFonts w:hint="eastAsia"/>
                <w:color w:val="000000"/>
                <w:szCs w:val="21"/>
              </w:rPr>
            </w:rPrChange>
          </w:rPr>
          <w:delText>：</w:delText>
        </w:r>
      </w:del>
    </w:p>
    <w:p w:rsidR="00F76376" w:rsidRPr="00421CD1" w:rsidRDefault="00F76376">
      <w:pPr>
        <w:pStyle w:val="aa"/>
        <w:spacing w:line="400" w:lineRule="exact"/>
        <w:ind w:firstLine="480"/>
        <w:rPr>
          <w:del w:id="9468" w:author="..." w:date="2018-06-12T18:14:00Z"/>
          <w:rFonts w:ascii="Times New Roman" w:eastAsia="宋体" w:hAnsi="Times New Roman" w:cs="Times New Roman"/>
          <w:sz w:val="24"/>
          <w:szCs w:val="24"/>
          <w:rPrChange w:id="9469" w:author="Windows 用户" w:date="2018-06-12T20:10:00Z">
            <w:rPr>
              <w:del w:id="9470" w:author="..." w:date="2018-06-12T18:14:00Z"/>
              <w:color w:val="000000"/>
              <w:szCs w:val="21"/>
            </w:rPr>
          </w:rPrChange>
        </w:rPr>
        <w:pPrChange w:id="9471" w:author="Windows 用户" w:date="2018-06-12T20:10:00Z">
          <w:pPr>
            <w:pStyle w:val="aa"/>
            <w:ind w:left="720" w:firstLineChars="0" w:firstLine="0"/>
          </w:pPr>
        </w:pPrChange>
      </w:pPr>
    </w:p>
    <w:p w:rsidR="00F76376" w:rsidRPr="00421CD1" w:rsidRDefault="00793F6E">
      <w:pPr>
        <w:pStyle w:val="aa"/>
        <w:spacing w:line="400" w:lineRule="exact"/>
        <w:ind w:firstLine="480"/>
        <w:rPr>
          <w:del w:id="9472" w:author="..." w:date="2018-06-12T18:14:00Z"/>
          <w:rFonts w:ascii="Times New Roman" w:eastAsia="宋体" w:hAnsi="Times New Roman" w:cs="Times New Roman"/>
          <w:sz w:val="24"/>
          <w:szCs w:val="24"/>
          <w:rPrChange w:id="9473" w:author="Windows 用户" w:date="2018-06-12T20:10:00Z">
            <w:rPr>
              <w:del w:id="9474" w:author="..." w:date="2018-06-12T18:14:00Z"/>
              <w:color w:val="000000"/>
              <w:szCs w:val="21"/>
            </w:rPr>
          </w:rPrChange>
        </w:rPr>
        <w:pPrChange w:id="9475" w:author="Windows 用户" w:date="2018-06-12T20:10:00Z">
          <w:pPr>
            <w:ind w:left="720"/>
          </w:pPr>
        </w:pPrChange>
      </w:pPr>
      <w:del w:id="9476" w:author="..." w:date="2018-06-12T18:14:00Z">
        <w:r w:rsidRPr="00421CD1">
          <w:rPr>
            <w:rFonts w:ascii="Times New Roman" w:eastAsia="宋体" w:hAnsi="Times New Roman" w:cs="Times New Roman"/>
            <w:noProof/>
            <w:sz w:val="24"/>
            <w:szCs w:val="24"/>
            <w:rPrChange w:id="9477" w:author="Windows 用户" w:date="2018-06-12T20:10:00Z">
              <w:rPr>
                <w:noProof/>
              </w:rPr>
            </w:rPrChange>
          </w:rPr>
          <w:drawing>
            <wp:inline distT="0" distB="0" distL="0" distR="0" wp14:anchorId="293098A1" wp14:editId="485C1003">
              <wp:extent cx="5274310" cy="497840"/>
              <wp:effectExtent l="0" t="0" r="2540" b="165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97"/>
                      <a:stretch>
                        <a:fillRect/>
                      </a:stretch>
                    </pic:blipFill>
                    <pic:spPr>
                      <a:xfrm>
                        <a:off x="0" y="0"/>
                        <a:ext cx="5274310" cy="497840"/>
                      </a:xfrm>
                      <a:prstGeom prst="rect">
                        <a:avLst/>
                      </a:prstGeom>
                    </pic:spPr>
                  </pic:pic>
                </a:graphicData>
              </a:graphic>
            </wp:inline>
          </w:drawing>
        </w:r>
      </w:del>
    </w:p>
    <w:p w:rsidR="00F76376" w:rsidRPr="00421CD1" w:rsidRDefault="00F76376">
      <w:pPr>
        <w:pStyle w:val="aa"/>
        <w:spacing w:line="400" w:lineRule="exact"/>
        <w:ind w:firstLine="480"/>
        <w:rPr>
          <w:rFonts w:ascii="Times New Roman" w:eastAsia="宋体" w:hAnsi="Times New Roman" w:cs="Times New Roman"/>
          <w:sz w:val="24"/>
          <w:szCs w:val="24"/>
          <w:rPrChange w:id="9478" w:author="Windows 用户" w:date="2018-06-12T20:10:00Z">
            <w:rPr>
              <w:color w:val="000000"/>
              <w:szCs w:val="21"/>
            </w:rPr>
          </w:rPrChange>
        </w:rPr>
        <w:pPrChange w:id="9479" w:author="Windows 用户" w:date="2018-06-12T20:10:00Z">
          <w:pPr>
            <w:pStyle w:val="aa"/>
            <w:ind w:left="720" w:firstLineChars="0" w:firstLine="0"/>
          </w:pPr>
        </w:pPrChange>
      </w:pPr>
    </w:p>
    <w:p w:rsidR="00F76376" w:rsidRPr="00F76376" w:rsidRDefault="00793F6E">
      <w:pPr>
        <w:pStyle w:val="aa"/>
        <w:spacing w:line="400" w:lineRule="exact"/>
        <w:ind w:firstLine="480"/>
        <w:rPr>
          <w:del w:id="9480" w:author="..." w:date="2018-06-12T18:14:00Z"/>
          <w:rFonts w:ascii="Times New Roman" w:eastAsia="宋体" w:hAnsi="Times New Roman" w:cs="Times New Roman"/>
          <w:sz w:val="24"/>
          <w:szCs w:val="24"/>
          <w:rPrChange w:id="9481" w:author="..." w:date="2018-06-12T16:05:00Z">
            <w:rPr>
              <w:del w:id="9482" w:author="..." w:date="2018-06-12T18:14:00Z"/>
              <w:color w:val="000000"/>
              <w:szCs w:val="21"/>
            </w:rPr>
          </w:rPrChange>
        </w:rPr>
        <w:pPrChange w:id="9483" w:author="Windows 用户" w:date="2018-06-12T20:10:00Z">
          <w:pPr>
            <w:pStyle w:val="aa"/>
            <w:ind w:firstLineChars="0" w:firstLine="0"/>
          </w:pPr>
        </w:pPrChange>
      </w:pPr>
      <w:r>
        <w:rPr>
          <w:rFonts w:ascii="Times New Roman" w:eastAsia="宋体" w:hAnsi="Times New Roman" w:cs="Times New Roman"/>
          <w:sz w:val="24"/>
          <w:szCs w:val="24"/>
          <w:rPrChange w:id="9484" w:author="..." w:date="2018-06-12T16:05:00Z">
            <w:rPr/>
          </w:rPrChange>
        </w:rPr>
        <w:t>application.&lt;uses-permission&gt;= android.permission.CALL_PHONE</w:t>
      </w:r>
      <w:ins w:id="9485" w:author="..." w:date="2018-06-12T18:14:00Z">
        <w:r>
          <w:rPr>
            <w:rFonts w:ascii="Times New Roman" w:eastAsia="宋体" w:hAnsi="Times New Roman" w:cs="Times New Roman" w:hint="eastAsia"/>
            <w:sz w:val="24"/>
            <w:szCs w:val="24"/>
          </w:rPr>
          <w:t>，</w:t>
        </w:r>
      </w:ins>
    </w:p>
    <w:p w:rsidR="00F76376" w:rsidRPr="00F76376" w:rsidRDefault="00793F6E">
      <w:pPr>
        <w:pStyle w:val="aa"/>
        <w:spacing w:line="400" w:lineRule="exact"/>
        <w:ind w:firstLine="480"/>
        <w:rPr>
          <w:del w:id="9486" w:author="..." w:date="2018-06-12T18:14:00Z"/>
          <w:rFonts w:ascii="Times New Roman" w:eastAsia="宋体" w:hAnsi="Times New Roman" w:cs="Times New Roman"/>
          <w:sz w:val="24"/>
          <w:szCs w:val="24"/>
          <w:rPrChange w:id="9487" w:author="..." w:date="2018-06-12T16:05:00Z">
            <w:rPr>
              <w:del w:id="9488" w:author="..." w:date="2018-06-12T18:14:00Z"/>
              <w:color w:val="000000"/>
              <w:szCs w:val="21"/>
            </w:rPr>
          </w:rPrChange>
        </w:rPr>
        <w:pPrChange w:id="9489" w:author="Windows 用户" w:date="2018-06-12T20:10:00Z">
          <w:pPr>
            <w:pStyle w:val="aa"/>
            <w:ind w:left="720" w:firstLineChars="0" w:firstLine="0"/>
          </w:pPr>
        </w:pPrChange>
      </w:pPr>
      <w:r>
        <w:rPr>
          <w:rFonts w:ascii="Times New Roman" w:eastAsia="宋体" w:hAnsi="Times New Roman" w:cs="Times New Roman"/>
          <w:sz w:val="24"/>
          <w:szCs w:val="24"/>
          <w:rPrChange w:id="9490" w:author="..." w:date="2018-06-12T16:05:00Z">
            <w:rPr/>
          </w:rPrChange>
        </w:rPr>
        <w:t>A</w:t>
      </w:r>
      <w:r>
        <w:rPr>
          <w:rFonts w:ascii="Times New Roman" w:eastAsia="宋体" w:hAnsi="Times New Roman" w:cs="Times New Roman" w:hint="eastAsia"/>
          <w:sz w:val="24"/>
          <w:szCs w:val="24"/>
          <w:rPrChange w:id="9491" w:author="..." w:date="2018-06-12T16:05:00Z">
            <w:rPr>
              <w:rFonts w:hint="eastAsia"/>
            </w:rPr>
          </w:rPrChange>
        </w:rPr>
        <w:t>发送一个</w:t>
      </w:r>
      <w:r>
        <w:rPr>
          <w:rFonts w:ascii="Times New Roman" w:eastAsia="宋体" w:hAnsi="Times New Roman" w:cs="Times New Roman"/>
          <w:sz w:val="24"/>
          <w:szCs w:val="24"/>
          <w:rPrChange w:id="9492" w:author="..." w:date="2018-06-12T16:05:00Z">
            <w:rPr/>
          </w:rPrChange>
        </w:rPr>
        <w:t>action</w:t>
      </w:r>
      <w:r>
        <w:rPr>
          <w:rFonts w:ascii="Times New Roman" w:eastAsia="宋体" w:hAnsi="Times New Roman" w:cs="Times New Roman" w:hint="eastAsia"/>
          <w:sz w:val="24"/>
          <w:szCs w:val="24"/>
          <w:rPrChange w:id="9493" w:author="..." w:date="2018-06-12T16:05:00Z">
            <w:rPr>
              <w:rFonts w:hint="eastAsia"/>
            </w:rPr>
          </w:rPrChange>
        </w:rPr>
        <w:t>为</w:t>
      </w:r>
      <w:r>
        <w:rPr>
          <w:rFonts w:ascii="Times New Roman" w:eastAsia="宋体" w:hAnsi="Times New Roman" w:cs="Times New Roman"/>
          <w:sz w:val="24"/>
          <w:szCs w:val="24"/>
          <w:rPrChange w:id="9494" w:author="..." w:date="2018-06-12T16:05:00Z">
            <w:rPr>
              <w:color w:val="000000"/>
              <w:szCs w:val="21"/>
            </w:rPr>
          </w:rPrChange>
        </w:rPr>
        <w:t>android.intent.action.CALL</w:t>
      </w:r>
      <w:r>
        <w:rPr>
          <w:rFonts w:ascii="Times New Roman" w:eastAsia="宋体" w:hAnsi="Times New Roman" w:cs="Times New Roman" w:hint="eastAsia"/>
          <w:sz w:val="24"/>
          <w:szCs w:val="24"/>
          <w:rPrChange w:id="9495" w:author="..." w:date="2018-06-12T16:05:00Z">
            <w:rPr>
              <w:rFonts w:hint="eastAsia"/>
              <w:color w:val="000000"/>
              <w:szCs w:val="21"/>
            </w:rPr>
          </w:rPrChange>
        </w:rPr>
        <w:t>的</w:t>
      </w:r>
      <w:r>
        <w:rPr>
          <w:rFonts w:ascii="Times New Roman" w:eastAsia="宋体" w:hAnsi="Times New Roman" w:cs="Times New Roman"/>
          <w:sz w:val="24"/>
          <w:szCs w:val="24"/>
          <w:rPrChange w:id="9496" w:author="..." w:date="2018-06-12T16:05:00Z">
            <w:rPr>
              <w:color w:val="000000"/>
              <w:szCs w:val="21"/>
            </w:rPr>
          </w:rPrChange>
        </w:rPr>
        <w:t>Intent</w:t>
      </w:r>
      <w:r>
        <w:rPr>
          <w:rFonts w:ascii="Times New Roman" w:eastAsia="宋体" w:hAnsi="Times New Roman" w:cs="Times New Roman" w:hint="eastAsia"/>
          <w:sz w:val="24"/>
          <w:szCs w:val="24"/>
          <w:rPrChange w:id="9497" w:author="..." w:date="2018-06-12T16:05:00Z">
            <w:rPr>
              <w:rFonts w:hint="eastAsia"/>
              <w:color w:val="000000"/>
              <w:szCs w:val="21"/>
            </w:rPr>
          </w:rPrChange>
        </w:rPr>
        <w:t>，观察是否能发送成功（可以）</w:t>
      </w:r>
      <w:ins w:id="9498" w:author="..." w:date="2018-06-12T18:14:00Z">
        <w:r>
          <w:rPr>
            <w:rFonts w:ascii="Times New Roman" w:eastAsia="宋体" w:hAnsi="Times New Roman" w:cs="Times New Roman" w:hint="eastAsia"/>
            <w:sz w:val="24"/>
            <w:szCs w:val="24"/>
          </w:rPr>
          <w:t>，</w:t>
        </w:r>
      </w:ins>
    </w:p>
    <w:p w:rsidR="00F76376" w:rsidRPr="00F76376" w:rsidRDefault="00F76376">
      <w:pPr>
        <w:pStyle w:val="aa"/>
        <w:spacing w:line="400" w:lineRule="exact"/>
        <w:ind w:firstLine="480"/>
        <w:rPr>
          <w:del w:id="9499" w:author="..." w:date="2018-06-12T18:14:00Z"/>
          <w:rFonts w:ascii="Times New Roman" w:eastAsia="宋体" w:hAnsi="Times New Roman" w:cs="Times New Roman"/>
          <w:sz w:val="24"/>
          <w:szCs w:val="24"/>
          <w:rPrChange w:id="9500" w:author="..." w:date="2018-06-12T16:05:00Z">
            <w:rPr>
              <w:del w:id="9501" w:author="..." w:date="2018-06-12T18:14:00Z"/>
              <w:color w:val="000000"/>
              <w:szCs w:val="21"/>
            </w:rPr>
          </w:rPrChange>
        </w:rPr>
        <w:pPrChange w:id="9502" w:author="Windows 用户" w:date="2018-06-12T20:10:00Z">
          <w:pPr>
            <w:pStyle w:val="aa"/>
            <w:ind w:left="720" w:firstLineChars="0" w:firstLine="0"/>
          </w:pPr>
        </w:pPrChange>
      </w:pPr>
    </w:p>
    <w:p w:rsidR="00F76376" w:rsidRPr="00F76376" w:rsidRDefault="00793F6E">
      <w:pPr>
        <w:pStyle w:val="aa"/>
        <w:spacing w:line="400" w:lineRule="exact"/>
        <w:ind w:firstLine="480"/>
        <w:rPr>
          <w:del w:id="9503" w:author="..." w:date="2018-06-12T15:12:00Z"/>
          <w:rFonts w:ascii="Times New Roman" w:eastAsia="宋体" w:hAnsi="Times New Roman" w:cs="Times New Roman"/>
          <w:sz w:val="24"/>
          <w:szCs w:val="24"/>
          <w:rPrChange w:id="9504" w:author="..." w:date="2018-06-12T16:05:00Z">
            <w:rPr>
              <w:del w:id="9505" w:author="..." w:date="2018-06-12T15:12:00Z"/>
              <w:color w:val="000000"/>
              <w:szCs w:val="21"/>
            </w:rPr>
          </w:rPrChange>
        </w:rPr>
        <w:pPrChange w:id="9506" w:author="Windows 用户" w:date="2018-06-12T20:10:00Z">
          <w:pPr>
            <w:pStyle w:val="aa"/>
            <w:ind w:left="720" w:firstLineChars="0" w:firstLine="0"/>
          </w:pPr>
        </w:pPrChange>
      </w:pPr>
      <w:r>
        <w:rPr>
          <w:rFonts w:ascii="Times New Roman" w:eastAsia="宋体" w:hAnsi="Times New Roman" w:cs="Times New Roman" w:hint="eastAsia"/>
          <w:sz w:val="24"/>
          <w:szCs w:val="24"/>
          <w:rPrChange w:id="9507" w:author="..." w:date="2018-06-12T16:05:00Z">
            <w:rPr>
              <w:rFonts w:hint="eastAsia"/>
              <w:color w:val="000000"/>
              <w:szCs w:val="21"/>
            </w:rPr>
          </w:rPrChange>
        </w:rPr>
        <w:t>添加</w:t>
      </w:r>
      <w:r>
        <w:rPr>
          <w:rFonts w:ascii="Times New Roman" w:eastAsia="宋体" w:hAnsi="Times New Roman" w:cs="Times New Roman"/>
          <w:sz w:val="24"/>
          <w:szCs w:val="24"/>
          <w:rPrChange w:id="9508" w:author="..." w:date="2018-06-12T16:05:00Z">
            <w:rPr>
              <w:color w:val="000000"/>
              <w:szCs w:val="21"/>
            </w:rPr>
          </w:rPrChange>
        </w:rPr>
        <w:t>user-permission</w:t>
      </w:r>
      <w:r>
        <w:rPr>
          <w:rFonts w:ascii="Times New Roman" w:eastAsia="宋体" w:hAnsi="Times New Roman" w:cs="Times New Roman" w:hint="eastAsia"/>
          <w:sz w:val="24"/>
          <w:szCs w:val="24"/>
          <w:rPrChange w:id="9509" w:author="..." w:date="2018-06-12T16:05:00Z">
            <w:rPr>
              <w:rFonts w:hint="eastAsia"/>
              <w:color w:val="000000"/>
              <w:szCs w:val="21"/>
            </w:rPr>
          </w:rPrChange>
        </w:rPr>
        <w:t>只是声明权限，因为它是危险权限，需要动态获取，如果此时不授予</w:t>
      </w:r>
      <w:r>
        <w:rPr>
          <w:rFonts w:ascii="Times New Roman" w:eastAsia="宋体" w:hAnsi="Times New Roman" w:cs="Times New Roman"/>
          <w:sz w:val="24"/>
          <w:szCs w:val="24"/>
          <w:rPrChange w:id="9510" w:author="..." w:date="2018-06-12T16:05:00Z">
            <w:rPr>
              <w:color w:val="000000"/>
              <w:szCs w:val="21"/>
            </w:rPr>
          </w:rPrChange>
        </w:rPr>
        <w:t>APP</w:t>
      </w:r>
      <w:r>
        <w:rPr>
          <w:rFonts w:ascii="Times New Roman" w:eastAsia="宋体" w:hAnsi="Times New Roman" w:cs="Times New Roman" w:hint="eastAsia"/>
          <w:sz w:val="24"/>
          <w:szCs w:val="24"/>
          <w:rPrChange w:id="9511" w:author="..." w:date="2018-06-12T16:05:00Z">
            <w:rPr>
              <w:rFonts w:hint="eastAsia"/>
              <w:color w:val="000000"/>
              <w:szCs w:val="21"/>
            </w:rPr>
          </w:rPrChange>
        </w:rPr>
        <w:t>此权限，运行后还是出错，需要在设置（权限管理）中手动授予其权限。</w:t>
      </w:r>
    </w:p>
    <w:p w:rsidR="00F76376" w:rsidRPr="00F76376" w:rsidRDefault="00793F6E">
      <w:pPr>
        <w:pStyle w:val="aa"/>
        <w:spacing w:line="400" w:lineRule="exact"/>
        <w:ind w:firstLine="480"/>
        <w:rPr>
          <w:rFonts w:ascii="Times New Roman" w:eastAsia="宋体" w:hAnsi="Times New Roman" w:cs="Times New Roman"/>
          <w:sz w:val="24"/>
          <w:szCs w:val="24"/>
          <w:rPrChange w:id="9512" w:author="..." w:date="2018-06-12T16:05:00Z">
            <w:rPr>
              <w:color w:val="000000"/>
              <w:szCs w:val="21"/>
            </w:rPr>
          </w:rPrChange>
        </w:rPr>
        <w:pPrChange w:id="9513" w:author="Windows 用户" w:date="2018-06-12T20:10:00Z">
          <w:pPr>
            <w:pStyle w:val="aa"/>
            <w:ind w:left="720" w:firstLineChars="0" w:firstLine="0"/>
          </w:pPr>
        </w:pPrChange>
      </w:pPr>
      <w:del w:id="9514" w:author="..." w:date="2018-06-12T15:10:00Z">
        <w:r>
          <w:rPr>
            <w:rFonts w:ascii="Times New Roman" w:eastAsia="宋体" w:hAnsi="Times New Roman" w:cs="Times New Roman"/>
            <w:noProof/>
            <w:sz w:val="24"/>
            <w:szCs w:val="24"/>
            <w:rPrChange w:id="9515" w:author="..." w:date="2018-06-12T16:05:00Z">
              <w:rPr>
                <w:noProof/>
              </w:rPr>
            </w:rPrChange>
          </w:rPr>
          <w:drawing>
            <wp:inline distT="0" distB="0" distL="0" distR="0" wp14:anchorId="0EDF0D6C" wp14:editId="1E12A2E8">
              <wp:extent cx="2628265" cy="1713865"/>
              <wp:effectExtent l="0" t="0" r="635"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98"/>
                      <a:stretch>
                        <a:fillRect/>
                      </a:stretch>
                    </pic:blipFill>
                    <pic:spPr>
                      <a:xfrm>
                        <a:off x="0" y="0"/>
                        <a:ext cx="2628571" cy="1714286"/>
                      </a:xfrm>
                      <a:prstGeom prst="rect">
                        <a:avLst/>
                      </a:prstGeom>
                    </pic:spPr>
                  </pic:pic>
                </a:graphicData>
              </a:graphic>
            </wp:inline>
          </w:drawing>
        </w:r>
      </w:del>
    </w:p>
    <w:p w:rsidR="00F76376" w:rsidRPr="00F76376" w:rsidRDefault="00793F6E">
      <w:pPr>
        <w:pStyle w:val="aa"/>
        <w:spacing w:line="400" w:lineRule="exact"/>
        <w:ind w:firstLine="480"/>
        <w:rPr>
          <w:del w:id="9516" w:author="..." w:date="2018-06-12T18:15:00Z"/>
          <w:rFonts w:ascii="Times New Roman" w:eastAsia="宋体" w:hAnsi="Times New Roman" w:cs="Times New Roman"/>
          <w:sz w:val="24"/>
          <w:szCs w:val="24"/>
          <w:rPrChange w:id="9517" w:author="..." w:date="2018-06-12T16:05:00Z">
            <w:rPr>
              <w:del w:id="9518" w:author="..." w:date="2018-06-12T18:15:00Z"/>
              <w:color w:val="000000"/>
              <w:szCs w:val="21"/>
            </w:rPr>
          </w:rPrChange>
        </w:rPr>
        <w:pPrChange w:id="9519" w:author="Windows 用户" w:date="2018-06-12T20:10:00Z">
          <w:pPr>
            <w:pStyle w:val="aa"/>
            <w:ind w:left="720" w:firstLineChars="0" w:firstLine="0"/>
          </w:pPr>
        </w:pPrChange>
      </w:pPr>
      <w:del w:id="9520" w:author="..." w:date="2018-06-12T15:10:00Z">
        <w:r>
          <w:rPr>
            <w:rFonts w:ascii="Times New Roman" w:eastAsia="宋体" w:hAnsi="Times New Roman" w:cs="Times New Roman"/>
            <w:sz w:val="24"/>
            <w:szCs w:val="24"/>
            <w:rPrChange w:id="9521" w:author="..." w:date="2018-06-12T16:05:00Z">
              <w:rPr>
                <w:color w:val="000000"/>
                <w:szCs w:val="21"/>
              </w:rPr>
            </w:rPrChange>
          </w:rPr>
          <w:delText xml:space="preserve">[1] </w:delText>
        </w:r>
      </w:del>
      <w:r>
        <w:rPr>
          <w:rFonts w:ascii="Times New Roman" w:eastAsia="宋体" w:hAnsi="Times New Roman" w:cs="Times New Roman" w:hint="eastAsia"/>
          <w:sz w:val="24"/>
          <w:szCs w:val="24"/>
          <w:rPrChange w:id="9522" w:author="..." w:date="2018-06-12T16:05:00Z">
            <w:rPr>
              <w:rFonts w:hint="eastAsia"/>
              <w:color w:val="000000"/>
              <w:szCs w:val="21"/>
            </w:rPr>
          </w:rPrChange>
        </w:rPr>
        <w:t>运行</w:t>
      </w:r>
      <w:r>
        <w:rPr>
          <w:rFonts w:ascii="Times New Roman" w:eastAsia="宋体" w:hAnsi="Times New Roman" w:cs="Times New Roman"/>
          <w:sz w:val="24"/>
          <w:szCs w:val="24"/>
          <w:rPrChange w:id="9523" w:author="..." w:date="2018-06-12T16:05:00Z">
            <w:rPr>
              <w:color w:val="000000"/>
              <w:szCs w:val="21"/>
            </w:rPr>
          </w:rPrChange>
        </w:rPr>
        <w:t>FourthActivity</w:t>
      </w:r>
      <w:r>
        <w:rPr>
          <w:rFonts w:ascii="Times New Roman" w:eastAsia="宋体" w:hAnsi="Times New Roman" w:cs="Times New Roman" w:hint="eastAsia"/>
          <w:sz w:val="24"/>
          <w:szCs w:val="24"/>
          <w:rPrChange w:id="9524" w:author="..." w:date="2018-06-12T16:05:00Z">
            <w:rPr>
              <w:rFonts w:hint="eastAsia"/>
              <w:color w:val="000000"/>
              <w:szCs w:val="21"/>
            </w:rPr>
          </w:rPrChange>
        </w:rPr>
        <w:t>：</w:t>
      </w:r>
      <w:ins w:id="9525" w:author="..." w:date="2018-06-12T15:12:00Z">
        <w:r>
          <w:rPr>
            <w:rFonts w:ascii="Times New Roman" w:eastAsia="宋体" w:hAnsi="Times New Roman" w:cs="Times New Roman" w:hint="eastAsia"/>
            <w:sz w:val="24"/>
            <w:szCs w:val="24"/>
            <w:rPrChange w:id="9526" w:author="..." w:date="2018-06-12T16:05:00Z">
              <w:rPr>
                <w:rFonts w:hint="eastAsia"/>
                <w:color w:val="000000"/>
                <w:szCs w:val="21"/>
              </w:rPr>
            </w:rPrChange>
          </w:rPr>
          <w:t>（启动成功）</w:t>
        </w:r>
      </w:ins>
      <w:ins w:id="9527" w:author="Windows 用户" w:date="2018-06-12T20:10:00Z">
        <w:r w:rsidR="00421CD1">
          <w:rPr>
            <w:rFonts w:ascii="Times New Roman" w:eastAsia="宋体" w:hAnsi="Times New Roman" w:cs="Times New Roman" w:hint="eastAsia"/>
            <w:sz w:val="24"/>
            <w:szCs w:val="24"/>
          </w:rPr>
          <w:t>。</w:t>
        </w:r>
      </w:ins>
    </w:p>
    <w:p w:rsidR="00F76376" w:rsidRDefault="00793F6E">
      <w:pPr>
        <w:pStyle w:val="aa"/>
        <w:ind w:left="720" w:firstLineChars="0" w:firstLine="0"/>
        <w:rPr>
          <w:del w:id="9528" w:author="..." w:date="2018-06-12T18:15:00Z"/>
        </w:rPr>
      </w:pPr>
      <w:del w:id="9529" w:author="..." w:date="2018-06-12T18:15:00Z">
        <w:r>
          <w:rPr>
            <w:noProof/>
          </w:rPr>
          <w:drawing>
            <wp:inline distT="0" distB="0" distL="0" distR="0" wp14:anchorId="4C005A60" wp14:editId="4497E247">
              <wp:extent cx="2571115" cy="4647565"/>
              <wp:effectExtent l="0" t="0" r="635"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99"/>
                      <a:stretch>
                        <a:fillRect/>
                      </a:stretch>
                    </pic:blipFill>
                    <pic:spPr>
                      <a:xfrm>
                        <a:off x="0" y="0"/>
                        <a:ext cx="2571429" cy="4647619"/>
                      </a:xfrm>
                      <a:prstGeom prst="rect">
                        <a:avLst/>
                      </a:prstGeom>
                    </pic:spPr>
                  </pic:pic>
                </a:graphicData>
              </a:graphic>
            </wp:inline>
          </w:drawing>
        </w:r>
      </w:del>
    </w:p>
    <w:p w:rsidR="00F76376" w:rsidRDefault="00F76376">
      <w:pPr>
        <w:pStyle w:val="aa"/>
        <w:ind w:left="720" w:firstLineChars="0" w:firstLine="0"/>
        <w:pPrChange w:id="9530" w:author="..." w:date="2018-06-12T18:15:00Z">
          <w:pPr>
            <w:ind w:firstLineChars="100" w:firstLine="210"/>
          </w:pPr>
        </w:pPrChange>
      </w:pPr>
    </w:p>
    <w:p w:rsidR="00F76376" w:rsidRPr="00275CCC" w:rsidRDefault="00793F6E">
      <w:pPr>
        <w:spacing w:beforeLines="100" w:before="313" w:afterLines="50" w:after="156" w:line="360" w:lineRule="auto"/>
        <w:jc w:val="center"/>
        <w:outlineLvl w:val="1"/>
        <w:rPr>
          <w:rFonts w:ascii="Times New Roman" w:eastAsia="宋体" w:hAnsi="Times New Roman" w:cs="Times New Roman"/>
          <w:color w:val="000000"/>
          <w:sz w:val="28"/>
          <w:szCs w:val="28"/>
          <w:rPrChange w:id="9531" w:author="Windows 用户" w:date="2018-06-12T19:08:00Z">
            <w:rPr/>
          </w:rPrChange>
        </w:rPr>
        <w:pPrChange w:id="9532" w:author="Windows 用户" w:date="2018-06-12T19:08:00Z">
          <w:pPr>
            <w:pStyle w:val="2"/>
          </w:pPr>
        </w:pPrChange>
      </w:pPr>
      <w:bookmarkStart w:id="9533" w:name="_Toc516593078"/>
      <w:r w:rsidRPr="00275CCC">
        <w:rPr>
          <w:rFonts w:ascii="Times New Roman" w:eastAsia="宋体" w:hAnsi="Times New Roman" w:cs="Times New Roman"/>
          <w:b/>
          <w:bCs/>
          <w:color w:val="000000"/>
          <w:sz w:val="28"/>
          <w:szCs w:val="28"/>
          <w:rPrChange w:id="9534" w:author="Windows 用户" w:date="2018-06-12T19:08:00Z">
            <w:rPr/>
          </w:rPrChange>
        </w:rPr>
        <w:t xml:space="preserve">6.3 </w:t>
      </w:r>
      <w:r w:rsidRPr="00275CCC">
        <w:rPr>
          <w:rFonts w:ascii="Times New Roman" w:eastAsia="宋体" w:hAnsi="Times New Roman" w:cs="Times New Roman" w:hint="eastAsia"/>
          <w:b/>
          <w:bCs/>
          <w:color w:val="000000"/>
          <w:sz w:val="28"/>
          <w:szCs w:val="28"/>
          <w:rPrChange w:id="9535" w:author="Windows 用户" w:date="2018-06-12T19:08:00Z">
            <w:rPr>
              <w:rFonts w:hint="eastAsia"/>
            </w:rPr>
          </w:rPrChange>
        </w:rPr>
        <w:t>本章小节</w:t>
      </w:r>
      <w:bookmarkEnd w:id="9533"/>
    </w:p>
    <w:p w:rsidR="00F76376" w:rsidRPr="00F76376" w:rsidRDefault="00793F6E">
      <w:pPr>
        <w:spacing w:line="400" w:lineRule="exact"/>
        <w:ind w:firstLineChars="200" w:firstLine="480"/>
        <w:rPr>
          <w:rFonts w:ascii="Times New Roman" w:eastAsia="宋体" w:hAnsi="Times New Roman" w:cs="Times New Roman"/>
          <w:sz w:val="24"/>
          <w:szCs w:val="24"/>
          <w:rPrChange w:id="9536" w:author="..." w:date="2018-06-12T16:06:00Z">
            <w:rPr/>
          </w:rPrChange>
        </w:rPr>
        <w:pPrChange w:id="9537" w:author="..." w:date="2018-06-12T16:06:00Z">
          <w:pPr/>
        </w:pPrChange>
      </w:pPr>
      <w:r>
        <w:rPr>
          <w:rFonts w:ascii="Times New Roman" w:eastAsia="宋体" w:hAnsi="Times New Roman" w:cs="Times New Roman" w:hint="eastAsia"/>
          <w:sz w:val="24"/>
          <w:szCs w:val="24"/>
          <w:rPrChange w:id="9538" w:author="..." w:date="2018-06-12T16:06:00Z">
            <w:rPr>
              <w:rFonts w:hint="eastAsia"/>
            </w:rPr>
          </w:rPrChange>
        </w:rPr>
        <w:t>在前边我们知道要跨应用启动</w:t>
      </w:r>
      <w:r>
        <w:rPr>
          <w:rFonts w:ascii="Times New Roman" w:eastAsia="宋体" w:hAnsi="Times New Roman" w:cs="Times New Roman"/>
          <w:sz w:val="24"/>
          <w:szCs w:val="24"/>
          <w:rPrChange w:id="9539" w:author="..." w:date="2018-06-12T16:06:00Z">
            <w:rPr/>
          </w:rPrChange>
        </w:rPr>
        <w:t>activity</w:t>
      </w:r>
      <w:r>
        <w:rPr>
          <w:rFonts w:ascii="Times New Roman" w:eastAsia="宋体" w:hAnsi="Times New Roman" w:cs="Times New Roman" w:hint="eastAsia"/>
          <w:sz w:val="24"/>
          <w:szCs w:val="24"/>
          <w:rPrChange w:id="9540" w:author="..." w:date="2018-06-12T16:06:00Z">
            <w:rPr>
              <w:rFonts w:hint="eastAsia"/>
            </w:rPr>
          </w:rPrChange>
        </w:rPr>
        <w:t>，需要设置</w:t>
      </w:r>
      <w:r>
        <w:rPr>
          <w:rFonts w:ascii="Times New Roman" w:eastAsia="宋体" w:hAnsi="Times New Roman" w:cs="Times New Roman"/>
          <w:sz w:val="24"/>
          <w:szCs w:val="24"/>
          <w:rPrChange w:id="9541" w:author="..." w:date="2018-06-12T16:06:00Z">
            <w:rPr/>
          </w:rPrChange>
        </w:rPr>
        <w:t>exported</w:t>
      </w:r>
      <w:r>
        <w:rPr>
          <w:rFonts w:ascii="Times New Roman" w:eastAsia="宋体" w:hAnsi="Times New Roman" w:cs="Times New Roman" w:hint="eastAsia"/>
          <w:sz w:val="24"/>
          <w:szCs w:val="24"/>
          <w:rPrChange w:id="9542" w:author="..." w:date="2018-06-12T16:06:00Z">
            <w:rPr>
              <w:rFonts w:hint="eastAsia"/>
            </w:rPr>
          </w:rPrChange>
        </w:rPr>
        <w:t>属性为“</w:t>
      </w:r>
      <w:r>
        <w:rPr>
          <w:rFonts w:ascii="Times New Roman" w:eastAsia="宋体" w:hAnsi="Times New Roman" w:cs="Times New Roman"/>
          <w:sz w:val="24"/>
          <w:szCs w:val="24"/>
          <w:rPrChange w:id="9543" w:author="..." w:date="2018-06-12T16:06:00Z">
            <w:rPr/>
          </w:rPrChange>
        </w:rPr>
        <w:t>true</w:t>
      </w:r>
      <w:r>
        <w:rPr>
          <w:rFonts w:ascii="Times New Roman" w:eastAsia="宋体" w:hAnsi="Times New Roman" w:cs="Times New Roman" w:hint="eastAsia"/>
          <w:sz w:val="24"/>
          <w:szCs w:val="24"/>
          <w:rPrChange w:id="9544" w:author="..." w:date="2018-06-12T16:06:00Z">
            <w:rPr>
              <w:rFonts w:hint="eastAsia"/>
            </w:rPr>
          </w:rPrChange>
        </w:rPr>
        <w:t>”，如果定义了至少一个</w:t>
      </w:r>
      <w:r>
        <w:rPr>
          <w:rFonts w:ascii="Times New Roman" w:eastAsia="宋体" w:hAnsi="Times New Roman" w:cs="Times New Roman"/>
          <w:sz w:val="24"/>
          <w:szCs w:val="24"/>
          <w:rPrChange w:id="9545" w:author="..." w:date="2018-06-12T16:06:00Z">
            <w:rPr/>
          </w:rPrChange>
        </w:rPr>
        <w:t>intentFilter</w:t>
      </w:r>
      <w:r>
        <w:rPr>
          <w:rFonts w:ascii="Times New Roman" w:eastAsia="宋体" w:hAnsi="Times New Roman" w:cs="Times New Roman" w:hint="eastAsia"/>
          <w:sz w:val="24"/>
          <w:szCs w:val="24"/>
          <w:rPrChange w:id="9546" w:author="..." w:date="2018-06-12T16:06:00Z">
            <w:rPr>
              <w:rFonts w:hint="eastAsia"/>
            </w:rPr>
          </w:rPrChange>
        </w:rPr>
        <w:t>，那么</w:t>
      </w:r>
      <w:r>
        <w:rPr>
          <w:rFonts w:ascii="Times New Roman" w:eastAsia="宋体" w:hAnsi="Times New Roman" w:cs="Times New Roman"/>
          <w:sz w:val="24"/>
          <w:szCs w:val="24"/>
          <w:rPrChange w:id="9547" w:author="..." w:date="2018-06-12T16:06:00Z">
            <w:rPr/>
          </w:rPrChange>
        </w:rPr>
        <w:t>exported</w:t>
      </w:r>
      <w:r>
        <w:rPr>
          <w:rFonts w:ascii="Times New Roman" w:eastAsia="宋体" w:hAnsi="Times New Roman" w:cs="Times New Roman" w:hint="eastAsia"/>
          <w:sz w:val="24"/>
          <w:szCs w:val="24"/>
          <w:rPrChange w:id="9548" w:author="..." w:date="2018-06-12T16:06:00Z">
            <w:rPr>
              <w:rFonts w:hint="eastAsia"/>
            </w:rPr>
          </w:rPrChange>
        </w:rPr>
        <w:t>的默认值为</w:t>
      </w:r>
      <w:r>
        <w:rPr>
          <w:rFonts w:ascii="Times New Roman" w:eastAsia="宋体" w:hAnsi="Times New Roman" w:cs="Times New Roman"/>
          <w:sz w:val="24"/>
          <w:szCs w:val="24"/>
          <w:rPrChange w:id="9549" w:author="..." w:date="2018-06-12T16:06:00Z">
            <w:rPr/>
          </w:rPrChange>
        </w:rPr>
        <w:t>true</w:t>
      </w:r>
      <w:r>
        <w:rPr>
          <w:rFonts w:ascii="Times New Roman" w:eastAsia="宋体" w:hAnsi="Times New Roman" w:cs="Times New Roman" w:hint="eastAsia"/>
          <w:sz w:val="24"/>
          <w:szCs w:val="24"/>
          <w:rPrChange w:id="9550" w:author="..." w:date="2018-06-12T16:06:00Z">
            <w:rPr>
              <w:rFonts w:hint="eastAsia"/>
            </w:rPr>
          </w:rPrChange>
        </w:rPr>
        <w:t>，如果没有定义</w:t>
      </w:r>
      <w:r>
        <w:rPr>
          <w:rFonts w:ascii="Times New Roman" w:eastAsia="宋体" w:hAnsi="Times New Roman" w:cs="Times New Roman"/>
          <w:sz w:val="24"/>
          <w:szCs w:val="24"/>
          <w:rPrChange w:id="9551" w:author="..." w:date="2018-06-12T16:06:00Z">
            <w:rPr/>
          </w:rPrChange>
        </w:rPr>
        <w:t>intentFilter</w:t>
      </w:r>
      <w:r>
        <w:rPr>
          <w:rFonts w:ascii="Times New Roman" w:eastAsia="宋体" w:hAnsi="Times New Roman" w:cs="Times New Roman" w:hint="eastAsia"/>
          <w:sz w:val="24"/>
          <w:szCs w:val="24"/>
          <w:rPrChange w:id="9552" w:author="..." w:date="2018-06-12T16:06:00Z">
            <w:rPr>
              <w:rFonts w:hint="eastAsia"/>
            </w:rPr>
          </w:rPrChange>
        </w:rPr>
        <w:t>，则默认值为</w:t>
      </w:r>
      <w:r>
        <w:rPr>
          <w:rFonts w:ascii="Times New Roman" w:eastAsia="宋体" w:hAnsi="Times New Roman" w:cs="Times New Roman"/>
          <w:sz w:val="24"/>
          <w:szCs w:val="24"/>
          <w:rPrChange w:id="9553" w:author="..." w:date="2018-06-12T16:06:00Z">
            <w:rPr/>
          </w:rPrChange>
        </w:rPr>
        <w:t>false</w:t>
      </w:r>
      <w:r>
        <w:rPr>
          <w:rFonts w:ascii="Times New Roman" w:eastAsia="宋体" w:hAnsi="Times New Roman" w:cs="Times New Roman" w:hint="eastAsia"/>
          <w:sz w:val="24"/>
          <w:szCs w:val="24"/>
          <w:rPrChange w:id="9554" w:author="..." w:date="2018-06-12T16:06:00Z">
            <w:rPr>
              <w:rFonts w:hint="eastAsia"/>
            </w:rPr>
          </w:rPrChange>
        </w:rPr>
        <w:t>。在实际开发中，我们应当注意如果不想让其他应用启动该</w:t>
      </w:r>
      <w:r>
        <w:rPr>
          <w:rFonts w:ascii="Times New Roman" w:eastAsia="宋体" w:hAnsi="Times New Roman" w:cs="Times New Roman"/>
          <w:sz w:val="24"/>
          <w:szCs w:val="24"/>
          <w:rPrChange w:id="9555" w:author="..." w:date="2018-06-12T16:06:00Z">
            <w:rPr/>
          </w:rPrChange>
        </w:rPr>
        <w:t>activity</w:t>
      </w:r>
      <w:r>
        <w:rPr>
          <w:rFonts w:ascii="Times New Roman" w:eastAsia="宋体" w:hAnsi="Times New Roman" w:cs="Times New Roman" w:hint="eastAsia"/>
          <w:sz w:val="24"/>
          <w:szCs w:val="24"/>
          <w:rPrChange w:id="9556" w:author="..." w:date="2018-06-12T16:06:00Z">
            <w:rPr>
              <w:rFonts w:hint="eastAsia"/>
            </w:rPr>
          </w:rPrChange>
        </w:rPr>
        <w:t>，需要再次将</w:t>
      </w:r>
      <w:r>
        <w:rPr>
          <w:rFonts w:ascii="Times New Roman" w:eastAsia="宋体" w:hAnsi="Times New Roman" w:cs="Times New Roman"/>
          <w:sz w:val="24"/>
          <w:szCs w:val="24"/>
          <w:rPrChange w:id="9557" w:author="..." w:date="2018-06-12T16:06:00Z">
            <w:rPr/>
          </w:rPrChange>
        </w:rPr>
        <w:t>exported</w:t>
      </w:r>
      <w:r>
        <w:rPr>
          <w:rFonts w:ascii="Times New Roman" w:eastAsia="宋体" w:hAnsi="Times New Roman" w:cs="Times New Roman" w:hint="eastAsia"/>
          <w:sz w:val="24"/>
          <w:szCs w:val="24"/>
          <w:rPrChange w:id="9558" w:author="..." w:date="2018-06-12T16:06:00Z">
            <w:rPr>
              <w:rFonts w:hint="eastAsia"/>
            </w:rPr>
          </w:rPrChange>
        </w:rPr>
        <w:t>设置为“</w:t>
      </w:r>
      <w:r>
        <w:rPr>
          <w:rFonts w:ascii="Times New Roman" w:eastAsia="宋体" w:hAnsi="Times New Roman" w:cs="Times New Roman"/>
          <w:sz w:val="24"/>
          <w:szCs w:val="24"/>
          <w:rPrChange w:id="9559" w:author="..." w:date="2018-06-12T16:06:00Z">
            <w:rPr/>
          </w:rPrChange>
        </w:rPr>
        <w:t>false</w:t>
      </w:r>
      <w:r>
        <w:rPr>
          <w:rFonts w:ascii="Times New Roman" w:eastAsia="宋体" w:hAnsi="Times New Roman" w:cs="Times New Roman" w:hint="eastAsia"/>
          <w:sz w:val="24"/>
          <w:szCs w:val="24"/>
          <w:rPrChange w:id="9560" w:author="..." w:date="2018-06-12T16:06:00Z">
            <w:rPr>
              <w:rFonts w:hint="eastAsia"/>
            </w:rPr>
          </w:rPrChange>
        </w:rPr>
        <w:t>”，以此减小安全隐患。</w:t>
      </w:r>
    </w:p>
    <w:p w:rsidR="00F76376" w:rsidRDefault="00793F6E">
      <w:pPr>
        <w:spacing w:line="400" w:lineRule="exact"/>
        <w:ind w:firstLineChars="200" w:firstLine="480"/>
        <w:rPr>
          <w:ins w:id="9561" w:author="..." w:date="2018-06-12T15:12:00Z"/>
        </w:rPr>
        <w:pPrChange w:id="9562" w:author="..." w:date="2018-06-12T16:06:00Z">
          <w:pPr/>
        </w:pPrChange>
      </w:pPr>
      <w:r>
        <w:rPr>
          <w:rFonts w:ascii="Times New Roman" w:eastAsia="宋体" w:hAnsi="Times New Roman" w:cs="Times New Roman" w:hint="eastAsia"/>
          <w:sz w:val="24"/>
          <w:szCs w:val="24"/>
          <w:rPrChange w:id="9563" w:author="..." w:date="2018-06-12T16:06:00Z">
            <w:rPr>
              <w:rFonts w:hint="eastAsia"/>
            </w:rPr>
          </w:rPrChange>
        </w:rPr>
        <w:t>除此之外，需要将</w:t>
      </w:r>
      <w:r>
        <w:rPr>
          <w:rFonts w:ascii="Times New Roman" w:eastAsia="宋体" w:hAnsi="Times New Roman" w:cs="Times New Roman"/>
          <w:sz w:val="24"/>
          <w:szCs w:val="24"/>
          <w:rPrChange w:id="9564" w:author="..." w:date="2018-06-12T16:06:00Z">
            <w:rPr/>
          </w:rPrChange>
        </w:rPr>
        <w:t>permission</w:t>
      </w:r>
      <w:r>
        <w:rPr>
          <w:rFonts w:ascii="Times New Roman" w:eastAsia="宋体" w:hAnsi="Times New Roman" w:cs="Times New Roman" w:hint="eastAsia"/>
          <w:sz w:val="24"/>
          <w:szCs w:val="24"/>
          <w:rPrChange w:id="9565" w:author="..." w:date="2018-06-12T16:06:00Z">
            <w:rPr>
              <w:rFonts w:hint="eastAsia"/>
            </w:rPr>
          </w:rPrChange>
        </w:rPr>
        <w:t>要求的权限与</w:t>
      </w:r>
      <w:r>
        <w:rPr>
          <w:rFonts w:ascii="Times New Roman" w:eastAsia="宋体" w:hAnsi="Times New Roman" w:cs="Times New Roman"/>
          <w:sz w:val="24"/>
          <w:szCs w:val="24"/>
          <w:rPrChange w:id="9566" w:author="..." w:date="2018-06-12T16:06:00Z">
            <w:rPr/>
          </w:rPrChange>
        </w:rPr>
        <w:t>action</w:t>
      </w:r>
      <w:r>
        <w:rPr>
          <w:rFonts w:ascii="Times New Roman" w:eastAsia="宋体" w:hAnsi="Times New Roman" w:cs="Times New Roman" w:hint="eastAsia"/>
          <w:sz w:val="24"/>
          <w:szCs w:val="24"/>
          <w:rPrChange w:id="9567" w:author="..." w:date="2018-06-12T16:06:00Z">
            <w:rPr>
              <w:rFonts w:hint="eastAsia"/>
            </w:rPr>
          </w:rPrChange>
        </w:rPr>
        <w:t>间接需要的权限区分开来，</w:t>
      </w:r>
      <w:r>
        <w:rPr>
          <w:rFonts w:ascii="Times New Roman" w:eastAsia="宋体" w:hAnsi="Times New Roman" w:cs="Times New Roman"/>
          <w:sz w:val="24"/>
          <w:szCs w:val="24"/>
          <w:rPrChange w:id="9568" w:author="..." w:date="2018-06-12T16:06:00Z">
            <w:rPr/>
          </w:rPrChange>
        </w:rPr>
        <w:t>permission</w:t>
      </w:r>
      <w:r>
        <w:rPr>
          <w:rFonts w:ascii="Times New Roman" w:eastAsia="宋体" w:hAnsi="Times New Roman" w:cs="Times New Roman" w:hint="eastAsia"/>
          <w:sz w:val="24"/>
          <w:szCs w:val="24"/>
          <w:rPrChange w:id="9569" w:author="..." w:date="2018-06-12T16:06:00Z">
            <w:rPr>
              <w:rFonts w:hint="eastAsia"/>
            </w:rPr>
          </w:rPrChange>
        </w:rPr>
        <w:t>属性值是要求发送者所要具有的权限，</w:t>
      </w:r>
      <w:r>
        <w:rPr>
          <w:rFonts w:ascii="Times New Roman" w:eastAsia="宋体" w:hAnsi="Times New Roman" w:cs="Times New Roman"/>
          <w:sz w:val="24"/>
          <w:szCs w:val="24"/>
          <w:rPrChange w:id="9570" w:author="..." w:date="2018-06-12T16:06:00Z">
            <w:rPr/>
          </w:rPrChange>
        </w:rPr>
        <w:t>action</w:t>
      </w:r>
      <w:r>
        <w:rPr>
          <w:rFonts w:ascii="Times New Roman" w:eastAsia="宋体" w:hAnsi="Times New Roman" w:cs="Times New Roman" w:hint="eastAsia"/>
          <w:sz w:val="24"/>
          <w:szCs w:val="24"/>
          <w:rPrChange w:id="9571" w:author="..." w:date="2018-06-12T16:06:00Z">
            <w:rPr>
              <w:rFonts w:hint="eastAsia"/>
            </w:rPr>
          </w:rPrChange>
        </w:rPr>
        <w:t>则是应用本身访问此</w:t>
      </w:r>
      <w:r>
        <w:rPr>
          <w:rFonts w:ascii="Times New Roman" w:eastAsia="宋体" w:hAnsi="Times New Roman" w:cs="Times New Roman"/>
          <w:sz w:val="24"/>
          <w:szCs w:val="24"/>
          <w:rPrChange w:id="9572" w:author="..." w:date="2018-06-12T16:06:00Z">
            <w:rPr/>
          </w:rPrChange>
        </w:rPr>
        <w:t>action</w:t>
      </w:r>
      <w:r>
        <w:rPr>
          <w:rFonts w:ascii="Times New Roman" w:eastAsia="宋体" w:hAnsi="Times New Roman" w:cs="Times New Roman" w:hint="eastAsia"/>
          <w:sz w:val="24"/>
          <w:szCs w:val="24"/>
          <w:rPrChange w:id="9573" w:author="..." w:date="2018-06-12T16:06:00Z">
            <w:rPr>
              <w:rFonts w:hint="eastAsia"/>
            </w:rPr>
          </w:rPrChange>
        </w:rPr>
        <w:t>需要具有的权限，即自身所要具有的权限。</w:t>
      </w:r>
    </w:p>
    <w:p w:rsidR="00F76376" w:rsidRDefault="00F76376">
      <w:pPr>
        <w:rPr>
          <w:ins w:id="9574" w:author="..." w:date="2018-06-12T15:12:00Z"/>
        </w:rPr>
      </w:pPr>
    </w:p>
    <w:p w:rsidR="00F76376" w:rsidRDefault="00F76376">
      <w:pPr>
        <w:rPr>
          <w:ins w:id="9575" w:author="..." w:date="2018-06-12T15:12:00Z"/>
        </w:rPr>
      </w:pPr>
    </w:p>
    <w:p w:rsidR="00F76376" w:rsidRDefault="00F76376">
      <w:pPr>
        <w:rPr>
          <w:ins w:id="9576" w:author="..." w:date="2018-06-12T15:12:00Z"/>
        </w:rPr>
      </w:pPr>
    </w:p>
    <w:p w:rsidR="00F76376" w:rsidRDefault="00F76376">
      <w:pPr>
        <w:rPr>
          <w:ins w:id="9577" w:author="..." w:date="2018-06-12T15:12:00Z"/>
        </w:rPr>
      </w:pPr>
    </w:p>
    <w:p w:rsidR="00F76376" w:rsidRDefault="00F76376">
      <w:pPr>
        <w:rPr>
          <w:ins w:id="9578" w:author="..." w:date="2018-06-12T15:12:00Z"/>
        </w:rPr>
      </w:pPr>
    </w:p>
    <w:p w:rsidR="00F76376" w:rsidRDefault="00F76376">
      <w:pPr>
        <w:rPr>
          <w:ins w:id="9579" w:author="..." w:date="2018-06-12T15:12:00Z"/>
        </w:rPr>
      </w:pPr>
    </w:p>
    <w:p w:rsidR="00F76376" w:rsidRDefault="00F76376">
      <w:pPr>
        <w:rPr>
          <w:ins w:id="9580" w:author="..." w:date="2018-06-12T18:15:00Z"/>
        </w:rPr>
      </w:pPr>
    </w:p>
    <w:p w:rsidR="00F76376" w:rsidRDefault="00F76376">
      <w:pPr>
        <w:rPr>
          <w:ins w:id="9581" w:author="..." w:date="2018-06-12T18:15:00Z"/>
        </w:rPr>
      </w:pPr>
    </w:p>
    <w:p w:rsidR="00F76376" w:rsidRDefault="00F76376">
      <w:pPr>
        <w:rPr>
          <w:ins w:id="9582" w:author="..." w:date="2018-06-12T18:15:00Z"/>
        </w:rPr>
      </w:pPr>
    </w:p>
    <w:p w:rsidR="00F76376" w:rsidRDefault="00F76376">
      <w:pPr>
        <w:rPr>
          <w:ins w:id="9583" w:author="Windows 用户" w:date="2018-06-12T20:10:00Z"/>
        </w:rPr>
      </w:pPr>
    </w:p>
    <w:p w:rsidR="00A810C7" w:rsidRDefault="00A810C7">
      <w:pPr>
        <w:rPr>
          <w:ins w:id="9584" w:author="Windows 用户" w:date="2018-06-12T20:10:00Z"/>
        </w:rPr>
      </w:pPr>
    </w:p>
    <w:p w:rsidR="00A810C7" w:rsidRDefault="00A810C7">
      <w:pPr>
        <w:rPr>
          <w:ins w:id="9585" w:author="Windows 用户" w:date="2018-06-12T20:10:00Z"/>
        </w:rPr>
      </w:pPr>
    </w:p>
    <w:p w:rsidR="00A810C7" w:rsidRDefault="00A810C7">
      <w:pPr>
        <w:rPr>
          <w:ins w:id="9586" w:author="Windows 用户" w:date="2018-06-12T20:10:00Z"/>
        </w:rPr>
      </w:pPr>
    </w:p>
    <w:p w:rsidR="00A810C7" w:rsidRDefault="00A810C7">
      <w:pPr>
        <w:rPr>
          <w:ins w:id="9587" w:author="..." w:date="2018-06-12T18:15:00Z"/>
        </w:rPr>
      </w:pPr>
    </w:p>
    <w:p w:rsidR="00F76376" w:rsidRDefault="00F76376">
      <w:pPr>
        <w:rPr>
          <w:ins w:id="9588" w:author="..." w:date="2018-06-12T15:12:00Z"/>
        </w:rPr>
      </w:pPr>
    </w:p>
    <w:p w:rsidR="00F76376" w:rsidRDefault="00F76376">
      <w:pPr>
        <w:rPr>
          <w:ins w:id="9589" w:author="..." w:date="2018-06-12T15:12:00Z"/>
        </w:rPr>
      </w:pPr>
    </w:p>
    <w:p w:rsidR="00F76376" w:rsidRDefault="00F76376"/>
    <w:p w:rsidR="00F76376" w:rsidRPr="002071F2" w:rsidRDefault="00793F6E">
      <w:pPr>
        <w:numPr>
          <w:ilvl w:val="255"/>
          <w:numId w:val="0"/>
        </w:numPr>
        <w:spacing w:beforeLines="50" w:before="156" w:afterLines="50" w:after="156" w:line="360" w:lineRule="auto"/>
        <w:jc w:val="center"/>
        <w:outlineLvl w:val="0"/>
        <w:rPr>
          <w:rFonts w:ascii="Times New Roman" w:eastAsia="黑体" w:hAnsi="Times New Roman" w:cs="Times New Roman"/>
          <w:sz w:val="30"/>
          <w:szCs w:val="30"/>
          <w:rPrChange w:id="9590" w:author="Windows 用户" w:date="2018-06-12T19:03:00Z">
            <w:rPr/>
          </w:rPrChange>
        </w:rPr>
        <w:pPrChange w:id="9591" w:author="Windows 用户" w:date="2018-06-12T19:03:00Z">
          <w:pPr>
            <w:pStyle w:val="1"/>
            <w:jc w:val="center"/>
          </w:pPr>
        </w:pPrChange>
      </w:pPr>
      <w:bookmarkStart w:id="9592" w:name="_Toc516593079"/>
      <w:bookmarkStart w:id="9593" w:name="_Toc516102723"/>
      <w:r w:rsidRPr="002071F2">
        <w:rPr>
          <w:rFonts w:ascii="Times New Roman" w:eastAsia="黑体" w:hAnsi="Times New Roman" w:cs="Times New Roman"/>
          <w:b/>
          <w:bCs/>
          <w:sz w:val="30"/>
          <w:szCs w:val="30"/>
          <w:rPrChange w:id="9594" w:author="Windows 用户" w:date="2018-06-12T19:03:00Z">
            <w:rPr/>
          </w:rPrChange>
        </w:rPr>
        <w:lastRenderedPageBreak/>
        <w:t xml:space="preserve">7 </w:t>
      </w:r>
      <w:r w:rsidRPr="002071F2">
        <w:rPr>
          <w:rFonts w:ascii="Times New Roman" w:eastAsia="黑体" w:hAnsi="Times New Roman" w:cs="Times New Roman" w:hint="eastAsia"/>
          <w:b/>
          <w:bCs/>
          <w:sz w:val="30"/>
          <w:szCs w:val="30"/>
          <w:rPrChange w:id="9595" w:author="Windows 用户" w:date="2018-06-12T19:03:00Z">
            <w:rPr>
              <w:rFonts w:hint="eastAsia"/>
            </w:rPr>
          </w:rPrChange>
        </w:rPr>
        <w:t>总结</w:t>
      </w:r>
      <w:bookmarkEnd w:id="9592"/>
      <w:del w:id="9596" w:author="..." w:date="2018-06-12T15:12:00Z">
        <w:r w:rsidRPr="002071F2">
          <w:rPr>
            <w:rFonts w:ascii="Times New Roman" w:eastAsia="黑体" w:hAnsi="Times New Roman" w:cs="Times New Roman" w:hint="eastAsia"/>
            <w:b/>
            <w:bCs/>
            <w:sz w:val="30"/>
            <w:szCs w:val="30"/>
            <w:rPrChange w:id="9597" w:author="Windows 用户" w:date="2018-06-12T19:03:00Z">
              <w:rPr>
                <w:rFonts w:hint="eastAsia"/>
              </w:rPr>
            </w:rPrChange>
          </w:rPr>
          <w:delText>与展望</w:delText>
        </w:r>
      </w:del>
      <w:bookmarkEnd w:id="9593"/>
    </w:p>
    <w:p w:rsidR="00F76376" w:rsidRPr="00F76376" w:rsidRDefault="00793F6E">
      <w:pPr>
        <w:spacing w:line="400" w:lineRule="exact"/>
        <w:ind w:firstLineChars="200" w:firstLine="480"/>
        <w:rPr>
          <w:del w:id="9598" w:author="..." w:date="2018-06-12T16:27:00Z"/>
          <w:rFonts w:ascii="Times New Roman" w:eastAsia="宋体" w:hAnsi="Times New Roman" w:cs="Times New Roman"/>
          <w:sz w:val="24"/>
          <w:szCs w:val="24"/>
          <w:rPrChange w:id="9599" w:author="..." w:date="2018-06-12T16:45:00Z">
            <w:rPr>
              <w:del w:id="9600" w:author="..." w:date="2018-06-12T16:27:00Z"/>
            </w:rPr>
          </w:rPrChange>
        </w:rPr>
        <w:pPrChange w:id="9601" w:author="..." w:date="2018-06-12T16:45:00Z">
          <w:pPr/>
        </w:pPrChange>
      </w:pPr>
      <w:ins w:id="9602" w:author="..." w:date="2018-06-12T15:49:00Z">
        <w:r>
          <w:rPr>
            <w:rFonts w:ascii="Times New Roman" w:eastAsia="宋体" w:hAnsi="Times New Roman" w:cs="Times New Roman" w:hint="eastAsia"/>
            <w:sz w:val="24"/>
            <w:szCs w:val="24"/>
            <w:rPrChange w:id="9603" w:author="..." w:date="2018-06-12T16:45:00Z">
              <w:rPr>
                <w:rFonts w:hint="eastAsia"/>
              </w:rPr>
            </w:rPrChange>
          </w:rPr>
          <w:t>本文介绍了</w:t>
        </w:r>
        <w:r>
          <w:rPr>
            <w:rFonts w:ascii="Times New Roman" w:eastAsia="宋体" w:hAnsi="Times New Roman" w:cs="Times New Roman"/>
            <w:sz w:val="24"/>
            <w:szCs w:val="24"/>
            <w:rPrChange w:id="9604" w:author="..." w:date="2018-06-12T16:45:00Z">
              <w:rPr/>
            </w:rPrChange>
          </w:rPr>
          <w:t>Android</w:t>
        </w:r>
        <w:r>
          <w:rPr>
            <w:rFonts w:ascii="Times New Roman" w:eastAsia="宋体" w:hAnsi="Times New Roman" w:cs="Times New Roman" w:hint="eastAsia"/>
            <w:sz w:val="24"/>
            <w:szCs w:val="24"/>
            <w:rPrChange w:id="9605" w:author="..." w:date="2018-06-12T16:45:00Z">
              <w:rPr>
                <w:rFonts w:hint="eastAsia"/>
              </w:rPr>
            </w:rPrChange>
          </w:rPr>
          <w:t>平台的发展状况以及在发展过程中面临的</w:t>
        </w:r>
      </w:ins>
      <w:ins w:id="9606" w:author="..." w:date="2018-06-12T15:50:00Z">
        <w:r>
          <w:rPr>
            <w:rFonts w:ascii="Times New Roman" w:eastAsia="宋体" w:hAnsi="Times New Roman" w:cs="Times New Roman" w:hint="eastAsia"/>
            <w:sz w:val="24"/>
            <w:szCs w:val="24"/>
            <w:rPrChange w:id="9607" w:author="..." w:date="2018-06-12T16:45:00Z">
              <w:rPr>
                <w:rFonts w:hint="eastAsia"/>
              </w:rPr>
            </w:rPrChange>
          </w:rPr>
          <w:t>安全威胁，并对当前国际的研究现状进行了</w:t>
        </w:r>
      </w:ins>
      <w:ins w:id="9608" w:author="..." w:date="2018-06-12T16:21:00Z">
        <w:r>
          <w:rPr>
            <w:rFonts w:ascii="Times New Roman" w:eastAsia="宋体" w:hAnsi="Times New Roman" w:cs="Times New Roman" w:hint="eastAsia"/>
            <w:sz w:val="24"/>
            <w:szCs w:val="24"/>
            <w:rPrChange w:id="9609" w:author="..." w:date="2018-06-12T16:45:00Z">
              <w:rPr>
                <w:rFonts w:hint="eastAsia"/>
              </w:rPr>
            </w:rPrChange>
          </w:rPr>
          <w:t>介绍</w:t>
        </w:r>
      </w:ins>
      <w:ins w:id="9610" w:author="..." w:date="2018-06-12T15:50:00Z">
        <w:r>
          <w:rPr>
            <w:rFonts w:ascii="Times New Roman" w:eastAsia="宋体" w:hAnsi="Times New Roman" w:cs="Times New Roman" w:hint="eastAsia"/>
            <w:sz w:val="24"/>
            <w:szCs w:val="24"/>
            <w:rPrChange w:id="9611" w:author="..." w:date="2018-06-12T16:45:00Z">
              <w:rPr>
                <w:rFonts w:hint="eastAsia"/>
              </w:rPr>
            </w:rPrChange>
          </w:rPr>
          <w:t>，由于恶意</w:t>
        </w:r>
        <w:r>
          <w:rPr>
            <w:rFonts w:ascii="Times New Roman" w:eastAsia="宋体" w:hAnsi="Times New Roman" w:cs="Times New Roman"/>
            <w:sz w:val="24"/>
            <w:szCs w:val="24"/>
            <w:rPrChange w:id="9612" w:author="..." w:date="2018-06-12T16:45:00Z">
              <w:rPr/>
            </w:rPrChange>
          </w:rPr>
          <w:t>APK</w:t>
        </w:r>
      </w:ins>
      <w:ins w:id="9613" w:author="..." w:date="2018-06-12T16:21:00Z">
        <w:r>
          <w:rPr>
            <w:rFonts w:ascii="Times New Roman" w:eastAsia="宋体" w:hAnsi="Times New Roman" w:cs="Times New Roman" w:hint="eastAsia"/>
            <w:sz w:val="24"/>
            <w:szCs w:val="24"/>
            <w:rPrChange w:id="9614" w:author="..." w:date="2018-06-12T16:45:00Z">
              <w:rPr>
                <w:rFonts w:hint="eastAsia"/>
              </w:rPr>
            </w:rPrChange>
          </w:rPr>
          <w:t>软件</w:t>
        </w:r>
      </w:ins>
      <w:ins w:id="9615" w:author="..." w:date="2018-06-12T15:50:00Z">
        <w:r>
          <w:rPr>
            <w:rFonts w:ascii="Times New Roman" w:eastAsia="宋体" w:hAnsi="Times New Roman" w:cs="Times New Roman" w:hint="eastAsia"/>
            <w:sz w:val="24"/>
            <w:szCs w:val="24"/>
            <w:rPrChange w:id="9616" w:author="..." w:date="2018-06-12T16:45:00Z">
              <w:rPr>
                <w:rFonts w:hint="eastAsia"/>
              </w:rPr>
            </w:rPrChange>
          </w:rPr>
          <w:t>的</w:t>
        </w:r>
      </w:ins>
      <w:ins w:id="9617" w:author="..." w:date="2018-06-12T15:51:00Z">
        <w:r>
          <w:rPr>
            <w:rFonts w:ascii="Times New Roman" w:eastAsia="宋体" w:hAnsi="Times New Roman" w:cs="Times New Roman" w:hint="eastAsia"/>
            <w:sz w:val="24"/>
            <w:szCs w:val="24"/>
            <w:rPrChange w:id="9618" w:author="..." w:date="2018-06-12T16:45:00Z">
              <w:rPr>
                <w:rFonts w:hint="eastAsia"/>
              </w:rPr>
            </w:rPrChange>
          </w:rPr>
          <w:t>不断增多，</w:t>
        </w:r>
      </w:ins>
    </w:p>
    <w:p w:rsidR="00F76376" w:rsidRPr="00F76376" w:rsidRDefault="00F76376">
      <w:pPr>
        <w:spacing w:line="400" w:lineRule="exact"/>
        <w:ind w:firstLineChars="200" w:firstLine="480"/>
        <w:rPr>
          <w:del w:id="9619" w:author="..." w:date="2018-06-12T16:27:00Z"/>
          <w:rFonts w:ascii="Times New Roman" w:eastAsia="宋体" w:hAnsi="Times New Roman" w:cs="Times New Roman"/>
          <w:sz w:val="24"/>
          <w:szCs w:val="24"/>
          <w:rPrChange w:id="9620" w:author="..." w:date="2018-06-12T16:45:00Z">
            <w:rPr>
              <w:del w:id="9621" w:author="..." w:date="2018-06-12T16:27:00Z"/>
            </w:rPr>
          </w:rPrChange>
        </w:rPr>
        <w:pPrChange w:id="9622" w:author="..." w:date="2018-06-12T16:45:00Z">
          <w:pPr/>
        </w:pPrChange>
      </w:pPr>
    </w:p>
    <w:p w:rsidR="00F76376" w:rsidRDefault="00793F6E">
      <w:pPr>
        <w:spacing w:line="400" w:lineRule="exact"/>
        <w:ind w:firstLineChars="200" w:firstLine="480"/>
        <w:rPr>
          <w:ins w:id="9623" w:author="..." w:date="2018-06-12T16:34:00Z"/>
          <w:rFonts w:ascii="Times New Roman" w:eastAsia="宋体" w:hAnsi="Times New Roman" w:cs="Times New Roman"/>
          <w:sz w:val="24"/>
          <w:szCs w:val="24"/>
        </w:rPr>
        <w:pPrChange w:id="9624" w:author="..." w:date="2018-06-12T16:45:00Z">
          <w:pPr/>
        </w:pPrChange>
      </w:pPr>
      <w:ins w:id="9625" w:author="..." w:date="2018-06-12T16:26:00Z">
        <w:r>
          <w:rPr>
            <w:rFonts w:ascii="Times New Roman" w:eastAsia="宋体" w:hAnsi="Times New Roman" w:cs="Times New Roman" w:hint="eastAsia"/>
            <w:sz w:val="24"/>
            <w:szCs w:val="24"/>
          </w:rPr>
          <w:t>为了保证</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应用程序的安全性，必须充分利用</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系统提供的权限机制。</w:t>
        </w:r>
      </w:ins>
      <w:ins w:id="9626" w:author="..." w:date="2018-06-12T16:34:00Z">
        <w:r>
          <w:rPr>
            <w:rFonts w:ascii="Times New Roman" w:eastAsia="宋体" w:hAnsi="Times New Roman" w:cs="Times New Roman" w:hint="eastAsia"/>
            <w:sz w:val="24"/>
            <w:szCs w:val="24"/>
          </w:rPr>
          <w:t>尽管</w:t>
        </w:r>
        <w:r>
          <w:rPr>
            <w:rFonts w:ascii="Times New Roman" w:eastAsia="宋体" w:hAnsi="Times New Roman" w:cs="Times New Roman" w:hint="eastAsia"/>
            <w:sz w:val="24"/>
            <w:szCs w:val="24"/>
          </w:rPr>
          <w:t>Android</w:t>
        </w:r>
      </w:ins>
      <w:ins w:id="9627" w:author="..." w:date="2018-06-12T16:35:00Z">
        <w:r>
          <w:rPr>
            <w:rFonts w:ascii="Times New Roman" w:eastAsia="宋体" w:hAnsi="Times New Roman" w:cs="Times New Roman" w:hint="eastAsia"/>
            <w:sz w:val="24"/>
            <w:szCs w:val="24"/>
          </w:rPr>
          <w:t>官方文档已经对配置文件中的各种配置项进行了说明</w:t>
        </w:r>
      </w:ins>
      <w:ins w:id="9628" w:author="..." w:date="2018-06-12T16:36:00Z">
        <w:r>
          <w:rPr>
            <w:rFonts w:ascii="Times New Roman" w:eastAsia="宋体" w:hAnsi="Times New Roman" w:cs="Times New Roman" w:hint="eastAsia"/>
            <w:sz w:val="24"/>
            <w:szCs w:val="24"/>
          </w:rPr>
          <w:t>，但是有些说明没有给出精确地语义描述，有些说明与实际开发甚至是矛盾</w:t>
        </w:r>
      </w:ins>
      <w:ins w:id="9629" w:author="..." w:date="2018-06-12T16:37:00Z">
        <w:r>
          <w:rPr>
            <w:rFonts w:ascii="Times New Roman" w:eastAsia="宋体" w:hAnsi="Times New Roman" w:cs="Times New Roman" w:hint="eastAsia"/>
            <w:sz w:val="24"/>
            <w:szCs w:val="24"/>
          </w:rPr>
          <w:t>的，有些说明没有给出相关配置项之间的相容、互斥关系，由此引出本课题</w:t>
        </w:r>
      </w:ins>
      <w:ins w:id="9630" w:author="..." w:date="2018-06-12T16:39:00Z">
        <w:r>
          <w:rPr>
            <w:rFonts w:ascii="Times New Roman" w:eastAsia="宋体" w:hAnsi="Times New Roman" w:cs="Times New Roman" w:hint="eastAsia"/>
            <w:sz w:val="24"/>
            <w:szCs w:val="24"/>
          </w:rPr>
          <w:t>的研究意义。在进行本课题的</w:t>
        </w:r>
      </w:ins>
      <w:ins w:id="9631" w:author="..." w:date="2018-06-12T16:40:00Z">
        <w:r>
          <w:rPr>
            <w:rFonts w:ascii="Times New Roman" w:eastAsia="宋体" w:hAnsi="Times New Roman" w:cs="Times New Roman" w:hint="eastAsia"/>
            <w:sz w:val="24"/>
            <w:szCs w:val="24"/>
          </w:rPr>
          <w:t>时主要</w:t>
        </w:r>
      </w:ins>
      <w:ins w:id="9632" w:author="..." w:date="2018-06-12T16:39:00Z">
        <w:r>
          <w:rPr>
            <w:rFonts w:ascii="Times New Roman" w:eastAsia="宋体" w:hAnsi="Times New Roman" w:cs="Times New Roman" w:hint="eastAsia"/>
            <w:sz w:val="24"/>
            <w:szCs w:val="24"/>
          </w:rPr>
          <w:t>对</w:t>
        </w:r>
      </w:ins>
      <w:ins w:id="9633" w:author="..." w:date="2018-06-12T16:40:00Z">
        <w:r>
          <w:rPr>
            <w:rFonts w:ascii="Times New Roman" w:eastAsia="宋体" w:hAnsi="Times New Roman" w:cs="Times New Roman" w:hint="eastAsia"/>
            <w:sz w:val="24"/>
            <w:szCs w:val="24"/>
          </w:rPr>
          <w:t>如何配置应用程序（包括组件）与进程之间的关系、如何</w:t>
        </w:r>
      </w:ins>
      <w:ins w:id="9634" w:author="..." w:date="2018-06-12T16:41:00Z">
        <w:r>
          <w:rPr>
            <w:rFonts w:ascii="Times New Roman" w:eastAsia="宋体" w:hAnsi="Times New Roman" w:cs="Times New Roman" w:hint="eastAsia"/>
            <w:sz w:val="24"/>
            <w:szCs w:val="24"/>
          </w:rPr>
          <w:t>配置应用程序（包括组件）的权限、如何配置组件间通信的权限约束关系</w:t>
        </w:r>
      </w:ins>
      <w:ins w:id="9635" w:author="..." w:date="2018-06-12T16:42:00Z">
        <w:r>
          <w:rPr>
            <w:rFonts w:ascii="Times New Roman" w:eastAsia="宋体" w:hAnsi="Times New Roman" w:cs="Times New Roman" w:hint="eastAsia"/>
            <w:sz w:val="24"/>
            <w:szCs w:val="24"/>
          </w:rPr>
          <w:t>。采用的方法是，在阅读官方文档的基础上，对存在语义模糊的说明，设计测试</w:t>
        </w:r>
      </w:ins>
      <w:ins w:id="9636" w:author="..." w:date="2018-06-12T16:43:00Z">
        <w:r>
          <w:rPr>
            <w:rFonts w:ascii="Times New Roman" w:eastAsia="宋体" w:hAnsi="Times New Roman" w:cs="Times New Roman" w:hint="eastAsia"/>
            <w:sz w:val="24"/>
            <w:szCs w:val="24"/>
          </w:rPr>
          <w:t>用例，开发测试程序，通过程序的运行结果，印证并进一步明确相关配置项的准确含义，并在</w:t>
        </w:r>
      </w:ins>
      <w:ins w:id="9637" w:author="..." w:date="2018-06-12T16:44:00Z">
        <w:r>
          <w:rPr>
            <w:rFonts w:ascii="Times New Roman" w:eastAsia="宋体" w:hAnsi="Times New Roman" w:cs="Times New Roman" w:hint="eastAsia"/>
            <w:sz w:val="24"/>
            <w:szCs w:val="24"/>
          </w:rPr>
          <w:t>此基础上总结出若干配置规则，以供设计和开发人员使用，提高开发效率，减少程序安全漏洞。</w:t>
        </w:r>
      </w:ins>
    </w:p>
    <w:p w:rsidR="00F76376" w:rsidRDefault="00F76376">
      <w:pPr>
        <w:rPr>
          <w:ins w:id="9638" w:author="..." w:date="2018-06-12T16:34:00Z"/>
          <w:rFonts w:ascii="Times New Roman" w:eastAsia="宋体" w:hAnsi="Times New Roman" w:cs="Times New Roman"/>
          <w:sz w:val="24"/>
          <w:szCs w:val="24"/>
        </w:rPr>
      </w:pPr>
    </w:p>
    <w:p w:rsidR="00F76376" w:rsidRDefault="00F76376">
      <w:pPr>
        <w:rPr>
          <w:ins w:id="9639" w:author="..." w:date="2018-06-12T15:21:00Z"/>
        </w:rPr>
      </w:pPr>
    </w:p>
    <w:p w:rsidR="00F76376" w:rsidRDefault="00F76376">
      <w:pPr>
        <w:rPr>
          <w:ins w:id="9640" w:author="..." w:date="2018-06-12T15:21:00Z"/>
        </w:rPr>
      </w:pPr>
    </w:p>
    <w:p w:rsidR="00F76376" w:rsidRDefault="00F76376">
      <w:pPr>
        <w:rPr>
          <w:ins w:id="9641" w:author="..." w:date="2018-06-12T15:21:00Z"/>
        </w:rPr>
      </w:pPr>
    </w:p>
    <w:p w:rsidR="00F76376" w:rsidRDefault="00F76376">
      <w:pPr>
        <w:rPr>
          <w:ins w:id="9642" w:author="..." w:date="2018-06-12T15:21:00Z"/>
        </w:rPr>
      </w:pPr>
    </w:p>
    <w:p w:rsidR="00F76376" w:rsidRDefault="00F76376">
      <w:pPr>
        <w:rPr>
          <w:ins w:id="9643" w:author="..." w:date="2018-06-12T15:21:00Z"/>
        </w:rPr>
      </w:pPr>
    </w:p>
    <w:p w:rsidR="00F76376" w:rsidRDefault="00F76376">
      <w:pPr>
        <w:rPr>
          <w:ins w:id="9644" w:author="..." w:date="2018-06-12T15:21:00Z"/>
        </w:rPr>
      </w:pPr>
    </w:p>
    <w:p w:rsidR="00F76376" w:rsidRDefault="00F76376">
      <w:pPr>
        <w:rPr>
          <w:ins w:id="9645" w:author="..." w:date="2018-06-12T15:21:00Z"/>
        </w:rPr>
      </w:pPr>
    </w:p>
    <w:p w:rsidR="00F76376" w:rsidRDefault="00F76376">
      <w:pPr>
        <w:rPr>
          <w:ins w:id="9646" w:author="..." w:date="2018-06-12T15:21:00Z"/>
        </w:rPr>
      </w:pPr>
    </w:p>
    <w:p w:rsidR="00F76376" w:rsidRDefault="00F76376">
      <w:pPr>
        <w:rPr>
          <w:ins w:id="9647" w:author="..." w:date="2018-06-12T15:21:00Z"/>
        </w:rPr>
      </w:pPr>
    </w:p>
    <w:p w:rsidR="00F76376" w:rsidRDefault="00F76376">
      <w:pPr>
        <w:rPr>
          <w:ins w:id="9648" w:author="..." w:date="2018-06-12T15:21:00Z"/>
        </w:rPr>
      </w:pPr>
    </w:p>
    <w:p w:rsidR="00F76376" w:rsidRDefault="00F76376">
      <w:pPr>
        <w:rPr>
          <w:ins w:id="9649" w:author="..." w:date="2018-06-12T15:21:00Z"/>
        </w:rPr>
      </w:pPr>
    </w:p>
    <w:p w:rsidR="00F76376" w:rsidRDefault="00F76376">
      <w:pPr>
        <w:rPr>
          <w:ins w:id="9650" w:author="..." w:date="2018-06-12T15:21:00Z"/>
        </w:rPr>
      </w:pPr>
    </w:p>
    <w:p w:rsidR="00F76376" w:rsidRDefault="00F76376">
      <w:pPr>
        <w:rPr>
          <w:ins w:id="9651" w:author="..." w:date="2018-06-12T15:21:00Z"/>
        </w:rPr>
      </w:pPr>
    </w:p>
    <w:p w:rsidR="00F76376" w:rsidRDefault="00F76376">
      <w:pPr>
        <w:rPr>
          <w:ins w:id="9652" w:author="..." w:date="2018-06-12T15:21:00Z"/>
        </w:rPr>
      </w:pPr>
    </w:p>
    <w:p w:rsidR="00F76376" w:rsidRDefault="00F76376">
      <w:pPr>
        <w:rPr>
          <w:ins w:id="9653" w:author="..." w:date="2018-06-12T15:21:00Z"/>
        </w:rPr>
      </w:pPr>
    </w:p>
    <w:p w:rsidR="00F76376" w:rsidRDefault="00F76376">
      <w:pPr>
        <w:rPr>
          <w:ins w:id="9654" w:author="..." w:date="2018-06-12T15:21:00Z"/>
        </w:rPr>
      </w:pPr>
    </w:p>
    <w:p w:rsidR="00F76376" w:rsidRDefault="00F76376">
      <w:pPr>
        <w:rPr>
          <w:ins w:id="9655" w:author="..." w:date="2018-06-12T15:21:00Z"/>
        </w:rPr>
      </w:pPr>
    </w:p>
    <w:p w:rsidR="00F76376" w:rsidRDefault="00F76376">
      <w:pPr>
        <w:rPr>
          <w:ins w:id="9656" w:author="..." w:date="2018-06-12T15:21:00Z"/>
        </w:rPr>
      </w:pPr>
    </w:p>
    <w:p w:rsidR="00F76376" w:rsidRDefault="00F76376">
      <w:pPr>
        <w:rPr>
          <w:ins w:id="9657" w:author="..." w:date="2018-06-12T15:21:00Z"/>
        </w:rPr>
      </w:pPr>
    </w:p>
    <w:p w:rsidR="00F76376" w:rsidRDefault="00F76376">
      <w:pPr>
        <w:rPr>
          <w:ins w:id="9658" w:author="..." w:date="2018-06-12T15:21:00Z"/>
        </w:rPr>
      </w:pPr>
    </w:p>
    <w:p w:rsidR="00F76376" w:rsidRDefault="00F76376">
      <w:pPr>
        <w:rPr>
          <w:ins w:id="9659" w:author="..." w:date="2018-06-12T15:21:00Z"/>
        </w:rPr>
      </w:pPr>
    </w:p>
    <w:p w:rsidR="00F76376" w:rsidRDefault="00F76376">
      <w:pPr>
        <w:rPr>
          <w:ins w:id="9660" w:author="..." w:date="2018-06-12T15:21:00Z"/>
        </w:rPr>
      </w:pPr>
    </w:p>
    <w:p w:rsidR="00F76376" w:rsidRDefault="00F76376">
      <w:pPr>
        <w:rPr>
          <w:ins w:id="9661" w:author="..." w:date="2018-06-12T15:21:00Z"/>
        </w:rPr>
      </w:pPr>
    </w:p>
    <w:p w:rsidR="00F76376" w:rsidDel="00A810C7" w:rsidRDefault="00F76376">
      <w:pPr>
        <w:rPr>
          <w:ins w:id="9662" w:author="..." w:date="2018-06-12T16:44:00Z"/>
          <w:del w:id="9663" w:author="Windows 用户" w:date="2018-06-12T20:10:00Z"/>
        </w:rPr>
      </w:pPr>
    </w:p>
    <w:p w:rsidR="00F76376" w:rsidRDefault="00793F6E">
      <w:ins w:id="9664" w:author="dell-pc" w:date="2018-06-11T13:13:00Z">
        <w:del w:id="9665" w:author="..." w:date="2018-06-12T15:12:00Z">
          <w:r>
            <w:rPr>
              <w:rFonts w:hint="eastAsia"/>
            </w:rPr>
            <w:delText>补充</w:delText>
          </w:r>
        </w:del>
      </w:ins>
    </w:p>
    <w:p w:rsidR="00F76376" w:rsidRPr="00E308F5" w:rsidRDefault="00793F6E">
      <w:pPr>
        <w:numPr>
          <w:ilvl w:val="255"/>
          <w:numId w:val="0"/>
        </w:numPr>
        <w:spacing w:beforeLines="50" w:before="156" w:afterLines="50" w:after="156" w:line="360" w:lineRule="auto"/>
        <w:jc w:val="center"/>
        <w:outlineLvl w:val="0"/>
        <w:rPr>
          <w:ins w:id="9666" w:author="..." w:date="2018-06-12T15:21:00Z"/>
          <w:rFonts w:ascii="Times New Roman" w:eastAsia="黑体" w:hAnsi="Times New Roman" w:cs="Times New Roman"/>
          <w:sz w:val="30"/>
          <w:szCs w:val="30"/>
          <w:rPrChange w:id="9667" w:author="Windows 用户" w:date="2018-06-12T19:03:00Z">
            <w:rPr>
              <w:ins w:id="9668" w:author="..." w:date="2018-06-12T15:21:00Z"/>
            </w:rPr>
          </w:rPrChange>
        </w:rPr>
        <w:pPrChange w:id="9669" w:author="Windows 用户" w:date="2018-06-12T19:03:00Z">
          <w:pPr>
            <w:pStyle w:val="1"/>
          </w:pPr>
        </w:pPrChange>
      </w:pPr>
      <w:bookmarkStart w:id="9670" w:name="_Toc17656"/>
      <w:bookmarkStart w:id="9671" w:name="_Toc516593080"/>
      <w:ins w:id="9672" w:author="..." w:date="2018-06-12T15:21:00Z">
        <w:r w:rsidRPr="00E308F5">
          <w:rPr>
            <w:rFonts w:ascii="Times New Roman" w:eastAsia="黑体" w:hAnsi="Times New Roman" w:cs="Times New Roman" w:hint="eastAsia"/>
            <w:b/>
            <w:bCs/>
            <w:sz w:val="30"/>
            <w:szCs w:val="30"/>
            <w:rPrChange w:id="9673" w:author="Windows 用户" w:date="2018-06-12T19:03:00Z">
              <w:rPr>
                <w:rFonts w:hint="eastAsia"/>
              </w:rPr>
            </w:rPrChange>
          </w:rPr>
          <w:lastRenderedPageBreak/>
          <w:t>致</w:t>
        </w:r>
        <w:r w:rsidRPr="00E308F5">
          <w:rPr>
            <w:rFonts w:ascii="Times New Roman" w:eastAsia="黑体" w:hAnsi="Times New Roman" w:cs="Times New Roman"/>
            <w:b/>
            <w:bCs/>
            <w:sz w:val="30"/>
            <w:szCs w:val="30"/>
            <w:rPrChange w:id="9674" w:author="Windows 用户" w:date="2018-06-12T19:03:00Z">
              <w:rPr/>
            </w:rPrChange>
          </w:rPr>
          <w:t xml:space="preserve">  </w:t>
        </w:r>
        <w:r w:rsidRPr="00E308F5">
          <w:rPr>
            <w:rFonts w:ascii="Times New Roman" w:eastAsia="黑体" w:hAnsi="Times New Roman" w:cs="Times New Roman" w:hint="eastAsia"/>
            <w:b/>
            <w:bCs/>
            <w:sz w:val="30"/>
            <w:szCs w:val="30"/>
            <w:rPrChange w:id="9675" w:author="Windows 用户" w:date="2018-06-12T19:03:00Z">
              <w:rPr>
                <w:rFonts w:hint="eastAsia"/>
              </w:rPr>
            </w:rPrChange>
          </w:rPr>
          <w:t>谢</w:t>
        </w:r>
        <w:bookmarkEnd w:id="9670"/>
        <w:bookmarkEnd w:id="9671"/>
      </w:ins>
    </w:p>
    <w:p w:rsidR="00F76376" w:rsidRPr="00F76376" w:rsidRDefault="00793F6E">
      <w:pPr>
        <w:spacing w:line="400" w:lineRule="exact"/>
        <w:ind w:firstLineChars="200" w:firstLine="480"/>
        <w:rPr>
          <w:ins w:id="9676" w:author="..." w:date="2018-06-12T15:21:00Z"/>
          <w:rFonts w:ascii="Times New Roman" w:eastAsia="宋体" w:hAnsi="Times New Roman" w:cs="Times New Roman"/>
          <w:sz w:val="24"/>
          <w:szCs w:val="24"/>
          <w:rPrChange w:id="9677" w:author="..." w:date="2018-06-12T16:47:00Z">
            <w:rPr>
              <w:ins w:id="9678" w:author="..." w:date="2018-06-12T15:21:00Z"/>
            </w:rPr>
          </w:rPrChange>
        </w:rPr>
        <w:pPrChange w:id="9679" w:author="..." w:date="2018-06-12T16:07:00Z">
          <w:pPr>
            <w:ind w:firstLine="480"/>
          </w:pPr>
        </w:pPrChange>
      </w:pPr>
      <w:ins w:id="9680" w:author="..." w:date="2018-06-12T15:21:00Z">
        <w:r>
          <w:rPr>
            <w:rFonts w:ascii="Times New Roman" w:eastAsia="宋体" w:hAnsi="Times New Roman" w:cs="Times New Roman" w:hint="eastAsia"/>
            <w:sz w:val="24"/>
            <w:szCs w:val="24"/>
            <w:rPrChange w:id="9681" w:author="..." w:date="2018-06-12T16:47:00Z">
              <w:rPr>
                <w:rFonts w:hint="eastAsia"/>
              </w:rPr>
            </w:rPrChange>
          </w:rPr>
          <w:t>美好的大学生涯即将以这最后几个月的毕业设计而宣告结束，这是大学最后的作业。这四年的大学，因为学校，因为老师，我可以容易的学到教程要求的知识，因为学校给予我一个广阔自由的平台，老师的授课欢快又不失严肃，这种环境使我可以在学校安心的充实自己，丰富自己。同学校友间的融洽相处，互帮互助让我心里倍感到温暖。一个离家求学的人仿佛又找到了自己的新家如此的温暖。学会了如何去关心他人，帮助他人，正确的为人处事的方式积极乐观的生活态度。我还学会了学习一切重在自己的学习方法，这会让我在以后的工作中受益匪浅。</w:t>
        </w:r>
      </w:ins>
    </w:p>
    <w:p w:rsidR="00F76376" w:rsidRPr="00F76376" w:rsidRDefault="00793F6E">
      <w:pPr>
        <w:spacing w:line="400" w:lineRule="exact"/>
        <w:ind w:firstLineChars="200" w:firstLine="480"/>
        <w:rPr>
          <w:ins w:id="9682" w:author="..." w:date="2018-06-12T15:21:00Z"/>
          <w:rFonts w:ascii="Times New Roman" w:eastAsia="宋体" w:hAnsi="Times New Roman" w:cs="Times New Roman"/>
          <w:sz w:val="24"/>
          <w:szCs w:val="24"/>
          <w:rPrChange w:id="9683" w:author="..." w:date="2018-06-12T16:47:00Z">
            <w:rPr>
              <w:ins w:id="9684" w:author="..." w:date="2018-06-12T15:21:00Z"/>
              <w:color w:val="000000"/>
            </w:rPr>
          </w:rPrChange>
        </w:rPr>
        <w:pPrChange w:id="9685" w:author="..." w:date="2018-06-12T16:07:00Z">
          <w:pPr>
            <w:ind w:firstLine="480"/>
          </w:pPr>
        </w:pPrChange>
      </w:pPr>
      <w:ins w:id="9686" w:author="..." w:date="2018-06-12T15:21:00Z">
        <w:r>
          <w:rPr>
            <w:rFonts w:ascii="Times New Roman" w:eastAsia="宋体" w:hAnsi="Times New Roman" w:cs="Times New Roman" w:hint="eastAsia"/>
            <w:sz w:val="24"/>
            <w:szCs w:val="24"/>
            <w:rPrChange w:id="9687" w:author="..." w:date="2018-06-12T16:47:00Z">
              <w:rPr>
                <w:rFonts w:hint="eastAsia"/>
              </w:rPr>
            </w:rPrChange>
          </w:rPr>
          <w:t>在这里感谢我的指导老师刘晓建老师一步一步耐心的指导和讲解，感谢我的同学</w:t>
        </w:r>
      </w:ins>
      <w:ins w:id="9688" w:author="..." w:date="2018-06-12T16:07:00Z">
        <w:r>
          <w:rPr>
            <w:rFonts w:ascii="Times New Roman" w:eastAsia="宋体" w:hAnsi="Times New Roman" w:cs="Times New Roman" w:hint="eastAsia"/>
            <w:sz w:val="24"/>
            <w:szCs w:val="24"/>
          </w:rPr>
          <w:t>宋磊</w:t>
        </w:r>
      </w:ins>
      <w:ins w:id="9689" w:author="..." w:date="2018-06-12T15:21:00Z">
        <w:r>
          <w:rPr>
            <w:rFonts w:ascii="Times New Roman" w:eastAsia="宋体" w:hAnsi="Times New Roman" w:cs="Times New Roman" w:hint="eastAsia"/>
            <w:sz w:val="24"/>
            <w:szCs w:val="24"/>
            <w:rPrChange w:id="9690" w:author="..." w:date="2018-06-12T16:47:00Z">
              <w:rPr>
                <w:rFonts w:hint="eastAsia"/>
              </w:rPr>
            </w:rPrChange>
          </w:rPr>
          <w:t>在完成本次课题过程中给予我的帮助。同时，我也非常感谢我的室友和同学们，他们给了我很大的关心和支持。陪伴我走过了四年的大学生活。</w:t>
        </w:r>
      </w:ins>
    </w:p>
    <w:p w:rsidR="00F76376" w:rsidRDefault="00793F6E">
      <w:pPr>
        <w:spacing w:line="400" w:lineRule="exact"/>
        <w:ind w:firstLineChars="200" w:firstLine="480"/>
        <w:rPr>
          <w:ins w:id="9691" w:author="..." w:date="2018-06-12T15:22:00Z"/>
        </w:rPr>
        <w:pPrChange w:id="9692" w:author="..." w:date="2018-06-12T16:07:00Z">
          <w:pPr/>
        </w:pPrChange>
      </w:pPr>
      <w:ins w:id="9693" w:author="..." w:date="2018-06-12T15:21:00Z">
        <w:r>
          <w:rPr>
            <w:rFonts w:ascii="Times New Roman" w:eastAsia="宋体" w:hAnsi="Times New Roman" w:cs="Times New Roman" w:hint="eastAsia"/>
            <w:sz w:val="24"/>
            <w:szCs w:val="24"/>
            <w:rPrChange w:id="9694" w:author="..." w:date="2018-06-12T16:47:00Z">
              <w:rPr>
                <w:rFonts w:hint="eastAsia"/>
              </w:rPr>
            </w:rPrChange>
          </w:rPr>
          <w:t>最后，希望自己能够以这份毕设完美的结束自己的学生生涯，再用激情去迎接更加充满希望而美好的明天。</w:t>
        </w:r>
      </w:ins>
    </w:p>
    <w:p w:rsidR="00F76376" w:rsidRDefault="00F76376">
      <w:pPr>
        <w:ind w:firstLine="480"/>
        <w:rPr>
          <w:ins w:id="9695" w:author="..." w:date="2018-06-12T15:22:00Z"/>
        </w:rPr>
        <w:pPrChange w:id="9696" w:author="..." w:date="2018-06-12T15:22:00Z">
          <w:pPr/>
        </w:pPrChange>
      </w:pPr>
    </w:p>
    <w:p w:rsidR="00F76376" w:rsidRDefault="00F76376">
      <w:pPr>
        <w:ind w:firstLine="480"/>
        <w:rPr>
          <w:ins w:id="9697" w:author="..." w:date="2018-06-12T15:22:00Z"/>
        </w:rPr>
        <w:pPrChange w:id="9698" w:author="..." w:date="2018-06-12T15:22:00Z">
          <w:pPr/>
        </w:pPrChange>
      </w:pPr>
    </w:p>
    <w:p w:rsidR="00F76376" w:rsidRDefault="00F76376">
      <w:pPr>
        <w:ind w:firstLine="480"/>
        <w:rPr>
          <w:ins w:id="9699" w:author="..." w:date="2018-06-12T15:22:00Z"/>
        </w:rPr>
        <w:pPrChange w:id="9700" w:author="..." w:date="2018-06-12T15:22:00Z">
          <w:pPr/>
        </w:pPrChange>
      </w:pPr>
    </w:p>
    <w:p w:rsidR="00F76376" w:rsidRDefault="00F76376">
      <w:pPr>
        <w:ind w:firstLine="480"/>
        <w:rPr>
          <w:ins w:id="9701" w:author="..." w:date="2018-06-12T15:22:00Z"/>
        </w:rPr>
        <w:pPrChange w:id="9702" w:author="..." w:date="2018-06-12T15:22:00Z">
          <w:pPr/>
        </w:pPrChange>
      </w:pPr>
    </w:p>
    <w:p w:rsidR="00F76376" w:rsidRDefault="00F76376">
      <w:pPr>
        <w:ind w:firstLine="480"/>
        <w:rPr>
          <w:ins w:id="9703" w:author="..." w:date="2018-06-12T15:22:00Z"/>
        </w:rPr>
        <w:pPrChange w:id="9704" w:author="..." w:date="2018-06-12T15:22:00Z">
          <w:pPr/>
        </w:pPrChange>
      </w:pPr>
    </w:p>
    <w:p w:rsidR="00F76376" w:rsidRDefault="00F76376">
      <w:pPr>
        <w:ind w:firstLine="480"/>
        <w:rPr>
          <w:ins w:id="9705" w:author="..." w:date="2018-06-12T15:22:00Z"/>
        </w:rPr>
        <w:pPrChange w:id="9706" w:author="..." w:date="2018-06-12T15:22:00Z">
          <w:pPr/>
        </w:pPrChange>
      </w:pPr>
    </w:p>
    <w:p w:rsidR="00F76376" w:rsidRDefault="00F76376">
      <w:pPr>
        <w:ind w:firstLine="480"/>
        <w:rPr>
          <w:ins w:id="9707" w:author="..." w:date="2018-06-12T15:22:00Z"/>
        </w:rPr>
        <w:pPrChange w:id="9708" w:author="..." w:date="2018-06-12T15:22:00Z">
          <w:pPr/>
        </w:pPrChange>
      </w:pPr>
    </w:p>
    <w:p w:rsidR="00F76376" w:rsidRDefault="00F76376">
      <w:pPr>
        <w:ind w:firstLine="480"/>
        <w:rPr>
          <w:ins w:id="9709" w:author="..." w:date="2018-06-12T15:22:00Z"/>
        </w:rPr>
        <w:pPrChange w:id="9710" w:author="..." w:date="2018-06-12T15:22:00Z">
          <w:pPr/>
        </w:pPrChange>
      </w:pPr>
    </w:p>
    <w:p w:rsidR="00F76376" w:rsidRDefault="00F76376">
      <w:pPr>
        <w:ind w:firstLine="480"/>
        <w:rPr>
          <w:ins w:id="9711" w:author="..." w:date="2018-06-12T15:22:00Z"/>
        </w:rPr>
        <w:pPrChange w:id="9712" w:author="..." w:date="2018-06-12T15:22:00Z">
          <w:pPr/>
        </w:pPrChange>
      </w:pPr>
    </w:p>
    <w:p w:rsidR="00F76376" w:rsidRDefault="00F76376">
      <w:pPr>
        <w:ind w:firstLine="480"/>
        <w:rPr>
          <w:ins w:id="9713" w:author="..." w:date="2018-06-12T15:22:00Z"/>
        </w:rPr>
        <w:pPrChange w:id="9714" w:author="..." w:date="2018-06-12T15:22:00Z">
          <w:pPr/>
        </w:pPrChange>
      </w:pPr>
    </w:p>
    <w:p w:rsidR="00F76376" w:rsidRDefault="00F76376">
      <w:pPr>
        <w:ind w:firstLine="480"/>
        <w:rPr>
          <w:ins w:id="9715" w:author="..." w:date="2018-06-12T15:22:00Z"/>
        </w:rPr>
        <w:pPrChange w:id="9716" w:author="..." w:date="2018-06-12T15:22:00Z">
          <w:pPr/>
        </w:pPrChange>
      </w:pPr>
    </w:p>
    <w:p w:rsidR="00F76376" w:rsidRDefault="00F76376">
      <w:pPr>
        <w:ind w:firstLine="480"/>
        <w:rPr>
          <w:ins w:id="9717" w:author="..." w:date="2018-06-12T15:22:00Z"/>
        </w:rPr>
        <w:pPrChange w:id="9718" w:author="..." w:date="2018-06-12T15:22:00Z">
          <w:pPr/>
        </w:pPrChange>
      </w:pPr>
    </w:p>
    <w:p w:rsidR="00F76376" w:rsidRDefault="00F76376">
      <w:pPr>
        <w:ind w:firstLine="480"/>
        <w:rPr>
          <w:ins w:id="9719" w:author="..." w:date="2018-06-12T15:22:00Z"/>
        </w:rPr>
        <w:pPrChange w:id="9720" w:author="..." w:date="2018-06-12T15:22:00Z">
          <w:pPr/>
        </w:pPrChange>
      </w:pPr>
    </w:p>
    <w:p w:rsidR="00F76376" w:rsidRDefault="00F76376">
      <w:pPr>
        <w:ind w:firstLine="480"/>
        <w:rPr>
          <w:ins w:id="9721" w:author="..." w:date="2018-06-12T15:22:00Z"/>
        </w:rPr>
        <w:pPrChange w:id="9722" w:author="..." w:date="2018-06-12T15:22:00Z">
          <w:pPr/>
        </w:pPrChange>
      </w:pPr>
    </w:p>
    <w:p w:rsidR="00F76376" w:rsidRDefault="00F76376">
      <w:pPr>
        <w:ind w:firstLine="480"/>
        <w:rPr>
          <w:ins w:id="9723" w:author="..." w:date="2018-06-12T15:22:00Z"/>
        </w:rPr>
        <w:pPrChange w:id="9724" w:author="..." w:date="2018-06-12T15:22:00Z">
          <w:pPr/>
        </w:pPrChange>
      </w:pPr>
    </w:p>
    <w:p w:rsidR="00F76376" w:rsidRDefault="00F76376">
      <w:pPr>
        <w:ind w:firstLine="480"/>
        <w:rPr>
          <w:ins w:id="9725" w:author="..." w:date="2018-06-12T15:22:00Z"/>
        </w:rPr>
        <w:pPrChange w:id="9726" w:author="..." w:date="2018-06-12T15:22:00Z">
          <w:pPr/>
        </w:pPrChange>
      </w:pPr>
    </w:p>
    <w:p w:rsidR="00F76376" w:rsidRDefault="00F76376">
      <w:pPr>
        <w:ind w:firstLine="480"/>
        <w:rPr>
          <w:ins w:id="9727" w:author="..." w:date="2018-06-12T15:22:00Z"/>
        </w:rPr>
        <w:pPrChange w:id="9728" w:author="..." w:date="2018-06-12T15:22:00Z">
          <w:pPr/>
        </w:pPrChange>
      </w:pPr>
    </w:p>
    <w:p w:rsidR="00F76376" w:rsidRDefault="00F76376">
      <w:pPr>
        <w:ind w:firstLine="480"/>
        <w:rPr>
          <w:ins w:id="9729" w:author="..." w:date="2018-06-12T15:22:00Z"/>
        </w:rPr>
        <w:pPrChange w:id="9730" w:author="..." w:date="2018-06-12T15:22:00Z">
          <w:pPr/>
        </w:pPrChange>
      </w:pPr>
    </w:p>
    <w:p w:rsidR="00F76376" w:rsidRDefault="00F76376">
      <w:pPr>
        <w:ind w:firstLine="480"/>
        <w:rPr>
          <w:ins w:id="9731" w:author="..." w:date="2018-06-12T15:22:00Z"/>
        </w:rPr>
        <w:pPrChange w:id="9732" w:author="..." w:date="2018-06-12T15:22:00Z">
          <w:pPr/>
        </w:pPrChange>
      </w:pPr>
    </w:p>
    <w:p w:rsidR="00F76376" w:rsidRDefault="00F76376">
      <w:pPr>
        <w:ind w:firstLine="480"/>
        <w:rPr>
          <w:ins w:id="9733" w:author="..." w:date="2018-06-12T15:22:00Z"/>
        </w:rPr>
        <w:pPrChange w:id="9734" w:author="..." w:date="2018-06-12T15:22:00Z">
          <w:pPr/>
        </w:pPrChange>
      </w:pPr>
    </w:p>
    <w:p w:rsidR="00F76376" w:rsidRDefault="00F76376">
      <w:pPr>
        <w:ind w:firstLine="480"/>
        <w:rPr>
          <w:ins w:id="9735" w:author="..." w:date="2018-06-12T16:48:00Z"/>
        </w:rPr>
        <w:pPrChange w:id="9736" w:author="..." w:date="2018-06-12T15:22:00Z">
          <w:pPr/>
        </w:pPrChange>
      </w:pPr>
    </w:p>
    <w:p w:rsidR="00F76376" w:rsidRDefault="00F76376">
      <w:pPr>
        <w:ind w:firstLine="480"/>
        <w:rPr>
          <w:ins w:id="9737" w:author="..." w:date="2018-06-12T16:48:00Z"/>
        </w:rPr>
        <w:pPrChange w:id="9738" w:author="..." w:date="2018-06-12T15:22:00Z">
          <w:pPr/>
        </w:pPrChange>
      </w:pPr>
    </w:p>
    <w:p w:rsidR="00F76376" w:rsidRDefault="00F76376">
      <w:pPr>
        <w:ind w:firstLine="480"/>
        <w:rPr>
          <w:ins w:id="9739" w:author="..." w:date="2018-06-12T15:22:00Z"/>
        </w:rPr>
        <w:pPrChange w:id="9740" w:author="..." w:date="2018-06-12T15:22:00Z">
          <w:pPr/>
        </w:pPrChange>
      </w:pPr>
    </w:p>
    <w:p w:rsidR="00F76376" w:rsidRDefault="00F76376">
      <w:pPr>
        <w:rPr>
          <w:ins w:id="9741" w:author="..." w:date="2018-06-12T15:22:00Z"/>
        </w:rPr>
      </w:pPr>
    </w:p>
    <w:p w:rsidR="00F76376" w:rsidRPr="00723CDD" w:rsidRDefault="00793F6E">
      <w:pPr>
        <w:numPr>
          <w:ilvl w:val="255"/>
          <w:numId w:val="0"/>
        </w:numPr>
        <w:spacing w:beforeLines="50" w:before="156" w:afterLines="50" w:after="156" w:line="360" w:lineRule="auto"/>
        <w:jc w:val="center"/>
        <w:outlineLvl w:val="0"/>
        <w:rPr>
          <w:ins w:id="9742" w:author="..." w:date="2018-06-12T15:23:00Z"/>
          <w:rFonts w:ascii="Times New Roman" w:eastAsia="黑体" w:hAnsi="Times New Roman" w:cs="Times New Roman"/>
          <w:b/>
          <w:bCs/>
          <w:sz w:val="30"/>
          <w:szCs w:val="30"/>
          <w:rPrChange w:id="9743" w:author="Windows 用户" w:date="2018-06-12T19:04:00Z">
            <w:rPr>
              <w:ins w:id="9744" w:author="..." w:date="2018-06-12T15:23:00Z"/>
              <w:rFonts w:ascii="黑体" w:eastAsia="黑体" w:hAnsi="黑体" w:cs="黑体"/>
              <w:b/>
              <w:bCs/>
              <w:sz w:val="30"/>
              <w:szCs w:val="30"/>
            </w:rPr>
          </w:rPrChange>
        </w:rPr>
        <w:pPrChange w:id="9745" w:author="Windows 用户" w:date="2018-06-12T19:04:00Z">
          <w:pPr>
            <w:tabs>
              <w:tab w:val="left" w:pos="3534"/>
              <w:tab w:val="center" w:pos="4531"/>
            </w:tabs>
            <w:spacing w:beforeLines="50" w:before="156" w:afterLines="50" w:after="156" w:line="360" w:lineRule="auto"/>
            <w:jc w:val="center"/>
            <w:outlineLvl w:val="0"/>
          </w:pPr>
        </w:pPrChange>
      </w:pPr>
      <w:bookmarkStart w:id="9746" w:name="_Toc21387"/>
      <w:bookmarkStart w:id="9747" w:name="_Toc516593081"/>
      <w:ins w:id="9748" w:author="..." w:date="2018-06-12T15:23:00Z">
        <w:r w:rsidRPr="00723CDD">
          <w:rPr>
            <w:rFonts w:ascii="Times New Roman" w:eastAsia="黑体" w:hAnsi="Times New Roman" w:cs="Times New Roman" w:hint="eastAsia"/>
            <w:b/>
            <w:bCs/>
            <w:sz w:val="30"/>
            <w:szCs w:val="30"/>
            <w:rPrChange w:id="9749" w:author="Windows 用户" w:date="2018-06-12T19:04:00Z">
              <w:rPr>
                <w:rFonts w:ascii="黑体" w:eastAsia="黑体" w:hAnsi="黑体" w:cs="黑体" w:hint="eastAsia"/>
                <w:b/>
                <w:bCs/>
                <w:sz w:val="30"/>
                <w:szCs w:val="30"/>
              </w:rPr>
            </w:rPrChange>
          </w:rPr>
          <w:lastRenderedPageBreak/>
          <w:t>参考文献</w:t>
        </w:r>
        <w:bookmarkEnd w:id="9746"/>
        <w:bookmarkEnd w:id="9747"/>
      </w:ins>
    </w:p>
    <w:p w:rsidR="00F76376" w:rsidRPr="005179F9" w:rsidRDefault="00793F6E">
      <w:pPr>
        <w:spacing w:line="400" w:lineRule="exact"/>
        <w:ind w:left="540" w:hangingChars="225" w:hanging="540"/>
        <w:rPr>
          <w:ins w:id="9750" w:author="..." w:date="2018-06-12T15:24:00Z"/>
          <w:rFonts w:ascii="Times New Roman" w:hAnsi="Times New Roman"/>
          <w:sz w:val="24"/>
          <w:rPrChange w:id="9751" w:author="Windows 用户" w:date="2018-06-12T22:27:00Z">
            <w:rPr>
              <w:ins w:id="9752" w:author="..." w:date="2018-06-12T15:24:00Z"/>
              <w:sz w:val="24"/>
            </w:rPr>
          </w:rPrChange>
        </w:rPr>
      </w:pPr>
      <w:ins w:id="9753" w:author="..." w:date="2018-06-12T15:24:00Z">
        <w:r w:rsidRPr="005179F9">
          <w:rPr>
            <w:rFonts w:ascii="Times New Roman" w:hAnsi="Times New Roman"/>
            <w:sz w:val="24"/>
            <w:rPrChange w:id="9754" w:author="Windows 用户" w:date="2018-06-12T22:27:00Z">
              <w:rPr>
                <w:sz w:val="24"/>
              </w:rPr>
            </w:rPrChange>
          </w:rPr>
          <w:t>[1] William Enck, Machigar Ongtang, Patrick McDaniel. Understanding Android Security[J],2009</w:t>
        </w:r>
      </w:ins>
    </w:p>
    <w:p w:rsidR="00F76376" w:rsidRPr="005179F9" w:rsidRDefault="00793F6E">
      <w:pPr>
        <w:spacing w:line="400" w:lineRule="exact"/>
        <w:ind w:left="540" w:hangingChars="225" w:hanging="540"/>
        <w:rPr>
          <w:ins w:id="9755" w:author="..." w:date="2018-06-12T15:24:00Z"/>
          <w:rFonts w:ascii="Times New Roman" w:hAnsi="Times New Roman"/>
          <w:sz w:val="24"/>
          <w:rPrChange w:id="9756" w:author="Windows 用户" w:date="2018-06-12T22:27:00Z">
            <w:rPr>
              <w:ins w:id="9757" w:author="..." w:date="2018-06-12T15:24:00Z"/>
              <w:sz w:val="24"/>
            </w:rPr>
          </w:rPrChange>
        </w:rPr>
      </w:pPr>
      <w:ins w:id="9758" w:author="..." w:date="2018-06-12T15:24:00Z">
        <w:r w:rsidRPr="005179F9">
          <w:rPr>
            <w:rFonts w:ascii="Times New Roman" w:hAnsi="Times New Roman"/>
            <w:sz w:val="24"/>
            <w:rPrChange w:id="9759" w:author="Windows 用户" w:date="2018-06-12T22:27:00Z">
              <w:rPr>
                <w:sz w:val="24"/>
              </w:rPr>
            </w:rPrChange>
          </w:rPr>
          <w:t xml:space="preserve">[2] </w:t>
        </w:r>
        <w:r w:rsidRPr="005179F9">
          <w:rPr>
            <w:rFonts w:ascii="Times New Roman" w:hAnsi="Times New Roman" w:hint="eastAsia"/>
            <w:sz w:val="24"/>
            <w:rPrChange w:id="9760" w:author="Windows 用户" w:date="2018-06-12T22:27:00Z">
              <w:rPr>
                <w:rFonts w:hint="eastAsia"/>
                <w:sz w:val="24"/>
              </w:rPr>
            </w:rPrChange>
          </w:rPr>
          <w:t>余丽芳</w:t>
        </w:r>
        <w:r w:rsidRPr="005179F9">
          <w:rPr>
            <w:rFonts w:ascii="Times New Roman" w:hAnsi="Times New Roman"/>
            <w:sz w:val="24"/>
            <w:rPrChange w:id="9761" w:author="Windows 用户" w:date="2018-06-12T22:27:00Z">
              <w:rPr>
                <w:sz w:val="24"/>
              </w:rPr>
            </w:rPrChange>
          </w:rPr>
          <w:t xml:space="preserve">. </w:t>
        </w:r>
        <w:r w:rsidRPr="005179F9">
          <w:rPr>
            <w:rFonts w:ascii="Times New Roman" w:hAnsi="Times New Roman" w:hint="eastAsia"/>
            <w:sz w:val="24"/>
            <w:rPrChange w:id="9762" w:author="Windows 用户" w:date="2018-06-12T22:27:00Z">
              <w:rPr>
                <w:rFonts w:hint="eastAsia"/>
                <w:sz w:val="24"/>
              </w:rPr>
            </w:rPrChange>
          </w:rPr>
          <w:t>基于</w:t>
        </w:r>
        <w:r w:rsidRPr="005179F9">
          <w:rPr>
            <w:rFonts w:ascii="Times New Roman" w:hAnsi="Times New Roman"/>
            <w:sz w:val="24"/>
            <w:rPrChange w:id="9763" w:author="Windows 用户" w:date="2018-06-12T22:27:00Z">
              <w:rPr>
                <w:sz w:val="24"/>
              </w:rPr>
            </w:rPrChange>
          </w:rPr>
          <w:t>Android</w:t>
        </w:r>
        <w:r w:rsidRPr="005179F9">
          <w:rPr>
            <w:rFonts w:ascii="Times New Roman" w:hAnsi="Times New Roman" w:hint="eastAsia"/>
            <w:sz w:val="24"/>
            <w:rPrChange w:id="9764" w:author="Windows 用户" w:date="2018-06-12T22:27:00Z">
              <w:rPr>
                <w:rFonts w:hint="eastAsia"/>
                <w:sz w:val="24"/>
              </w:rPr>
            </w:rPrChange>
          </w:rPr>
          <w:t>系统组件安全通信的研究</w:t>
        </w:r>
        <w:r w:rsidRPr="005179F9">
          <w:rPr>
            <w:rFonts w:ascii="Times New Roman" w:hAnsi="Times New Roman"/>
            <w:sz w:val="24"/>
            <w:rPrChange w:id="9765" w:author="Windows 用户" w:date="2018-06-12T22:27:00Z">
              <w:rPr>
                <w:sz w:val="24"/>
              </w:rPr>
            </w:rPrChange>
          </w:rPr>
          <w:t>[D].</w:t>
        </w:r>
        <w:r w:rsidRPr="005179F9">
          <w:rPr>
            <w:rFonts w:ascii="Times New Roman" w:hAnsi="Times New Roman" w:hint="eastAsia"/>
            <w:sz w:val="24"/>
            <w:rPrChange w:id="9766" w:author="Windows 用户" w:date="2018-06-12T22:27:00Z">
              <w:rPr>
                <w:rFonts w:hint="eastAsia"/>
                <w:sz w:val="24"/>
              </w:rPr>
            </w:rPrChange>
          </w:rPr>
          <w:t>北京</w:t>
        </w:r>
        <w:r w:rsidRPr="005179F9">
          <w:rPr>
            <w:rFonts w:ascii="Times New Roman" w:hAnsi="Times New Roman"/>
            <w:sz w:val="24"/>
            <w:rPrChange w:id="9767" w:author="Windows 用户" w:date="2018-06-12T22:27:00Z">
              <w:rPr>
                <w:sz w:val="24"/>
              </w:rPr>
            </w:rPrChange>
          </w:rPr>
          <w:t>:</w:t>
        </w:r>
        <w:r w:rsidRPr="005179F9">
          <w:rPr>
            <w:rFonts w:ascii="Times New Roman" w:hAnsi="Times New Roman" w:hint="eastAsia"/>
            <w:sz w:val="24"/>
            <w:rPrChange w:id="9768" w:author="Windows 用户" w:date="2018-06-12T22:27:00Z">
              <w:rPr>
                <w:rFonts w:hint="eastAsia"/>
                <w:sz w:val="24"/>
              </w:rPr>
            </w:rPrChange>
          </w:rPr>
          <w:t>余丽芳</w:t>
        </w:r>
        <w:r w:rsidRPr="005179F9">
          <w:rPr>
            <w:rFonts w:ascii="Times New Roman" w:hAnsi="Times New Roman"/>
            <w:sz w:val="24"/>
            <w:rPrChange w:id="9769" w:author="Windows 用户" w:date="2018-06-12T22:27:00Z">
              <w:rPr>
                <w:sz w:val="24"/>
              </w:rPr>
            </w:rPrChange>
          </w:rPr>
          <w:t>,2017.</w:t>
        </w:r>
      </w:ins>
    </w:p>
    <w:p w:rsidR="00F76376" w:rsidRPr="005179F9" w:rsidRDefault="00793F6E">
      <w:pPr>
        <w:spacing w:line="400" w:lineRule="exact"/>
        <w:ind w:left="540" w:hangingChars="225" w:hanging="540"/>
        <w:rPr>
          <w:ins w:id="9770" w:author="..." w:date="2018-06-12T15:24:00Z"/>
          <w:rFonts w:ascii="Times New Roman" w:hAnsi="Times New Roman"/>
          <w:sz w:val="24"/>
          <w:rPrChange w:id="9771" w:author="Windows 用户" w:date="2018-06-12T22:27:00Z">
            <w:rPr>
              <w:ins w:id="9772" w:author="..." w:date="2018-06-12T15:24:00Z"/>
              <w:sz w:val="24"/>
            </w:rPr>
          </w:rPrChange>
        </w:rPr>
      </w:pPr>
      <w:ins w:id="9773" w:author="..." w:date="2018-06-12T15:24:00Z">
        <w:r w:rsidRPr="005179F9">
          <w:rPr>
            <w:rFonts w:ascii="Times New Roman" w:hAnsi="Times New Roman"/>
            <w:sz w:val="24"/>
            <w:rPrChange w:id="9774" w:author="Windows 用户" w:date="2018-06-12T22:27:00Z">
              <w:rPr>
                <w:sz w:val="24"/>
              </w:rPr>
            </w:rPrChange>
          </w:rPr>
          <w:t xml:space="preserve">[3] </w:t>
        </w:r>
        <w:r w:rsidRPr="005179F9">
          <w:rPr>
            <w:rFonts w:ascii="Times New Roman" w:hAnsi="Times New Roman" w:hint="eastAsia"/>
            <w:sz w:val="24"/>
            <w:rPrChange w:id="9775" w:author="Windows 用户" w:date="2018-06-12T22:27:00Z">
              <w:rPr>
                <w:rFonts w:hint="eastAsia"/>
                <w:sz w:val="24"/>
              </w:rPr>
            </w:rPrChange>
          </w:rPr>
          <w:t>郭霖</w:t>
        </w:r>
        <w:r w:rsidRPr="005179F9">
          <w:rPr>
            <w:rFonts w:ascii="Times New Roman" w:hAnsi="Times New Roman"/>
            <w:sz w:val="24"/>
            <w:rPrChange w:id="9776" w:author="Windows 用户" w:date="2018-06-12T22:27:00Z">
              <w:rPr>
                <w:sz w:val="24"/>
              </w:rPr>
            </w:rPrChange>
          </w:rPr>
          <w:t>. Android</w:t>
        </w:r>
        <w:r w:rsidRPr="005179F9">
          <w:rPr>
            <w:rFonts w:ascii="Times New Roman" w:hAnsi="Times New Roman" w:hint="eastAsia"/>
            <w:sz w:val="24"/>
            <w:rPrChange w:id="9777" w:author="Windows 用户" w:date="2018-06-12T22:27:00Z">
              <w:rPr>
                <w:rFonts w:hint="eastAsia"/>
                <w:sz w:val="24"/>
              </w:rPr>
            </w:rPrChange>
          </w:rPr>
          <w:t>第一行代码</w:t>
        </w:r>
        <w:r w:rsidRPr="005179F9">
          <w:rPr>
            <w:rFonts w:ascii="Times New Roman" w:hAnsi="Times New Roman"/>
            <w:sz w:val="24"/>
            <w:rPrChange w:id="9778" w:author="Windows 用户" w:date="2018-06-12T22:27:00Z">
              <w:rPr>
                <w:sz w:val="24"/>
              </w:rPr>
            </w:rPrChange>
          </w:rPr>
          <w:t>[M].</w:t>
        </w:r>
        <w:r w:rsidRPr="005179F9">
          <w:rPr>
            <w:rFonts w:ascii="Times New Roman" w:hAnsi="Times New Roman" w:hint="eastAsia"/>
            <w:sz w:val="24"/>
            <w:rPrChange w:id="9779" w:author="Windows 用户" w:date="2018-06-12T22:27:00Z">
              <w:rPr>
                <w:rFonts w:hint="eastAsia"/>
                <w:sz w:val="24"/>
              </w:rPr>
            </w:rPrChange>
          </w:rPr>
          <w:t>北京</w:t>
        </w:r>
        <w:r w:rsidRPr="005179F9">
          <w:rPr>
            <w:rFonts w:ascii="Times New Roman" w:hAnsi="Times New Roman"/>
            <w:sz w:val="24"/>
            <w:rPrChange w:id="9780" w:author="Windows 用户" w:date="2018-06-12T22:27:00Z">
              <w:rPr>
                <w:sz w:val="24"/>
              </w:rPr>
            </w:rPrChange>
          </w:rPr>
          <w:t>:</w:t>
        </w:r>
        <w:r w:rsidRPr="005179F9">
          <w:rPr>
            <w:rFonts w:ascii="Times New Roman" w:hAnsi="Times New Roman" w:hint="eastAsia"/>
            <w:sz w:val="24"/>
            <w:rPrChange w:id="9781" w:author="Windows 用户" w:date="2018-06-12T22:27:00Z">
              <w:rPr>
                <w:rFonts w:hint="eastAsia"/>
                <w:sz w:val="24"/>
              </w:rPr>
            </w:rPrChange>
          </w:rPr>
          <w:t>中国工信出版集团</w:t>
        </w:r>
        <w:r w:rsidRPr="005179F9">
          <w:rPr>
            <w:rFonts w:ascii="Times New Roman" w:hAnsi="Times New Roman"/>
            <w:sz w:val="24"/>
            <w:rPrChange w:id="9782" w:author="Windows 用户" w:date="2018-06-12T22:27:00Z">
              <w:rPr>
                <w:sz w:val="24"/>
              </w:rPr>
            </w:rPrChange>
          </w:rPr>
          <w:t>,2016</w:t>
        </w:r>
      </w:ins>
    </w:p>
    <w:p w:rsidR="00F76376" w:rsidRPr="005179F9" w:rsidRDefault="00793F6E">
      <w:pPr>
        <w:spacing w:line="400" w:lineRule="exact"/>
        <w:ind w:left="540" w:hangingChars="225" w:hanging="540"/>
        <w:rPr>
          <w:ins w:id="9783" w:author="..." w:date="2018-06-12T15:24:00Z"/>
          <w:rFonts w:ascii="Times New Roman" w:hAnsi="Times New Roman"/>
          <w:sz w:val="24"/>
          <w:rPrChange w:id="9784" w:author="Windows 用户" w:date="2018-06-12T22:27:00Z">
            <w:rPr>
              <w:ins w:id="9785" w:author="..." w:date="2018-06-12T15:24:00Z"/>
              <w:sz w:val="24"/>
            </w:rPr>
          </w:rPrChange>
        </w:rPr>
      </w:pPr>
      <w:ins w:id="9786" w:author="..." w:date="2018-06-12T15:24:00Z">
        <w:r w:rsidRPr="005179F9">
          <w:rPr>
            <w:rFonts w:ascii="Times New Roman" w:hAnsi="Times New Roman"/>
            <w:sz w:val="24"/>
            <w:rPrChange w:id="9787" w:author="Windows 用户" w:date="2018-06-12T22:27:00Z">
              <w:rPr>
                <w:sz w:val="24"/>
              </w:rPr>
            </w:rPrChange>
          </w:rPr>
          <w:t xml:space="preserve">[4] </w:t>
        </w:r>
        <w:r w:rsidRPr="005179F9">
          <w:rPr>
            <w:rFonts w:ascii="Times New Roman" w:hAnsi="Times New Roman" w:hint="eastAsia"/>
            <w:sz w:val="24"/>
            <w:rPrChange w:id="9788" w:author="Windows 用户" w:date="2018-06-12T22:27:00Z">
              <w:rPr>
                <w:rFonts w:hint="eastAsia"/>
                <w:sz w:val="24"/>
              </w:rPr>
            </w:rPrChange>
          </w:rPr>
          <w:t>闫梅</w:t>
        </w:r>
        <w:r w:rsidRPr="005179F9">
          <w:rPr>
            <w:rFonts w:ascii="Times New Roman" w:hAnsi="Times New Roman"/>
            <w:sz w:val="24"/>
            <w:rPrChange w:id="9789" w:author="Windows 用户" w:date="2018-06-12T22:27:00Z">
              <w:rPr>
                <w:sz w:val="24"/>
              </w:rPr>
            </w:rPrChange>
          </w:rPr>
          <w:t>. Android</w:t>
        </w:r>
        <w:r w:rsidRPr="005179F9">
          <w:rPr>
            <w:rFonts w:ascii="Times New Roman" w:hAnsi="Times New Roman" w:hint="eastAsia"/>
            <w:sz w:val="24"/>
            <w:rPrChange w:id="9790" w:author="Windows 用户" w:date="2018-06-12T22:27:00Z">
              <w:rPr>
                <w:rFonts w:hint="eastAsia"/>
                <w:sz w:val="24"/>
              </w:rPr>
            </w:rPrChange>
          </w:rPr>
          <w:t>应用程序权限检测机制的研究</w:t>
        </w:r>
        <w:r w:rsidRPr="005179F9">
          <w:rPr>
            <w:rFonts w:ascii="Times New Roman" w:hAnsi="Times New Roman"/>
            <w:sz w:val="24"/>
            <w:rPrChange w:id="9791" w:author="Windows 用户" w:date="2018-06-12T22:27:00Z">
              <w:rPr>
                <w:sz w:val="24"/>
              </w:rPr>
            </w:rPrChange>
          </w:rPr>
          <w:t>[C].</w:t>
        </w:r>
        <w:r w:rsidRPr="005179F9">
          <w:rPr>
            <w:rFonts w:ascii="Times New Roman" w:hAnsi="Times New Roman" w:hint="eastAsia"/>
            <w:sz w:val="24"/>
            <w:rPrChange w:id="9792" w:author="Windows 用户" w:date="2018-06-12T22:27:00Z">
              <w:rPr>
                <w:rFonts w:hint="eastAsia"/>
                <w:sz w:val="24"/>
              </w:rPr>
            </w:rPrChange>
          </w:rPr>
          <w:t>山西</w:t>
        </w:r>
        <w:r w:rsidRPr="005179F9">
          <w:rPr>
            <w:rFonts w:ascii="Times New Roman" w:hAnsi="Times New Roman"/>
            <w:sz w:val="24"/>
            <w:rPrChange w:id="9793" w:author="Windows 用户" w:date="2018-06-12T22:27:00Z">
              <w:rPr>
                <w:sz w:val="24"/>
              </w:rPr>
            </w:rPrChange>
          </w:rPr>
          <w:t>:</w:t>
        </w:r>
        <w:r w:rsidRPr="005179F9">
          <w:rPr>
            <w:rFonts w:ascii="Times New Roman" w:hAnsi="Times New Roman" w:hint="eastAsia"/>
            <w:sz w:val="24"/>
            <w:rPrChange w:id="9794" w:author="Windows 用户" w:date="2018-06-12T22:27:00Z">
              <w:rPr>
                <w:rFonts w:hint="eastAsia"/>
                <w:sz w:val="24"/>
              </w:rPr>
            </w:rPrChange>
          </w:rPr>
          <w:t>闫梅</w:t>
        </w:r>
        <w:r w:rsidRPr="005179F9">
          <w:rPr>
            <w:rFonts w:ascii="Times New Roman" w:hAnsi="Times New Roman"/>
            <w:sz w:val="24"/>
            <w:rPrChange w:id="9795" w:author="Windows 用户" w:date="2018-06-12T22:27:00Z">
              <w:rPr>
                <w:sz w:val="24"/>
              </w:rPr>
            </w:rPrChange>
          </w:rPr>
          <w:t>,2015</w:t>
        </w:r>
      </w:ins>
    </w:p>
    <w:p w:rsidR="00F76376" w:rsidRPr="005179F9" w:rsidRDefault="00793F6E">
      <w:pPr>
        <w:spacing w:line="400" w:lineRule="exact"/>
        <w:ind w:left="540" w:hangingChars="225" w:hanging="540"/>
        <w:rPr>
          <w:ins w:id="9796" w:author="..." w:date="2018-06-12T15:24:00Z"/>
          <w:rFonts w:ascii="Times New Roman" w:hAnsi="Times New Roman"/>
          <w:sz w:val="24"/>
          <w:rPrChange w:id="9797" w:author="Windows 用户" w:date="2018-06-12T22:27:00Z">
            <w:rPr>
              <w:ins w:id="9798" w:author="..." w:date="2018-06-12T15:24:00Z"/>
              <w:sz w:val="24"/>
            </w:rPr>
          </w:rPrChange>
        </w:rPr>
      </w:pPr>
      <w:ins w:id="9799" w:author="..." w:date="2018-06-12T15:24:00Z">
        <w:r w:rsidRPr="005179F9">
          <w:rPr>
            <w:rFonts w:ascii="Times New Roman" w:hAnsi="Times New Roman"/>
            <w:sz w:val="24"/>
            <w:rPrChange w:id="9800" w:author="Windows 用户" w:date="2018-06-12T22:27:00Z">
              <w:rPr>
                <w:sz w:val="24"/>
              </w:rPr>
            </w:rPrChange>
          </w:rPr>
          <w:t xml:space="preserve">[5] </w:t>
        </w:r>
        <w:r w:rsidRPr="005179F9">
          <w:rPr>
            <w:rFonts w:ascii="Times New Roman" w:hAnsi="Times New Roman" w:hint="eastAsia"/>
            <w:sz w:val="24"/>
            <w:rPrChange w:id="9801" w:author="Windows 用户" w:date="2018-06-12T22:27:00Z">
              <w:rPr>
                <w:rFonts w:hint="eastAsia"/>
                <w:sz w:val="24"/>
              </w:rPr>
            </w:rPrChange>
          </w:rPr>
          <w:t>李晓洲</w:t>
        </w:r>
        <w:r w:rsidRPr="005179F9">
          <w:rPr>
            <w:rFonts w:ascii="Times New Roman" w:hAnsi="Times New Roman"/>
            <w:sz w:val="24"/>
            <w:rPrChange w:id="9802" w:author="Windows 用户" w:date="2018-06-12T22:27:00Z">
              <w:rPr>
                <w:sz w:val="24"/>
              </w:rPr>
            </w:rPrChange>
          </w:rPr>
          <w:t>. Android</w:t>
        </w:r>
        <w:r w:rsidRPr="005179F9">
          <w:rPr>
            <w:rFonts w:ascii="Times New Roman" w:hAnsi="Times New Roman" w:hint="eastAsia"/>
            <w:sz w:val="24"/>
            <w:rPrChange w:id="9803" w:author="Windows 用户" w:date="2018-06-12T22:27:00Z">
              <w:rPr>
                <w:rFonts w:hint="eastAsia"/>
                <w:sz w:val="24"/>
              </w:rPr>
            </w:rPrChange>
          </w:rPr>
          <w:t>应用程序组件漏洞测试方法研究</w:t>
        </w:r>
        <w:r w:rsidRPr="005179F9">
          <w:rPr>
            <w:rFonts w:ascii="Times New Roman" w:hAnsi="Times New Roman"/>
            <w:sz w:val="24"/>
            <w:rPrChange w:id="9804" w:author="Windows 用户" w:date="2018-06-12T22:27:00Z">
              <w:rPr>
                <w:sz w:val="24"/>
              </w:rPr>
            </w:rPrChange>
          </w:rPr>
          <w:t>[C].</w:t>
        </w:r>
        <w:r w:rsidRPr="005179F9">
          <w:rPr>
            <w:rFonts w:ascii="Times New Roman" w:hAnsi="Times New Roman" w:hint="eastAsia"/>
            <w:sz w:val="24"/>
            <w:rPrChange w:id="9805" w:author="Windows 用户" w:date="2018-06-12T22:27:00Z">
              <w:rPr>
                <w:rFonts w:hint="eastAsia"/>
                <w:sz w:val="24"/>
              </w:rPr>
            </w:rPrChange>
          </w:rPr>
          <w:t>山西</w:t>
        </w:r>
        <w:r w:rsidRPr="005179F9">
          <w:rPr>
            <w:rFonts w:ascii="Times New Roman" w:hAnsi="Times New Roman"/>
            <w:sz w:val="24"/>
            <w:rPrChange w:id="9806" w:author="Windows 用户" w:date="2018-06-12T22:27:00Z">
              <w:rPr>
                <w:sz w:val="24"/>
              </w:rPr>
            </w:rPrChange>
          </w:rPr>
          <w:t>:</w:t>
        </w:r>
        <w:r w:rsidRPr="005179F9">
          <w:rPr>
            <w:rFonts w:ascii="Times New Roman" w:hAnsi="Times New Roman" w:hint="eastAsia"/>
            <w:sz w:val="24"/>
            <w:rPrChange w:id="9807" w:author="Windows 用户" w:date="2018-06-12T22:27:00Z">
              <w:rPr>
                <w:rFonts w:hint="eastAsia"/>
                <w:sz w:val="24"/>
              </w:rPr>
            </w:rPrChange>
          </w:rPr>
          <w:t>李晓洲</w:t>
        </w:r>
        <w:r w:rsidRPr="005179F9">
          <w:rPr>
            <w:rFonts w:ascii="Times New Roman" w:hAnsi="Times New Roman"/>
            <w:sz w:val="24"/>
            <w:rPrChange w:id="9808" w:author="Windows 用户" w:date="2018-06-12T22:27:00Z">
              <w:rPr>
                <w:sz w:val="24"/>
              </w:rPr>
            </w:rPrChange>
          </w:rPr>
          <w:t>,2012</w:t>
        </w:r>
      </w:ins>
    </w:p>
    <w:p w:rsidR="00F76376" w:rsidRPr="005179F9" w:rsidRDefault="00793F6E">
      <w:pPr>
        <w:spacing w:line="400" w:lineRule="exact"/>
        <w:ind w:left="540" w:hangingChars="225" w:hanging="540"/>
        <w:rPr>
          <w:ins w:id="9809" w:author="..." w:date="2018-06-12T15:24:00Z"/>
          <w:rFonts w:ascii="Times New Roman" w:hAnsi="Times New Roman"/>
          <w:sz w:val="24"/>
          <w:rPrChange w:id="9810" w:author="Windows 用户" w:date="2018-06-12T22:27:00Z">
            <w:rPr>
              <w:ins w:id="9811" w:author="..." w:date="2018-06-12T15:24:00Z"/>
              <w:sz w:val="24"/>
            </w:rPr>
          </w:rPrChange>
        </w:rPr>
      </w:pPr>
      <w:ins w:id="9812" w:author="..." w:date="2018-06-12T15:24:00Z">
        <w:r w:rsidRPr="005179F9">
          <w:rPr>
            <w:rFonts w:ascii="Times New Roman" w:hAnsi="Times New Roman"/>
            <w:sz w:val="24"/>
            <w:rPrChange w:id="9813" w:author="Windows 用户" w:date="2018-06-12T22:27:00Z">
              <w:rPr>
                <w:sz w:val="24"/>
              </w:rPr>
            </w:rPrChange>
          </w:rPr>
          <w:t>[6] William Enck, Damien Octeau, Patrick Mc Daniel, etc. A Study of Android Application Security[C]. Proceedings of the 20th USENIX Conference on Security. USA:USENIX Association, 2011</w:t>
        </w:r>
      </w:ins>
    </w:p>
    <w:p w:rsidR="00F76376" w:rsidRPr="005179F9" w:rsidRDefault="00793F6E">
      <w:pPr>
        <w:spacing w:line="400" w:lineRule="exact"/>
        <w:ind w:left="540" w:hangingChars="225" w:hanging="540"/>
        <w:rPr>
          <w:ins w:id="9814" w:author="..." w:date="2018-06-12T15:24:00Z"/>
          <w:rFonts w:ascii="Times New Roman" w:hAnsi="Times New Roman"/>
          <w:sz w:val="24"/>
          <w:rPrChange w:id="9815" w:author="Windows 用户" w:date="2018-06-12T22:27:00Z">
            <w:rPr>
              <w:ins w:id="9816" w:author="..." w:date="2018-06-12T15:24:00Z"/>
              <w:sz w:val="24"/>
            </w:rPr>
          </w:rPrChange>
        </w:rPr>
      </w:pPr>
      <w:ins w:id="9817" w:author="..." w:date="2018-06-12T15:24:00Z">
        <w:r w:rsidRPr="005179F9">
          <w:rPr>
            <w:rFonts w:ascii="Times New Roman" w:hAnsi="Times New Roman"/>
            <w:sz w:val="24"/>
            <w:rPrChange w:id="9818" w:author="Windows 用户" w:date="2018-06-12T22:27:00Z">
              <w:rPr>
                <w:sz w:val="24"/>
              </w:rPr>
            </w:rPrChange>
          </w:rPr>
          <w:t>[7] P.J.Denning. Fault to lerant operating systems. ACM Computing Surves(CSUR). 1976</w:t>
        </w:r>
      </w:ins>
    </w:p>
    <w:p w:rsidR="00F76376" w:rsidRPr="005179F9" w:rsidRDefault="00793F6E">
      <w:pPr>
        <w:spacing w:line="400" w:lineRule="exact"/>
        <w:ind w:left="540" w:hangingChars="225" w:hanging="540"/>
        <w:rPr>
          <w:ins w:id="9819" w:author="..." w:date="2018-06-12T15:24:00Z"/>
          <w:rFonts w:ascii="Times New Roman" w:hAnsi="Times New Roman"/>
          <w:sz w:val="24"/>
          <w:rPrChange w:id="9820" w:author="Windows 用户" w:date="2018-06-12T22:27:00Z">
            <w:rPr>
              <w:ins w:id="9821" w:author="..." w:date="2018-06-12T15:24:00Z"/>
              <w:sz w:val="24"/>
            </w:rPr>
          </w:rPrChange>
        </w:rPr>
      </w:pPr>
      <w:ins w:id="9822" w:author="..." w:date="2018-06-12T15:24:00Z">
        <w:r w:rsidRPr="005179F9">
          <w:rPr>
            <w:rFonts w:ascii="Times New Roman" w:hAnsi="Times New Roman"/>
            <w:sz w:val="24"/>
            <w:rPrChange w:id="9823" w:author="Windows 用户" w:date="2018-06-12T22:27:00Z">
              <w:rPr>
                <w:sz w:val="24"/>
              </w:rPr>
            </w:rPrChange>
          </w:rPr>
          <w:t xml:space="preserve">[8] </w:t>
        </w:r>
        <w:r w:rsidRPr="005179F9">
          <w:rPr>
            <w:rFonts w:ascii="Times New Roman" w:hAnsi="Times New Roman" w:hint="eastAsia"/>
            <w:sz w:val="24"/>
            <w:rPrChange w:id="9824" w:author="Windows 用户" w:date="2018-06-12T22:27:00Z">
              <w:rPr>
                <w:rFonts w:hint="eastAsia"/>
                <w:sz w:val="24"/>
              </w:rPr>
            </w:rPrChange>
          </w:rPr>
          <w:t>彭凌</w:t>
        </w:r>
        <w:r w:rsidRPr="005179F9">
          <w:rPr>
            <w:rFonts w:ascii="Times New Roman" w:hAnsi="Times New Roman"/>
            <w:sz w:val="24"/>
            <w:rPrChange w:id="9825" w:author="Windows 用户" w:date="2018-06-12T22:27:00Z">
              <w:rPr>
                <w:sz w:val="24"/>
              </w:rPr>
            </w:rPrChange>
          </w:rPr>
          <w:t>. Android</w:t>
        </w:r>
        <w:r w:rsidRPr="005179F9">
          <w:rPr>
            <w:rFonts w:ascii="Times New Roman" w:hAnsi="Times New Roman" w:hint="eastAsia"/>
            <w:sz w:val="24"/>
            <w:rPrChange w:id="9826" w:author="Windows 用户" w:date="2018-06-12T22:27:00Z">
              <w:rPr>
                <w:rFonts w:hint="eastAsia"/>
                <w:sz w:val="24"/>
              </w:rPr>
            </w:rPrChange>
          </w:rPr>
          <w:t>应用权限检测技术的研究与改进</w:t>
        </w:r>
        <w:r w:rsidRPr="005179F9">
          <w:rPr>
            <w:rFonts w:ascii="Times New Roman" w:hAnsi="Times New Roman"/>
            <w:sz w:val="24"/>
            <w:rPrChange w:id="9827" w:author="Windows 用户" w:date="2018-06-12T22:27:00Z">
              <w:rPr>
                <w:sz w:val="24"/>
              </w:rPr>
            </w:rPrChange>
          </w:rPr>
          <w:t>[C].</w:t>
        </w:r>
        <w:r w:rsidRPr="005179F9">
          <w:rPr>
            <w:rFonts w:ascii="Times New Roman" w:hAnsi="Times New Roman" w:hint="eastAsia"/>
            <w:sz w:val="24"/>
            <w:rPrChange w:id="9828" w:author="Windows 用户" w:date="2018-06-12T22:27:00Z">
              <w:rPr>
                <w:rFonts w:hint="eastAsia"/>
                <w:sz w:val="24"/>
              </w:rPr>
            </w:rPrChange>
          </w:rPr>
          <w:t>北京</w:t>
        </w:r>
        <w:r w:rsidRPr="005179F9">
          <w:rPr>
            <w:rFonts w:ascii="Times New Roman" w:hAnsi="Times New Roman"/>
            <w:sz w:val="24"/>
            <w:rPrChange w:id="9829" w:author="Windows 用户" w:date="2018-06-12T22:27:00Z">
              <w:rPr>
                <w:sz w:val="24"/>
              </w:rPr>
            </w:rPrChange>
          </w:rPr>
          <w:t>:</w:t>
        </w:r>
        <w:r w:rsidRPr="005179F9">
          <w:rPr>
            <w:rFonts w:ascii="Times New Roman" w:hAnsi="Times New Roman" w:hint="eastAsia"/>
            <w:sz w:val="24"/>
            <w:rPrChange w:id="9830" w:author="Windows 用户" w:date="2018-06-12T22:27:00Z">
              <w:rPr>
                <w:rFonts w:hint="eastAsia"/>
                <w:sz w:val="24"/>
              </w:rPr>
            </w:rPrChange>
          </w:rPr>
          <w:t>彭凌</w:t>
        </w:r>
        <w:r w:rsidRPr="005179F9">
          <w:rPr>
            <w:rFonts w:ascii="Times New Roman" w:hAnsi="Times New Roman"/>
            <w:sz w:val="24"/>
            <w:rPrChange w:id="9831" w:author="Windows 用户" w:date="2018-06-12T22:27:00Z">
              <w:rPr>
                <w:sz w:val="24"/>
              </w:rPr>
            </w:rPrChange>
          </w:rPr>
          <w:t>,2015</w:t>
        </w:r>
      </w:ins>
    </w:p>
    <w:p w:rsidR="00F76376" w:rsidRPr="005179F9" w:rsidRDefault="00793F6E">
      <w:pPr>
        <w:spacing w:line="400" w:lineRule="exact"/>
        <w:ind w:left="540" w:hangingChars="225" w:hanging="540"/>
        <w:rPr>
          <w:ins w:id="9832" w:author="..." w:date="2018-06-12T15:24:00Z"/>
          <w:rFonts w:ascii="Times New Roman" w:hAnsi="Times New Roman"/>
          <w:sz w:val="24"/>
          <w:rPrChange w:id="9833" w:author="Windows 用户" w:date="2018-06-12T22:27:00Z">
            <w:rPr>
              <w:ins w:id="9834" w:author="..." w:date="2018-06-12T15:24:00Z"/>
              <w:sz w:val="24"/>
            </w:rPr>
          </w:rPrChange>
        </w:rPr>
      </w:pPr>
      <w:ins w:id="9835" w:author="..." w:date="2018-06-12T15:24:00Z">
        <w:r w:rsidRPr="005179F9">
          <w:rPr>
            <w:rFonts w:ascii="Times New Roman" w:hAnsi="Times New Roman"/>
            <w:sz w:val="24"/>
            <w:rPrChange w:id="9836" w:author="Windows 用户" w:date="2018-06-12T22:27:00Z">
              <w:rPr>
                <w:sz w:val="24"/>
              </w:rPr>
            </w:rPrChange>
          </w:rPr>
          <w:t xml:space="preserve">[9] </w:t>
        </w:r>
        <w:r w:rsidRPr="005179F9">
          <w:rPr>
            <w:rFonts w:ascii="Times New Roman" w:hAnsi="Times New Roman" w:hint="eastAsia"/>
            <w:sz w:val="24"/>
            <w:rPrChange w:id="9837" w:author="Windows 用户" w:date="2018-06-12T22:27:00Z">
              <w:rPr>
                <w:rFonts w:hint="eastAsia"/>
                <w:sz w:val="24"/>
              </w:rPr>
            </w:rPrChange>
          </w:rPr>
          <w:t>廖明华</w:t>
        </w:r>
        <w:r w:rsidRPr="005179F9">
          <w:rPr>
            <w:rFonts w:ascii="Times New Roman" w:hAnsi="Times New Roman"/>
            <w:sz w:val="24"/>
            <w:rPrChange w:id="9838" w:author="Windows 用户" w:date="2018-06-12T22:27:00Z">
              <w:rPr>
                <w:sz w:val="24"/>
              </w:rPr>
            </w:rPrChange>
          </w:rPr>
          <w:t>,</w:t>
        </w:r>
        <w:r w:rsidRPr="005179F9">
          <w:rPr>
            <w:rFonts w:ascii="Times New Roman" w:hAnsi="Times New Roman" w:hint="eastAsia"/>
            <w:sz w:val="24"/>
            <w:rPrChange w:id="9839" w:author="Windows 用户" w:date="2018-06-12T22:27:00Z">
              <w:rPr>
                <w:rFonts w:hint="eastAsia"/>
                <w:sz w:val="24"/>
              </w:rPr>
            </w:rPrChange>
          </w:rPr>
          <w:t>郑力明</w:t>
        </w:r>
        <w:r w:rsidRPr="005179F9">
          <w:rPr>
            <w:rFonts w:ascii="Times New Roman" w:hAnsi="Times New Roman"/>
            <w:sz w:val="24"/>
            <w:rPrChange w:id="9840" w:author="Windows 用户" w:date="2018-06-12T22:27:00Z">
              <w:rPr>
                <w:sz w:val="24"/>
              </w:rPr>
            </w:rPrChange>
          </w:rPr>
          <w:t xml:space="preserve">. Android </w:t>
        </w:r>
        <w:r w:rsidRPr="005179F9">
          <w:rPr>
            <w:rFonts w:ascii="Times New Roman" w:hAnsi="Times New Roman" w:hint="eastAsia"/>
            <w:sz w:val="24"/>
            <w:rPrChange w:id="9841" w:author="Windows 用户" w:date="2018-06-12T22:27:00Z">
              <w:rPr>
                <w:rFonts w:hint="eastAsia"/>
                <w:sz w:val="24"/>
              </w:rPr>
            </w:rPrChange>
          </w:rPr>
          <w:t>安全机制分析与解决方案初探</w:t>
        </w:r>
        <w:r w:rsidRPr="005179F9">
          <w:rPr>
            <w:rFonts w:ascii="Times New Roman" w:hAnsi="Times New Roman"/>
            <w:sz w:val="24"/>
            <w:rPrChange w:id="9842" w:author="Windows 用户" w:date="2018-06-12T22:27:00Z">
              <w:rPr>
                <w:sz w:val="24"/>
              </w:rPr>
            </w:rPrChange>
          </w:rPr>
          <w:t>[J].</w:t>
        </w:r>
        <w:r w:rsidRPr="005179F9">
          <w:rPr>
            <w:rFonts w:ascii="Times New Roman" w:hAnsi="Times New Roman" w:hint="eastAsia"/>
            <w:sz w:val="24"/>
            <w:rPrChange w:id="9843" w:author="Windows 用户" w:date="2018-06-12T22:27:00Z">
              <w:rPr>
                <w:rFonts w:hint="eastAsia"/>
                <w:sz w:val="24"/>
              </w:rPr>
            </w:rPrChange>
          </w:rPr>
          <w:t>科学技术与工程</w:t>
        </w:r>
        <w:r w:rsidRPr="005179F9">
          <w:rPr>
            <w:rFonts w:ascii="Times New Roman" w:hAnsi="Times New Roman"/>
            <w:sz w:val="24"/>
            <w:rPrChange w:id="9844" w:author="Windows 用户" w:date="2018-06-12T22:27:00Z">
              <w:rPr>
                <w:sz w:val="24"/>
              </w:rPr>
            </w:rPrChange>
          </w:rPr>
          <w:t>,2011</w:t>
        </w:r>
      </w:ins>
    </w:p>
    <w:p w:rsidR="00F76376" w:rsidRPr="005179F9" w:rsidRDefault="00793F6E">
      <w:pPr>
        <w:rPr>
          <w:ins w:id="9845" w:author="..." w:date="2018-06-12T15:33:00Z"/>
          <w:rFonts w:ascii="Times New Roman" w:hAnsi="Times New Roman"/>
          <w:sz w:val="24"/>
          <w:rPrChange w:id="9846" w:author="Windows 用户" w:date="2018-06-12T22:27:00Z">
            <w:rPr>
              <w:ins w:id="9847" w:author="..." w:date="2018-06-12T15:33:00Z"/>
              <w:sz w:val="24"/>
            </w:rPr>
          </w:rPrChange>
        </w:rPr>
      </w:pPr>
      <w:ins w:id="9848" w:author="..." w:date="2018-06-12T15:24:00Z">
        <w:r w:rsidRPr="005179F9">
          <w:rPr>
            <w:rFonts w:ascii="Times New Roman" w:hAnsi="Times New Roman"/>
            <w:sz w:val="24"/>
            <w:rPrChange w:id="9849" w:author="Windows 用户" w:date="2018-06-12T22:27:00Z">
              <w:rPr>
                <w:sz w:val="24"/>
              </w:rPr>
            </w:rPrChange>
          </w:rPr>
          <w:t xml:space="preserve">[10] </w:t>
        </w:r>
        <w:r w:rsidRPr="005179F9">
          <w:rPr>
            <w:rFonts w:ascii="Times New Roman" w:hAnsi="Times New Roman" w:hint="eastAsia"/>
            <w:sz w:val="24"/>
            <w:rPrChange w:id="9850" w:author="Windows 用户" w:date="2018-06-12T22:27:00Z">
              <w:rPr>
                <w:rFonts w:hint="eastAsia"/>
                <w:sz w:val="24"/>
              </w:rPr>
            </w:rPrChange>
          </w:rPr>
          <w:t>龚利</w:t>
        </w:r>
        <w:r w:rsidRPr="005179F9">
          <w:rPr>
            <w:rFonts w:ascii="Times New Roman" w:hAnsi="Times New Roman"/>
            <w:sz w:val="24"/>
            <w:rPrChange w:id="9851" w:author="Windows 用户" w:date="2018-06-12T22:27:00Z">
              <w:rPr>
                <w:sz w:val="24"/>
              </w:rPr>
            </w:rPrChange>
          </w:rPr>
          <w:t xml:space="preserve">. </w:t>
        </w:r>
        <w:r w:rsidRPr="005179F9">
          <w:rPr>
            <w:rFonts w:ascii="Times New Roman" w:hAnsi="Times New Roman" w:hint="eastAsia"/>
            <w:sz w:val="24"/>
            <w:rPrChange w:id="9852" w:author="Windows 用户" w:date="2018-06-12T22:27:00Z">
              <w:rPr>
                <w:rFonts w:hint="eastAsia"/>
                <w:sz w:val="24"/>
              </w:rPr>
            </w:rPrChange>
          </w:rPr>
          <w:t>浅析组件安全对</w:t>
        </w:r>
        <w:r w:rsidRPr="005179F9">
          <w:rPr>
            <w:rFonts w:ascii="Times New Roman" w:hAnsi="Times New Roman"/>
            <w:sz w:val="24"/>
            <w:rPrChange w:id="9853" w:author="Windows 用户" w:date="2018-06-12T22:27:00Z">
              <w:rPr>
                <w:sz w:val="24"/>
              </w:rPr>
            </w:rPrChange>
          </w:rPr>
          <w:t>Android</w:t>
        </w:r>
        <w:r w:rsidRPr="005179F9">
          <w:rPr>
            <w:rFonts w:ascii="Times New Roman" w:hAnsi="Times New Roman" w:hint="eastAsia"/>
            <w:sz w:val="24"/>
            <w:rPrChange w:id="9854" w:author="Windows 用户" w:date="2018-06-12T22:27:00Z">
              <w:rPr>
                <w:rFonts w:hint="eastAsia"/>
                <w:sz w:val="24"/>
              </w:rPr>
            </w:rPrChange>
          </w:rPr>
          <w:t>系统的影响</w:t>
        </w:r>
        <w:r w:rsidRPr="005179F9">
          <w:rPr>
            <w:rFonts w:ascii="Times New Roman" w:hAnsi="Times New Roman"/>
            <w:sz w:val="24"/>
            <w:rPrChange w:id="9855" w:author="Windows 用户" w:date="2018-06-12T22:27:00Z">
              <w:rPr>
                <w:sz w:val="24"/>
              </w:rPr>
            </w:rPrChange>
          </w:rPr>
          <w:t>[J].</w:t>
        </w:r>
        <w:r w:rsidRPr="005179F9">
          <w:rPr>
            <w:rFonts w:ascii="Times New Roman" w:hAnsi="Times New Roman"/>
            <w:rPrChange w:id="9856" w:author="Windows 用户" w:date="2018-06-12T22:27:00Z">
              <w:rPr/>
            </w:rPrChange>
          </w:rPr>
          <w:t xml:space="preserve"> </w:t>
        </w:r>
        <w:r w:rsidRPr="005179F9">
          <w:rPr>
            <w:rFonts w:ascii="Times New Roman" w:hAnsi="Times New Roman" w:hint="eastAsia"/>
            <w:sz w:val="24"/>
            <w:rPrChange w:id="9857" w:author="Windows 用户" w:date="2018-06-12T22:27:00Z">
              <w:rPr>
                <w:rFonts w:hint="eastAsia"/>
                <w:sz w:val="24"/>
              </w:rPr>
            </w:rPrChange>
          </w:rPr>
          <w:t>郧阳师范高等专科学校学报</w:t>
        </w:r>
        <w:r w:rsidRPr="005179F9">
          <w:rPr>
            <w:rFonts w:ascii="Times New Roman" w:hAnsi="Times New Roman"/>
            <w:sz w:val="24"/>
            <w:rPrChange w:id="9858" w:author="Windows 用户" w:date="2018-06-12T22:27:00Z">
              <w:rPr>
                <w:sz w:val="24"/>
              </w:rPr>
            </w:rPrChange>
          </w:rPr>
          <w:t>,2015</w:t>
        </w:r>
      </w:ins>
    </w:p>
    <w:p w:rsidR="00F76376" w:rsidRPr="005179F9" w:rsidRDefault="00793F6E">
      <w:pPr>
        <w:pStyle w:val="a4"/>
        <w:spacing w:line="400" w:lineRule="atLeast"/>
        <w:textAlignment w:val="top"/>
        <w:rPr>
          <w:ins w:id="9859" w:author="..." w:date="2018-06-12T15:33:00Z"/>
          <w:rFonts w:ascii="Times New Roman" w:hAnsi="Times New Roman"/>
          <w:sz w:val="24"/>
          <w:rPrChange w:id="9860" w:author="Windows 用户" w:date="2018-06-12T22:27:00Z">
            <w:rPr>
              <w:ins w:id="9861" w:author="..." w:date="2018-06-12T15:33:00Z"/>
            </w:rPr>
          </w:rPrChange>
        </w:rPr>
      </w:pPr>
      <w:ins w:id="9862" w:author="..." w:date="2018-06-12T15:33:00Z">
        <w:r w:rsidRPr="005179F9">
          <w:rPr>
            <w:rFonts w:ascii="Times New Roman" w:hAnsi="Times New Roman"/>
            <w:sz w:val="24"/>
            <w:rPrChange w:id="9863" w:author="Windows 用户" w:date="2018-06-12T22:27:00Z">
              <w:rPr/>
            </w:rPrChange>
          </w:rPr>
          <w:t>[11]</w:t>
        </w:r>
      </w:ins>
      <w:ins w:id="9864" w:author="..." w:date="2018-06-12T18:15:00Z">
        <w:r w:rsidRPr="005179F9">
          <w:rPr>
            <w:rFonts w:ascii="Times New Roman" w:hAnsi="Times New Roman"/>
            <w:sz w:val="24"/>
            <w:rPrChange w:id="9865" w:author="Windows 用户" w:date="2018-06-12T22:27:00Z">
              <w:rPr/>
            </w:rPrChange>
          </w:rPr>
          <w:t xml:space="preserve"> </w:t>
        </w:r>
      </w:ins>
      <w:ins w:id="9866" w:author="..." w:date="2018-06-12T15:33:00Z">
        <w:r w:rsidRPr="005179F9">
          <w:rPr>
            <w:rFonts w:ascii="Times New Roman" w:hAnsi="Times New Roman" w:hint="eastAsia"/>
            <w:sz w:val="24"/>
            <w:rPrChange w:id="9867" w:author="Windows 用户" w:date="2018-06-12T22:27:00Z">
              <w:rPr>
                <w:rFonts w:hint="eastAsia"/>
              </w:rPr>
            </w:rPrChange>
          </w:rPr>
          <w:t>丰生强</w:t>
        </w:r>
        <w:r w:rsidRPr="005179F9">
          <w:rPr>
            <w:rFonts w:ascii="Times New Roman" w:hAnsi="Times New Roman"/>
            <w:sz w:val="24"/>
            <w:rPrChange w:id="9868" w:author="Windows 用户" w:date="2018-06-12T22:27:00Z">
              <w:rPr/>
            </w:rPrChange>
          </w:rPr>
          <w:t>.Android</w:t>
        </w:r>
        <w:r w:rsidRPr="005179F9">
          <w:rPr>
            <w:rFonts w:ascii="Times New Roman" w:hAnsi="Times New Roman" w:hint="eastAsia"/>
            <w:sz w:val="24"/>
            <w:rPrChange w:id="9869" w:author="Windows 用户" w:date="2018-06-12T22:27:00Z">
              <w:rPr>
                <w:rFonts w:hint="eastAsia"/>
              </w:rPr>
            </w:rPrChange>
          </w:rPr>
          <w:t>软件安全与逆向工程</w:t>
        </w:r>
        <w:r w:rsidRPr="005179F9">
          <w:rPr>
            <w:rFonts w:ascii="Times New Roman" w:hAnsi="Times New Roman"/>
            <w:sz w:val="24"/>
            <w:rPrChange w:id="9870" w:author="Windows 用户" w:date="2018-06-12T22:27:00Z">
              <w:rPr/>
            </w:rPrChange>
          </w:rPr>
          <w:t>[M].</w:t>
        </w:r>
        <w:r w:rsidRPr="005179F9">
          <w:rPr>
            <w:rFonts w:ascii="Times New Roman" w:hAnsi="Times New Roman" w:hint="eastAsia"/>
            <w:sz w:val="24"/>
            <w:rPrChange w:id="9871" w:author="Windows 用户" w:date="2018-06-12T22:27:00Z">
              <w:rPr>
                <w:rFonts w:hint="eastAsia"/>
              </w:rPr>
            </w:rPrChange>
          </w:rPr>
          <w:t>北京</w:t>
        </w:r>
        <w:r w:rsidRPr="005179F9">
          <w:rPr>
            <w:rFonts w:ascii="Times New Roman" w:hAnsi="Times New Roman"/>
            <w:sz w:val="24"/>
            <w:rPrChange w:id="9872" w:author="Windows 用户" w:date="2018-06-12T22:27:00Z">
              <w:rPr/>
            </w:rPrChange>
          </w:rPr>
          <w:t>:</w:t>
        </w:r>
        <w:r w:rsidRPr="005179F9">
          <w:rPr>
            <w:rFonts w:ascii="Times New Roman" w:hAnsi="Times New Roman" w:hint="eastAsia"/>
            <w:sz w:val="24"/>
            <w:rPrChange w:id="9873" w:author="Windows 用户" w:date="2018-06-12T22:27:00Z">
              <w:rPr>
                <w:rFonts w:hint="eastAsia"/>
              </w:rPr>
            </w:rPrChange>
          </w:rPr>
          <w:t>人民邮电出版社</w:t>
        </w:r>
        <w:r w:rsidRPr="005179F9">
          <w:rPr>
            <w:rFonts w:ascii="Times New Roman" w:hAnsi="Times New Roman"/>
            <w:sz w:val="24"/>
            <w:rPrChange w:id="9874" w:author="Windows 用户" w:date="2018-06-12T22:27:00Z">
              <w:rPr/>
            </w:rPrChange>
          </w:rPr>
          <w:t>,2013,2,156-157</w:t>
        </w:r>
      </w:ins>
    </w:p>
    <w:p w:rsidR="00F76376" w:rsidRPr="005179F9" w:rsidRDefault="00793F6E">
      <w:pPr>
        <w:pStyle w:val="a4"/>
        <w:spacing w:line="400" w:lineRule="atLeast"/>
        <w:textAlignment w:val="top"/>
        <w:rPr>
          <w:ins w:id="9875" w:author="..." w:date="2018-06-12T15:33:00Z"/>
          <w:rFonts w:ascii="Times New Roman" w:hAnsi="Times New Roman"/>
          <w:sz w:val="24"/>
          <w:rPrChange w:id="9876" w:author="Windows 用户" w:date="2018-06-12T22:27:00Z">
            <w:rPr>
              <w:ins w:id="9877" w:author="..." w:date="2018-06-12T15:33:00Z"/>
            </w:rPr>
          </w:rPrChange>
        </w:rPr>
      </w:pPr>
      <w:ins w:id="9878" w:author="..." w:date="2018-06-12T15:33:00Z">
        <w:r w:rsidRPr="005179F9">
          <w:rPr>
            <w:rFonts w:ascii="Times New Roman" w:hAnsi="Times New Roman"/>
            <w:sz w:val="24"/>
            <w:rPrChange w:id="9879" w:author="Windows 用户" w:date="2018-06-12T22:27:00Z">
              <w:rPr/>
            </w:rPrChange>
          </w:rPr>
          <w:t>[1</w:t>
        </w:r>
      </w:ins>
      <w:ins w:id="9880" w:author="..." w:date="2018-06-12T15:35:00Z">
        <w:r w:rsidRPr="005179F9">
          <w:rPr>
            <w:rFonts w:ascii="Times New Roman" w:hAnsi="Times New Roman"/>
            <w:sz w:val="24"/>
            <w:rPrChange w:id="9881" w:author="Windows 用户" w:date="2018-06-12T22:27:00Z">
              <w:rPr/>
            </w:rPrChange>
          </w:rPr>
          <w:t>2</w:t>
        </w:r>
      </w:ins>
      <w:ins w:id="9882" w:author="..." w:date="2018-06-12T15:33:00Z">
        <w:r w:rsidRPr="005179F9">
          <w:rPr>
            <w:rFonts w:ascii="Times New Roman" w:hAnsi="Times New Roman"/>
            <w:sz w:val="24"/>
            <w:rPrChange w:id="9883" w:author="Windows 用户" w:date="2018-06-12T22:27:00Z">
              <w:rPr/>
            </w:rPrChange>
          </w:rPr>
          <w:t>]</w:t>
        </w:r>
      </w:ins>
      <w:ins w:id="9884" w:author="..." w:date="2018-06-12T18:15:00Z">
        <w:r w:rsidRPr="005179F9">
          <w:rPr>
            <w:rFonts w:ascii="Times New Roman" w:hAnsi="Times New Roman"/>
            <w:sz w:val="24"/>
            <w:rPrChange w:id="9885" w:author="Windows 用户" w:date="2018-06-12T22:27:00Z">
              <w:rPr/>
            </w:rPrChange>
          </w:rPr>
          <w:t xml:space="preserve"> </w:t>
        </w:r>
      </w:ins>
      <w:ins w:id="9886" w:author="..." w:date="2018-06-12T15:33:00Z">
        <w:r w:rsidRPr="005179F9">
          <w:rPr>
            <w:rFonts w:ascii="Times New Roman" w:hAnsi="Times New Roman" w:hint="eastAsia"/>
            <w:sz w:val="24"/>
            <w:rPrChange w:id="9887" w:author="Windows 用户" w:date="2018-06-12T22:27:00Z">
              <w:rPr>
                <w:rFonts w:hint="eastAsia"/>
              </w:rPr>
            </w:rPrChange>
          </w:rPr>
          <w:t>柯元旦</w:t>
        </w:r>
        <w:r w:rsidRPr="005179F9">
          <w:rPr>
            <w:rFonts w:ascii="Times New Roman" w:hAnsi="Times New Roman"/>
            <w:sz w:val="24"/>
            <w:rPrChange w:id="9888" w:author="Windows 用户" w:date="2018-06-12T22:27:00Z">
              <w:rPr/>
            </w:rPrChange>
          </w:rPr>
          <w:t>.Android</w:t>
        </w:r>
        <w:r w:rsidRPr="005179F9">
          <w:rPr>
            <w:rFonts w:ascii="Times New Roman" w:hAnsi="Times New Roman" w:hint="eastAsia"/>
            <w:sz w:val="24"/>
            <w:rPrChange w:id="9889" w:author="Windows 用户" w:date="2018-06-12T22:27:00Z">
              <w:rPr>
                <w:rFonts w:hint="eastAsia"/>
              </w:rPr>
            </w:rPrChange>
          </w:rPr>
          <w:t>内核剖析</w:t>
        </w:r>
        <w:r w:rsidRPr="005179F9">
          <w:rPr>
            <w:rFonts w:ascii="Times New Roman" w:hAnsi="Times New Roman"/>
            <w:sz w:val="24"/>
            <w:rPrChange w:id="9890" w:author="Windows 用户" w:date="2018-06-12T22:27:00Z">
              <w:rPr/>
            </w:rPrChange>
          </w:rPr>
          <w:t>[M].</w:t>
        </w:r>
        <w:r w:rsidRPr="005179F9">
          <w:rPr>
            <w:rFonts w:ascii="Times New Roman" w:hAnsi="Times New Roman" w:hint="eastAsia"/>
            <w:sz w:val="24"/>
            <w:rPrChange w:id="9891" w:author="Windows 用户" w:date="2018-06-12T22:27:00Z">
              <w:rPr>
                <w:rFonts w:hint="eastAsia"/>
              </w:rPr>
            </w:rPrChange>
          </w:rPr>
          <w:t>北京</w:t>
        </w:r>
        <w:r w:rsidRPr="005179F9">
          <w:rPr>
            <w:rFonts w:ascii="Times New Roman" w:hAnsi="Times New Roman"/>
            <w:sz w:val="24"/>
            <w:rPrChange w:id="9892" w:author="Windows 用户" w:date="2018-06-12T22:27:00Z">
              <w:rPr/>
            </w:rPrChange>
          </w:rPr>
          <w:t>:</w:t>
        </w:r>
        <w:r w:rsidRPr="005179F9">
          <w:rPr>
            <w:rFonts w:ascii="Times New Roman" w:hAnsi="Times New Roman" w:hint="eastAsia"/>
            <w:sz w:val="24"/>
            <w:rPrChange w:id="9893" w:author="Windows 用户" w:date="2018-06-12T22:27:00Z">
              <w:rPr>
                <w:rFonts w:hint="eastAsia"/>
              </w:rPr>
            </w:rPrChange>
          </w:rPr>
          <w:t>电子工业出版社</w:t>
        </w:r>
        <w:r w:rsidRPr="005179F9">
          <w:rPr>
            <w:rFonts w:ascii="Times New Roman" w:hAnsi="Times New Roman"/>
            <w:sz w:val="24"/>
            <w:rPrChange w:id="9894" w:author="Windows 用户" w:date="2018-06-12T22:27:00Z">
              <w:rPr/>
            </w:rPrChange>
          </w:rPr>
          <w:t>,2012,20-23</w:t>
        </w:r>
      </w:ins>
    </w:p>
    <w:p w:rsidR="00F76376" w:rsidRPr="005179F9" w:rsidRDefault="00793F6E">
      <w:pPr>
        <w:pStyle w:val="a4"/>
        <w:spacing w:line="400" w:lineRule="atLeast"/>
        <w:ind w:left="480" w:hangingChars="200" w:hanging="480"/>
        <w:jc w:val="both"/>
        <w:textAlignment w:val="top"/>
        <w:rPr>
          <w:ins w:id="9895" w:author="..." w:date="2018-06-12T15:33:00Z"/>
          <w:rFonts w:ascii="Times New Roman" w:hAnsi="Times New Roman"/>
          <w:sz w:val="24"/>
          <w:rPrChange w:id="9896" w:author="Windows 用户" w:date="2018-06-12T22:27:00Z">
            <w:rPr>
              <w:ins w:id="9897" w:author="..." w:date="2018-06-12T15:33:00Z"/>
            </w:rPr>
          </w:rPrChange>
        </w:rPr>
        <w:pPrChange w:id="9898" w:author="..." w:date="2018-06-12T18:16:00Z">
          <w:pPr>
            <w:pStyle w:val="a4"/>
            <w:spacing w:line="400" w:lineRule="atLeast"/>
            <w:jc w:val="both"/>
            <w:textAlignment w:val="top"/>
          </w:pPr>
        </w:pPrChange>
      </w:pPr>
      <w:ins w:id="9899" w:author="..." w:date="2018-06-12T15:33:00Z">
        <w:r w:rsidRPr="005179F9">
          <w:rPr>
            <w:rFonts w:ascii="Times New Roman" w:hAnsi="Times New Roman"/>
            <w:sz w:val="24"/>
            <w:rPrChange w:id="9900" w:author="Windows 用户" w:date="2018-06-12T22:27:00Z">
              <w:rPr/>
            </w:rPrChange>
          </w:rPr>
          <w:t>[1</w:t>
        </w:r>
      </w:ins>
      <w:ins w:id="9901" w:author="..." w:date="2018-06-12T15:35:00Z">
        <w:r w:rsidRPr="005179F9">
          <w:rPr>
            <w:rFonts w:ascii="Times New Roman" w:hAnsi="Times New Roman"/>
            <w:sz w:val="24"/>
            <w:rPrChange w:id="9902" w:author="Windows 用户" w:date="2018-06-12T22:27:00Z">
              <w:rPr/>
            </w:rPrChange>
          </w:rPr>
          <w:t>3</w:t>
        </w:r>
      </w:ins>
      <w:ins w:id="9903" w:author="..." w:date="2018-06-12T15:33:00Z">
        <w:r w:rsidRPr="005179F9">
          <w:rPr>
            <w:rFonts w:ascii="Times New Roman" w:hAnsi="Times New Roman"/>
            <w:sz w:val="24"/>
            <w:rPrChange w:id="9904" w:author="Windows 用户" w:date="2018-06-12T22:27:00Z">
              <w:rPr/>
            </w:rPrChange>
          </w:rPr>
          <w:t>]</w:t>
        </w:r>
      </w:ins>
      <w:ins w:id="9905" w:author="..." w:date="2018-06-12T18:15:00Z">
        <w:r w:rsidRPr="005179F9">
          <w:rPr>
            <w:rFonts w:ascii="Times New Roman" w:hAnsi="Times New Roman"/>
            <w:sz w:val="24"/>
            <w:rPrChange w:id="9906" w:author="Windows 用户" w:date="2018-06-12T22:27:00Z">
              <w:rPr/>
            </w:rPrChange>
          </w:rPr>
          <w:t xml:space="preserve"> </w:t>
        </w:r>
      </w:ins>
      <w:ins w:id="9907" w:author="..." w:date="2018-06-12T15:33:00Z">
        <w:r w:rsidRPr="005179F9">
          <w:rPr>
            <w:rFonts w:ascii="Times New Roman" w:hAnsi="Times New Roman" w:hint="eastAsia"/>
            <w:sz w:val="24"/>
            <w:rPrChange w:id="9908" w:author="Windows 用户" w:date="2018-06-12T22:27:00Z">
              <w:rPr>
                <w:rFonts w:hint="eastAsia"/>
              </w:rPr>
            </w:rPrChange>
          </w:rPr>
          <w:t>传智播客高教产品研发部</w:t>
        </w:r>
        <w:r w:rsidRPr="005179F9">
          <w:rPr>
            <w:rFonts w:ascii="Times New Roman" w:hAnsi="Times New Roman"/>
            <w:sz w:val="24"/>
            <w:rPrChange w:id="9909" w:author="Windows 用户" w:date="2018-06-12T22:27:00Z">
              <w:rPr/>
            </w:rPrChange>
          </w:rPr>
          <w:t>.Android</w:t>
        </w:r>
        <w:r w:rsidRPr="005179F9">
          <w:rPr>
            <w:rFonts w:ascii="Times New Roman" w:hAnsi="Times New Roman" w:hint="eastAsia"/>
            <w:sz w:val="24"/>
            <w:rPrChange w:id="9910" w:author="Windows 用户" w:date="2018-06-12T22:27:00Z">
              <w:rPr>
                <w:rFonts w:hint="eastAsia"/>
              </w:rPr>
            </w:rPrChange>
          </w:rPr>
          <w:t>移动应用基础教程</w:t>
        </w:r>
        <w:r w:rsidRPr="005179F9">
          <w:rPr>
            <w:rFonts w:ascii="Times New Roman" w:hAnsi="Times New Roman"/>
            <w:sz w:val="24"/>
            <w:rPrChange w:id="9911" w:author="Windows 用户" w:date="2018-06-12T22:27:00Z">
              <w:rPr/>
            </w:rPrChange>
          </w:rPr>
          <w:t>[M].</w:t>
        </w:r>
        <w:r w:rsidRPr="005179F9">
          <w:rPr>
            <w:rFonts w:ascii="Times New Roman" w:hAnsi="Times New Roman" w:hint="eastAsia"/>
            <w:sz w:val="24"/>
            <w:rPrChange w:id="9912" w:author="Windows 用户" w:date="2018-06-12T22:27:00Z">
              <w:rPr>
                <w:rFonts w:hint="eastAsia"/>
              </w:rPr>
            </w:rPrChange>
          </w:rPr>
          <w:t>北京</w:t>
        </w:r>
        <w:r w:rsidRPr="005179F9">
          <w:rPr>
            <w:rFonts w:ascii="Times New Roman" w:hAnsi="Times New Roman"/>
            <w:sz w:val="24"/>
            <w:rPrChange w:id="9913" w:author="Windows 用户" w:date="2018-06-12T22:27:00Z">
              <w:rPr/>
            </w:rPrChange>
          </w:rPr>
          <w:t>:</w:t>
        </w:r>
        <w:r w:rsidRPr="005179F9">
          <w:rPr>
            <w:rFonts w:ascii="Times New Roman" w:hAnsi="Times New Roman" w:hint="eastAsia"/>
            <w:sz w:val="24"/>
            <w:rPrChange w:id="9914" w:author="Windows 用户" w:date="2018-06-12T22:27:00Z">
              <w:rPr>
                <w:rFonts w:hint="eastAsia"/>
              </w:rPr>
            </w:rPrChange>
          </w:rPr>
          <w:t>中国铁道出版社，</w:t>
        </w:r>
        <w:r w:rsidRPr="005179F9">
          <w:rPr>
            <w:rFonts w:ascii="Times New Roman" w:hAnsi="Times New Roman"/>
            <w:sz w:val="24"/>
            <w:rPrChange w:id="9915" w:author="Windows 用户" w:date="2018-06-12T22:27:00Z">
              <w:rPr/>
            </w:rPrChange>
          </w:rPr>
          <w:t>2014,4-5</w:t>
        </w:r>
      </w:ins>
    </w:p>
    <w:p w:rsidR="00F76376" w:rsidRPr="005179F9" w:rsidRDefault="00793F6E">
      <w:pPr>
        <w:pStyle w:val="a4"/>
        <w:spacing w:line="400" w:lineRule="atLeast"/>
        <w:jc w:val="both"/>
        <w:textAlignment w:val="top"/>
        <w:rPr>
          <w:ins w:id="9916" w:author="..." w:date="2018-06-12T15:33:00Z"/>
          <w:rFonts w:ascii="Times New Roman" w:hAnsi="Times New Roman"/>
          <w:sz w:val="24"/>
          <w:rPrChange w:id="9917" w:author="Windows 用户" w:date="2018-06-12T22:27:00Z">
            <w:rPr>
              <w:ins w:id="9918" w:author="..." w:date="2018-06-12T15:33:00Z"/>
            </w:rPr>
          </w:rPrChange>
        </w:rPr>
      </w:pPr>
      <w:ins w:id="9919" w:author="..." w:date="2018-06-12T15:33:00Z">
        <w:r w:rsidRPr="005179F9">
          <w:rPr>
            <w:rFonts w:ascii="Times New Roman" w:hAnsi="Times New Roman"/>
            <w:sz w:val="24"/>
            <w:rPrChange w:id="9920" w:author="Windows 用户" w:date="2018-06-12T22:27:00Z">
              <w:rPr/>
            </w:rPrChange>
          </w:rPr>
          <w:t>[1</w:t>
        </w:r>
      </w:ins>
      <w:ins w:id="9921" w:author="..." w:date="2018-06-12T15:36:00Z">
        <w:r w:rsidRPr="005179F9">
          <w:rPr>
            <w:rFonts w:ascii="Times New Roman" w:hAnsi="Times New Roman"/>
            <w:sz w:val="24"/>
            <w:rPrChange w:id="9922" w:author="Windows 用户" w:date="2018-06-12T22:27:00Z">
              <w:rPr/>
            </w:rPrChange>
          </w:rPr>
          <w:t>4</w:t>
        </w:r>
      </w:ins>
      <w:ins w:id="9923" w:author="..." w:date="2018-06-12T15:33:00Z">
        <w:r w:rsidRPr="005179F9">
          <w:rPr>
            <w:rFonts w:ascii="Times New Roman" w:hAnsi="Times New Roman"/>
            <w:sz w:val="24"/>
            <w:rPrChange w:id="9924" w:author="Windows 用户" w:date="2018-06-12T22:27:00Z">
              <w:rPr/>
            </w:rPrChange>
          </w:rPr>
          <w:t>]</w:t>
        </w:r>
      </w:ins>
      <w:ins w:id="9925" w:author="..." w:date="2018-06-12T18:15:00Z">
        <w:r w:rsidRPr="005179F9">
          <w:rPr>
            <w:rFonts w:ascii="Times New Roman" w:hAnsi="Times New Roman"/>
            <w:sz w:val="24"/>
            <w:rPrChange w:id="9926" w:author="Windows 用户" w:date="2018-06-12T22:27:00Z">
              <w:rPr/>
            </w:rPrChange>
          </w:rPr>
          <w:t xml:space="preserve"> </w:t>
        </w:r>
      </w:ins>
      <w:ins w:id="9927" w:author="..." w:date="2018-06-12T15:33:00Z">
        <w:r w:rsidRPr="005179F9">
          <w:rPr>
            <w:rFonts w:ascii="Times New Roman" w:hAnsi="Times New Roman" w:hint="eastAsia"/>
            <w:sz w:val="24"/>
            <w:rPrChange w:id="9928" w:author="Windows 用户" w:date="2018-06-12T22:27:00Z">
              <w:rPr>
                <w:rFonts w:hint="eastAsia"/>
              </w:rPr>
            </w:rPrChange>
          </w:rPr>
          <w:t>杨丰盛</w:t>
        </w:r>
        <w:r w:rsidRPr="005179F9">
          <w:rPr>
            <w:rFonts w:ascii="Times New Roman" w:hAnsi="Times New Roman"/>
            <w:sz w:val="24"/>
            <w:rPrChange w:id="9929" w:author="Windows 用户" w:date="2018-06-12T22:27:00Z">
              <w:rPr/>
            </w:rPrChange>
          </w:rPr>
          <w:t>.Android</w:t>
        </w:r>
        <w:r w:rsidRPr="005179F9">
          <w:rPr>
            <w:rFonts w:ascii="Times New Roman" w:hAnsi="Times New Roman" w:hint="eastAsia"/>
            <w:sz w:val="24"/>
            <w:rPrChange w:id="9930" w:author="Windows 用户" w:date="2018-06-12T22:27:00Z">
              <w:rPr>
                <w:rFonts w:hint="eastAsia"/>
              </w:rPr>
            </w:rPrChange>
          </w:rPr>
          <w:t>技术内幕系统卷</w:t>
        </w:r>
        <w:r w:rsidRPr="005179F9">
          <w:rPr>
            <w:rFonts w:ascii="Times New Roman" w:hAnsi="Times New Roman"/>
            <w:sz w:val="24"/>
            <w:rPrChange w:id="9931" w:author="Windows 用户" w:date="2018-06-12T22:27:00Z">
              <w:rPr/>
            </w:rPrChange>
          </w:rPr>
          <w:t>[M].</w:t>
        </w:r>
        <w:r w:rsidRPr="005179F9">
          <w:rPr>
            <w:rFonts w:ascii="Times New Roman" w:hAnsi="Times New Roman" w:hint="eastAsia"/>
            <w:sz w:val="24"/>
            <w:rPrChange w:id="9932" w:author="Windows 用户" w:date="2018-06-12T22:27:00Z">
              <w:rPr>
                <w:rFonts w:hint="eastAsia"/>
              </w:rPr>
            </w:rPrChange>
          </w:rPr>
          <w:t>北京</w:t>
        </w:r>
        <w:r w:rsidRPr="005179F9">
          <w:rPr>
            <w:rFonts w:ascii="Times New Roman" w:hAnsi="Times New Roman"/>
            <w:sz w:val="24"/>
            <w:rPrChange w:id="9933" w:author="Windows 用户" w:date="2018-06-12T22:27:00Z">
              <w:rPr/>
            </w:rPrChange>
          </w:rPr>
          <w:t>:</w:t>
        </w:r>
        <w:r w:rsidRPr="005179F9">
          <w:rPr>
            <w:rFonts w:ascii="Times New Roman" w:hAnsi="Times New Roman" w:hint="eastAsia"/>
            <w:sz w:val="24"/>
            <w:rPrChange w:id="9934" w:author="Windows 用户" w:date="2018-06-12T22:27:00Z">
              <w:rPr>
                <w:rFonts w:hint="eastAsia"/>
              </w:rPr>
            </w:rPrChange>
          </w:rPr>
          <w:t>机械工业出社</w:t>
        </w:r>
        <w:r w:rsidRPr="005179F9">
          <w:rPr>
            <w:rFonts w:ascii="Times New Roman" w:hAnsi="Times New Roman"/>
            <w:sz w:val="24"/>
            <w:rPrChange w:id="9935" w:author="Windows 用户" w:date="2018-06-12T22:27:00Z">
              <w:rPr/>
            </w:rPrChange>
          </w:rPr>
          <w:t>,2011,56-62</w:t>
        </w:r>
      </w:ins>
    </w:p>
    <w:p w:rsidR="00F76376" w:rsidRPr="005179F9" w:rsidRDefault="00793F6E">
      <w:pPr>
        <w:pStyle w:val="a4"/>
        <w:spacing w:line="400" w:lineRule="atLeast"/>
        <w:jc w:val="both"/>
        <w:textAlignment w:val="top"/>
        <w:rPr>
          <w:ins w:id="9936" w:author="..." w:date="2018-06-12T15:33:00Z"/>
          <w:rFonts w:ascii="Times New Roman" w:hAnsi="Times New Roman"/>
          <w:sz w:val="24"/>
          <w:rPrChange w:id="9937" w:author="Windows 用户" w:date="2018-06-12T22:27:00Z">
            <w:rPr>
              <w:ins w:id="9938" w:author="..." w:date="2018-06-12T15:33:00Z"/>
            </w:rPr>
          </w:rPrChange>
        </w:rPr>
      </w:pPr>
      <w:ins w:id="9939" w:author="..." w:date="2018-06-12T15:33:00Z">
        <w:r w:rsidRPr="005179F9">
          <w:rPr>
            <w:rFonts w:ascii="Times New Roman" w:hAnsi="Times New Roman"/>
            <w:sz w:val="24"/>
            <w:rPrChange w:id="9940" w:author="Windows 用户" w:date="2018-06-12T22:27:00Z">
              <w:rPr/>
            </w:rPrChange>
          </w:rPr>
          <w:t>[1</w:t>
        </w:r>
      </w:ins>
      <w:ins w:id="9941" w:author="..." w:date="2018-06-12T15:36:00Z">
        <w:r w:rsidRPr="005179F9">
          <w:rPr>
            <w:rFonts w:ascii="Times New Roman" w:hAnsi="Times New Roman"/>
            <w:sz w:val="24"/>
            <w:rPrChange w:id="9942" w:author="Windows 用户" w:date="2018-06-12T22:27:00Z">
              <w:rPr/>
            </w:rPrChange>
          </w:rPr>
          <w:t>5</w:t>
        </w:r>
      </w:ins>
      <w:ins w:id="9943" w:author="..." w:date="2018-06-12T15:33:00Z">
        <w:r w:rsidRPr="005179F9">
          <w:rPr>
            <w:rFonts w:ascii="Times New Roman" w:hAnsi="Times New Roman"/>
            <w:sz w:val="24"/>
            <w:rPrChange w:id="9944" w:author="Windows 用户" w:date="2018-06-12T22:27:00Z">
              <w:rPr/>
            </w:rPrChange>
          </w:rPr>
          <w:t>]</w:t>
        </w:r>
      </w:ins>
      <w:ins w:id="9945" w:author="..." w:date="2018-06-12T18:15:00Z">
        <w:r w:rsidRPr="005179F9">
          <w:rPr>
            <w:rFonts w:ascii="Times New Roman" w:hAnsi="Times New Roman"/>
            <w:sz w:val="24"/>
            <w:rPrChange w:id="9946" w:author="Windows 用户" w:date="2018-06-12T22:27:00Z">
              <w:rPr/>
            </w:rPrChange>
          </w:rPr>
          <w:t xml:space="preserve"> </w:t>
        </w:r>
      </w:ins>
      <w:ins w:id="9947" w:author="..." w:date="2018-06-12T15:33:00Z">
        <w:r w:rsidRPr="005179F9">
          <w:rPr>
            <w:rFonts w:ascii="Times New Roman" w:hAnsi="Times New Roman" w:hint="eastAsia"/>
            <w:sz w:val="24"/>
            <w:rPrChange w:id="9948" w:author="Windows 用户" w:date="2018-06-12T22:27:00Z">
              <w:rPr>
                <w:rFonts w:hint="eastAsia"/>
              </w:rPr>
            </w:rPrChange>
          </w:rPr>
          <w:t>狄婧</w:t>
        </w:r>
        <w:r w:rsidRPr="005179F9">
          <w:rPr>
            <w:rFonts w:ascii="Times New Roman" w:hAnsi="Times New Roman"/>
            <w:sz w:val="24"/>
            <w:rPrChange w:id="9949" w:author="Windows 用户" w:date="2018-06-12T22:27:00Z">
              <w:rPr/>
            </w:rPrChange>
          </w:rPr>
          <w:t>.Android</w:t>
        </w:r>
        <w:r w:rsidRPr="005179F9">
          <w:rPr>
            <w:rFonts w:ascii="Times New Roman" w:hAnsi="Times New Roman" w:hint="eastAsia"/>
            <w:sz w:val="24"/>
            <w:rPrChange w:id="9950" w:author="Windows 用户" w:date="2018-06-12T22:27:00Z">
              <w:rPr>
                <w:rFonts w:hint="eastAsia"/>
              </w:rPr>
            </w:rPrChange>
          </w:rPr>
          <w:t>安全机制分析与解决方案解析</w:t>
        </w:r>
        <w:r w:rsidRPr="005179F9">
          <w:rPr>
            <w:rFonts w:ascii="Times New Roman" w:hAnsi="Times New Roman"/>
            <w:sz w:val="24"/>
            <w:rPrChange w:id="9951" w:author="Windows 用户" w:date="2018-06-12T22:27:00Z">
              <w:rPr/>
            </w:rPrChange>
          </w:rPr>
          <w:t>[J].</w:t>
        </w:r>
        <w:r w:rsidRPr="005179F9">
          <w:rPr>
            <w:rFonts w:ascii="Times New Roman" w:hAnsi="Times New Roman" w:hint="eastAsia"/>
            <w:sz w:val="24"/>
            <w:rPrChange w:id="9952" w:author="Windows 用户" w:date="2018-06-12T22:27:00Z">
              <w:rPr>
                <w:rFonts w:hint="eastAsia"/>
              </w:rPr>
            </w:rPrChange>
          </w:rPr>
          <w:t>硅谷</w:t>
        </w:r>
        <w:r w:rsidRPr="005179F9">
          <w:rPr>
            <w:rFonts w:ascii="Times New Roman" w:hAnsi="Times New Roman"/>
            <w:sz w:val="24"/>
            <w:rPrChange w:id="9953" w:author="Windows 用户" w:date="2018-06-12T22:27:00Z">
              <w:rPr/>
            </w:rPrChange>
          </w:rPr>
          <w:t>,2011,24:60-62</w:t>
        </w:r>
      </w:ins>
    </w:p>
    <w:p w:rsidR="00F76376" w:rsidRPr="005179F9" w:rsidRDefault="00793F6E">
      <w:pPr>
        <w:pStyle w:val="a4"/>
        <w:spacing w:line="400" w:lineRule="atLeast"/>
        <w:ind w:left="240" w:hangingChars="100" w:hanging="240"/>
        <w:jc w:val="both"/>
        <w:textAlignment w:val="top"/>
        <w:rPr>
          <w:ins w:id="9954" w:author="..." w:date="2018-06-12T15:33:00Z"/>
          <w:rFonts w:ascii="Times New Roman" w:hAnsi="Times New Roman"/>
          <w:sz w:val="24"/>
          <w:rPrChange w:id="9955" w:author="Windows 用户" w:date="2018-06-12T22:27:00Z">
            <w:rPr>
              <w:ins w:id="9956" w:author="..." w:date="2018-06-12T15:33:00Z"/>
            </w:rPr>
          </w:rPrChange>
        </w:rPr>
        <w:pPrChange w:id="9957" w:author="..." w:date="2018-06-12T18:16:00Z">
          <w:pPr>
            <w:pStyle w:val="a4"/>
            <w:spacing w:line="400" w:lineRule="atLeast"/>
            <w:jc w:val="both"/>
            <w:textAlignment w:val="top"/>
          </w:pPr>
        </w:pPrChange>
      </w:pPr>
      <w:ins w:id="9958" w:author="..." w:date="2018-06-12T15:33:00Z">
        <w:r w:rsidRPr="005179F9">
          <w:rPr>
            <w:rFonts w:ascii="Times New Roman" w:hAnsi="Times New Roman"/>
            <w:sz w:val="24"/>
            <w:rPrChange w:id="9959" w:author="Windows 用户" w:date="2018-06-12T22:27:00Z">
              <w:rPr/>
            </w:rPrChange>
          </w:rPr>
          <w:t>[1</w:t>
        </w:r>
      </w:ins>
      <w:ins w:id="9960" w:author="..." w:date="2018-06-12T15:36:00Z">
        <w:r w:rsidRPr="005179F9">
          <w:rPr>
            <w:rFonts w:ascii="Times New Roman" w:hAnsi="Times New Roman"/>
            <w:sz w:val="24"/>
            <w:rPrChange w:id="9961" w:author="Windows 用户" w:date="2018-06-12T22:27:00Z">
              <w:rPr/>
            </w:rPrChange>
          </w:rPr>
          <w:t>6</w:t>
        </w:r>
      </w:ins>
      <w:ins w:id="9962" w:author="..." w:date="2018-06-12T15:33:00Z">
        <w:r w:rsidRPr="005179F9">
          <w:rPr>
            <w:rFonts w:ascii="Times New Roman" w:hAnsi="Times New Roman"/>
            <w:sz w:val="24"/>
            <w:rPrChange w:id="9963" w:author="Windows 用户" w:date="2018-06-12T22:27:00Z">
              <w:rPr/>
            </w:rPrChange>
          </w:rPr>
          <w:t>]</w:t>
        </w:r>
      </w:ins>
      <w:ins w:id="9964" w:author="..." w:date="2018-06-12T18:15:00Z">
        <w:r w:rsidRPr="005179F9">
          <w:rPr>
            <w:rFonts w:ascii="Times New Roman" w:hAnsi="Times New Roman"/>
            <w:sz w:val="24"/>
            <w:rPrChange w:id="9965" w:author="Windows 用户" w:date="2018-06-12T22:27:00Z">
              <w:rPr/>
            </w:rPrChange>
          </w:rPr>
          <w:t xml:space="preserve"> </w:t>
        </w:r>
      </w:ins>
      <w:ins w:id="9966" w:author="..." w:date="2018-06-12T15:33:00Z">
        <w:r w:rsidRPr="005179F9">
          <w:rPr>
            <w:rFonts w:ascii="Times New Roman" w:hAnsi="Times New Roman" w:hint="eastAsia"/>
            <w:sz w:val="24"/>
            <w:rPrChange w:id="9967" w:author="Windows 用户" w:date="2018-06-12T22:27:00Z">
              <w:rPr>
                <w:rFonts w:hint="eastAsia"/>
              </w:rPr>
            </w:rPrChange>
          </w:rPr>
          <w:t>张中文</w:t>
        </w:r>
        <w:r w:rsidRPr="005179F9">
          <w:rPr>
            <w:rFonts w:ascii="Times New Roman" w:hAnsi="Times New Roman"/>
            <w:sz w:val="24"/>
            <w:rPrChange w:id="9968" w:author="Windows 用户" w:date="2018-06-12T22:27:00Z">
              <w:rPr/>
            </w:rPrChange>
          </w:rPr>
          <w:t>,</w:t>
        </w:r>
        <w:r w:rsidRPr="005179F9">
          <w:rPr>
            <w:rFonts w:ascii="Times New Roman" w:hAnsi="Times New Roman" w:hint="eastAsia"/>
            <w:sz w:val="24"/>
            <w:rPrChange w:id="9969" w:author="Windows 用户" w:date="2018-06-12T22:27:00Z">
              <w:rPr>
                <w:rFonts w:hint="eastAsia"/>
              </w:rPr>
            </w:rPrChange>
          </w:rPr>
          <w:t>雷灵光</w:t>
        </w:r>
        <w:r w:rsidRPr="005179F9">
          <w:rPr>
            <w:rFonts w:ascii="Times New Roman" w:hAnsi="Times New Roman"/>
            <w:sz w:val="24"/>
            <w:rPrChange w:id="9970" w:author="Windows 用户" w:date="2018-06-12T22:27:00Z">
              <w:rPr/>
            </w:rPrChange>
          </w:rPr>
          <w:t>,</w:t>
        </w:r>
        <w:r w:rsidRPr="005179F9">
          <w:rPr>
            <w:rFonts w:ascii="Times New Roman" w:hAnsi="Times New Roman" w:hint="eastAsia"/>
            <w:sz w:val="24"/>
            <w:rPrChange w:id="9971" w:author="Windows 用户" w:date="2018-06-12T22:27:00Z">
              <w:rPr>
                <w:rFonts w:hint="eastAsia"/>
              </w:rPr>
            </w:rPrChange>
          </w:rPr>
          <w:t>王跃武</w:t>
        </w:r>
        <w:r w:rsidRPr="005179F9">
          <w:rPr>
            <w:rFonts w:ascii="Times New Roman" w:hAnsi="Times New Roman"/>
            <w:sz w:val="24"/>
            <w:rPrChange w:id="9972" w:author="Windows 用户" w:date="2018-06-12T22:27:00Z">
              <w:rPr/>
            </w:rPrChange>
          </w:rPr>
          <w:t>.Android Permission</w:t>
        </w:r>
        <w:r w:rsidRPr="005179F9">
          <w:rPr>
            <w:rFonts w:ascii="Times New Roman" w:hAnsi="Times New Roman" w:hint="eastAsia"/>
            <w:sz w:val="24"/>
            <w:rPrChange w:id="9973" w:author="Windows 用户" w:date="2018-06-12T22:27:00Z">
              <w:rPr>
                <w:rFonts w:hint="eastAsia"/>
              </w:rPr>
            </w:rPrChange>
          </w:rPr>
          <w:t>机制的实现与安全分析</w:t>
        </w:r>
        <w:r w:rsidRPr="005179F9">
          <w:rPr>
            <w:rFonts w:ascii="Times New Roman" w:hAnsi="Times New Roman"/>
            <w:sz w:val="24"/>
            <w:rPrChange w:id="9974" w:author="Windows 用户" w:date="2018-06-12T22:27:00Z">
              <w:rPr/>
            </w:rPrChange>
          </w:rPr>
          <w:t>[C].</w:t>
        </w:r>
        <w:r w:rsidRPr="005179F9">
          <w:rPr>
            <w:rFonts w:ascii="Times New Roman" w:hAnsi="Times New Roman" w:hint="eastAsia"/>
            <w:sz w:val="24"/>
            <w:rPrChange w:id="9975" w:author="Windows 用户" w:date="2018-06-12T22:27:00Z">
              <w:rPr>
                <w:rFonts w:hint="eastAsia"/>
              </w:rPr>
            </w:rPrChange>
          </w:rPr>
          <w:t>第</w:t>
        </w:r>
        <w:r w:rsidRPr="005179F9">
          <w:rPr>
            <w:rFonts w:ascii="Times New Roman" w:hAnsi="Times New Roman"/>
            <w:sz w:val="24"/>
            <w:rPrChange w:id="9976" w:author="Windows 用户" w:date="2018-06-12T22:27:00Z">
              <w:rPr/>
            </w:rPrChange>
          </w:rPr>
          <w:t>27</w:t>
        </w:r>
        <w:r w:rsidRPr="005179F9">
          <w:rPr>
            <w:rFonts w:ascii="Times New Roman" w:hAnsi="Times New Roman" w:hint="eastAsia"/>
            <w:sz w:val="24"/>
            <w:rPrChange w:id="9977" w:author="Windows 用户" w:date="2018-06-12T22:27:00Z">
              <w:rPr>
                <w:rFonts w:hint="eastAsia"/>
              </w:rPr>
            </w:rPrChange>
          </w:rPr>
          <w:t>次全国计算机安全学术交流会</w:t>
        </w:r>
        <w:r w:rsidRPr="005179F9">
          <w:rPr>
            <w:rFonts w:ascii="Times New Roman" w:hAnsi="Times New Roman"/>
            <w:sz w:val="24"/>
            <w:rPrChange w:id="9978" w:author="Windows 用户" w:date="2018-06-12T22:27:00Z">
              <w:rPr/>
            </w:rPrChange>
          </w:rPr>
          <w:t>.2012.8:3-5</w:t>
        </w:r>
      </w:ins>
    </w:p>
    <w:p w:rsidR="00F76376" w:rsidRPr="005179F9" w:rsidRDefault="00793F6E">
      <w:pPr>
        <w:pStyle w:val="a4"/>
        <w:spacing w:line="400" w:lineRule="atLeast"/>
        <w:jc w:val="both"/>
        <w:textAlignment w:val="top"/>
        <w:rPr>
          <w:ins w:id="9979" w:author="..." w:date="2018-06-12T15:34:00Z"/>
          <w:rFonts w:ascii="Times New Roman" w:hAnsi="Times New Roman"/>
          <w:sz w:val="24"/>
          <w:rPrChange w:id="9980" w:author="Windows 用户" w:date="2018-06-12T22:27:00Z">
            <w:rPr>
              <w:ins w:id="9981" w:author="..." w:date="2018-06-12T15:34:00Z"/>
            </w:rPr>
          </w:rPrChange>
        </w:rPr>
      </w:pPr>
      <w:ins w:id="9982" w:author="..." w:date="2018-06-12T15:34:00Z">
        <w:r w:rsidRPr="005179F9">
          <w:rPr>
            <w:rFonts w:ascii="Times New Roman" w:hAnsi="Times New Roman"/>
            <w:sz w:val="24"/>
            <w:rPrChange w:id="9983" w:author="Windows 用户" w:date="2018-06-12T22:27:00Z">
              <w:rPr/>
            </w:rPrChange>
          </w:rPr>
          <w:t>[1</w:t>
        </w:r>
      </w:ins>
      <w:ins w:id="9984" w:author="..." w:date="2018-06-12T15:36:00Z">
        <w:r w:rsidRPr="005179F9">
          <w:rPr>
            <w:rFonts w:ascii="Times New Roman" w:hAnsi="Times New Roman"/>
            <w:sz w:val="24"/>
            <w:rPrChange w:id="9985" w:author="Windows 用户" w:date="2018-06-12T22:27:00Z">
              <w:rPr/>
            </w:rPrChange>
          </w:rPr>
          <w:t>7</w:t>
        </w:r>
      </w:ins>
      <w:ins w:id="9986" w:author="..." w:date="2018-06-12T15:34:00Z">
        <w:r w:rsidRPr="005179F9">
          <w:rPr>
            <w:rFonts w:ascii="Times New Roman" w:hAnsi="Times New Roman"/>
            <w:sz w:val="24"/>
            <w:rPrChange w:id="9987" w:author="Windows 用户" w:date="2018-06-12T22:27:00Z">
              <w:rPr/>
            </w:rPrChange>
          </w:rPr>
          <w:t>]</w:t>
        </w:r>
      </w:ins>
      <w:ins w:id="9988" w:author="..." w:date="2018-06-12T18:15:00Z">
        <w:r w:rsidRPr="005179F9">
          <w:rPr>
            <w:rFonts w:ascii="Times New Roman" w:hAnsi="Times New Roman"/>
            <w:sz w:val="24"/>
            <w:rPrChange w:id="9989" w:author="Windows 用户" w:date="2018-06-12T22:27:00Z">
              <w:rPr/>
            </w:rPrChange>
          </w:rPr>
          <w:t xml:space="preserve"> </w:t>
        </w:r>
      </w:ins>
      <w:ins w:id="9990" w:author="..." w:date="2018-06-12T15:34:00Z">
        <w:r w:rsidRPr="005179F9">
          <w:rPr>
            <w:rFonts w:ascii="Times New Roman" w:hAnsi="Times New Roman"/>
            <w:sz w:val="24"/>
            <w:rPrChange w:id="9991" w:author="Windows 用户" w:date="2018-06-12T22:27:00Z">
              <w:rPr/>
            </w:rPrChange>
          </w:rPr>
          <w:t>A.Shabtai.Malware Detection on Mobile Devices[C].Proceeding of the 11th International Conference Monbile Data Management.Kansas City,Mission,USA,</w:t>
        </w:r>
      </w:ins>
    </w:p>
    <w:p w:rsidR="00F76376" w:rsidRDefault="00793F6E">
      <w:pPr>
        <w:rPr>
          <w:sz w:val="24"/>
        </w:rPr>
      </w:pPr>
      <w:ins w:id="9992" w:author="..." w:date="2018-06-12T15:34:00Z">
        <w:r w:rsidRPr="005179F9">
          <w:rPr>
            <w:rFonts w:ascii="Times New Roman" w:hAnsi="Times New Roman"/>
            <w:sz w:val="24"/>
            <w:rPrChange w:id="9993" w:author="Windows 用户" w:date="2018-06-12T22:27:00Z">
              <w:rPr/>
            </w:rPrChange>
          </w:rPr>
          <w:t>2010:289-290</w:t>
        </w:r>
      </w:ins>
    </w:p>
    <w:sectPr w:rsidR="00F76376" w:rsidSect="005179F9">
      <w:headerReference w:type="default" r:id="rId100"/>
      <w:footerReference w:type="default" r:id="rId101"/>
      <w:pgSz w:w="11906" w:h="16838"/>
      <w:pgMar w:top="2268" w:right="1304" w:bottom="1417" w:left="1417" w:header="851" w:footer="992" w:gutter="0"/>
      <w:pgNumType w:start="1"/>
      <w:cols w:space="0"/>
      <w:docGrid w:type="lines"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B73" w:rsidRDefault="00315B73">
      <w:r>
        <w:separator/>
      </w:r>
    </w:p>
  </w:endnote>
  <w:endnote w:type="continuationSeparator" w:id="0">
    <w:p w:rsidR="00315B73" w:rsidRDefault="0031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834" w:rsidRDefault="00315B73">
    <w:pPr>
      <w:pStyle w:val="a6"/>
      <w:tabs>
        <w:tab w:val="clear" w:pos="4153"/>
        <w:tab w:val="left" w:pos="4545"/>
        <w:tab w:val="center" w:pos="4592"/>
      </w:tabs>
      <w:pPrChange w:id="1287" w:author="Windows 用户" w:date="2018-06-12T20:29:00Z">
        <w:pPr>
          <w:pStyle w:val="a6"/>
        </w:pPr>
      </w:pPrChange>
    </w:pPr>
    <w:del w:id="1288" w:author="..." w:date="2018-06-12T18:26:00Z">
      <w:r>
        <w:pict>
          <v:shapetype id="_x0000_t202" coordsize="21600,21600" o:spt="202" path="m,l,21600r21600,l21600,xe">
            <v:stroke joinstyle="miter"/>
            <v:path gradientshapeok="t" o:connecttype="rect"/>
          </v:shapetype>
          <v:shape id="_x0000_s2052" type="#_x0000_t202" style="position:absolute;margin-left:0;margin-top:0;width:2in;height:2in;z-index:251659264;mso-wrap-style:none;mso-position-horizontal:center;mso-position-horizontal-relative:margin;mso-width-relative:page;mso-height-relative:page" filled="f" stroked="f">
            <v:textbox style="mso-next-textbox:#_x0000_s2052;mso-fit-shape-to-text:t" inset="0,0,0,0">
              <w:txbxContent>
                <w:p w:rsidR="00231834" w:rsidRDefault="00231834">
                  <w:pPr>
                    <w:pStyle w:val="a6"/>
                  </w:pPr>
                  <w:r>
                    <w:rPr>
                      <w:rFonts w:hint="eastAsia"/>
                    </w:rPr>
                    <w:fldChar w:fldCharType="begin"/>
                  </w:r>
                  <w:r>
                    <w:rPr>
                      <w:rFonts w:hint="eastAsia"/>
                    </w:rPr>
                    <w:instrText xml:space="preserve"> PAGE  \* MERGEFORMAT </w:instrText>
                  </w:r>
                  <w:r>
                    <w:rPr>
                      <w:rFonts w:hint="eastAsia"/>
                    </w:rPr>
                    <w:fldChar w:fldCharType="separate"/>
                  </w:r>
                  <w:r w:rsidR="00166511">
                    <w:rPr>
                      <w:noProof/>
                    </w:rPr>
                    <w:t>II</w:t>
                  </w:r>
                  <w:r>
                    <w:rPr>
                      <w:rFonts w:hint="eastAsia"/>
                    </w:rPr>
                    <w:fldChar w:fldCharType="end"/>
                  </w:r>
                </w:p>
              </w:txbxContent>
            </v:textbox>
            <w10:wrap anchorx="margin"/>
          </v:shape>
        </w:pict>
      </w:r>
    </w:del>
    <w:ins w:id="1289" w:author="..." w:date="2018-06-12T18:24:00Z">
      <w:r w:rsidR="00231834">
        <w:rPr>
          <w:rFonts w:hint="eastAsia"/>
        </w:rPr>
        <w:tab/>
      </w:r>
    </w:ins>
    <w:ins w:id="1290" w:author="Windows 用户" w:date="2018-06-12T20:29:00Z">
      <w:r w:rsidR="004B1FC0">
        <w:tab/>
      </w:r>
      <w:r w:rsidR="004B1FC0">
        <w:rPr>
          <w:rFonts w:hint="eastAsia"/>
        </w:rPr>
        <w:t>-</w:t>
      </w:r>
    </w:ins>
    <w:ins w:id="1291" w:author="Windows 用户" w:date="2018-06-12T20:28:00Z">
      <w:r w:rsidR="004B1FC0">
        <w:fldChar w:fldCharType="begin"/>
      </w:r>
      <w:r w:rsidR="004B1FC0">
        <w:instrText>PAGE   \* MERGEFORMAT</w:instrText>
      </w:r>
      <w:r w:rsidR="004B1FC0">
        <w:fldChar w:fldCharType="separate"/>
      </w:r>
    </w:ins>
    <w:r w:rsidR="00166511" w:rsidRPr="00166511">
      <w:rPr>
        <w:noProof/>
        <w:lang w:val="zh-CN"/>
      </w:rPr>
      <w:t>II</w:t>
    </w:r>
    <w:ins w:id="1292" w:author="Windows 用户" w:date="2018-06-12T20:28:00Z">
      <w:r w:rsidR="004B1FC0">
        <w:fldChar w:fldCharType="end"/>
      </w:r>
    </w:ins>
    <w:ins w:id="1293" w:author="Windows 用户" w:date="2018-06-12T20:29:00Z">
      <w:r w:rsidR="004B1FC0">
        <w:rPr>
          <w:rFonts w:hint="eastAsia"/>
        </w:rPr>
        <w:t>-</w:t>
      </w:r>
    </w:ins>
    <w:ins w:id="1294" w:author="..." w:date="2018-06-12T18:27:00Z">
      <w:del w:id="1295" w:author="Windows 用户" w:date="2018-06-12T20:28:00Z">
        <w:r w:rsidR="00231834" w:rsidDel="004B1FC0">
          <w:rPr>
            <w:rFonts w:hint="eastAsia"/>
          </w:rPr>
          <w:delText>1</w:delText>
        </w:r>
      </w:del>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1834" w:rsidRDefault="00315B73">
    <w:pPr>
      <w:pStyle w:val="a6"/>
      <w:tabs>
        <w:tab w:val="clear" w:pos="4153"/>
        <w:tab w:val="center" w:pos="4592"/>
      </w:tabs>
    </w:pPr>
    <w:ins w:id="9995" w:author="..." w:date="2018-06-12T18:27:00Z">
      <w:r>
        <w:pict>
          <v:shapetype id="_x0000_t202" coordsize="21600,21600" o:spt="202" path="m,l,21600r21600,l21600,xe">
            <v:stroke joinstyle="miter"/>
            <v:path gradientshapeok="t" o:connecttype="rect"/>
          </v:shapetype>
          <v:shape id="_x0000_s2054" type="#_x0000_t202" style="position:absolute;margin-left:0;margin-top:0;width:2in;height:2in;z-index:251660288;mso-wrap-style:none;mso-position-horizontal:center;mso-position-horizontal-relative:margin;mso-width-relative:page;mso-height-relative:page" filled="f" stroked="f">
            <v:textbox style="mso-fit-shape-to-text:t" inset="0,0,0,0">
              <w:txbxContent>
                <w:p w:rsidR="00231834" w:rsidRDefault="00231834">
                  <w:pPr>
                    <w:pStyle w:val="a6"/>
                  </w:pPr>
                  <w:ins w:id="9996" w:author="..." w:date="2018-06-12T18:27:00Z">
                    <w:r>
                      <w:rPr>
                        <w:rFonts w:hint="eastAsia"/>
                      </w:rPr>
                      <w:fldChar w:fldCharType="begin"/>
                    </w:r>
                    <w:r>
                      <w:rPr>
                        <w:rFonts w:hint="eastAsia"/>
                      </w:rPr>
                      <w:instrText xml:space="preserve"> PAGE  \* MERGEFORMAT </w:instrText>
                    </w:r>
                    <w:r>
                      <w:rPr>
                        <w:rFonts w:hint="eastAsia"/>
                      </w:rPr>
                      <w:fldChar w:fldCharType="separate"/>
                    </w:r>
                  </w:ins>
                  <w:r w:rsidR="00166511">
                    <w:rPr>
                      <w:noProof/>
                    </w:rPr>
                    <w:t>17</w:t>
                  </w:r>
                  <w:ins w:id="9997" w:author="..." w:date="2018-06-12T18:27:00Z">
                    <w:r>
                      <w:rPr>
                        <w:rFonts w:hint="eastAsia"/>
                      </w:rPr>
                      <w:fldChar w:fldCharType="end"/>
                    </w:r>
                  </w:ins>
                </w:p>
              </w:txbxContent>
            </v:textbox>
            <w10:wrap anchorx="margin"/>
          </v:shape>
        </w:pict>
      </w:r>
    </w:ins>
    <w:ins w:id="9998" w:author="..." w:date="2018-06-12T18:26:00Z">
      <w:r w:rsidR="00231834">
        <w:rPr>
          <w:rFonts w:hint="eastAsia"/>
        </w:rPr>
        <w:tab/>
      </w:r>
    </w:ins>
    <w:ins w:id="9999" w:author="Windows 用户" w:date="2018-06-12T20:29:00Z">
      <w:r w:rsidR="004B1FC0">
        <w:rPr>
          <w:rFonts w:hint="eastAsia"/>
        </w:rPr>
        <w:t>-</w:t>
      </w:r>
    </w:ins>
    <w:ins w:id="10000" w:author="Windows 用户" w:date="2018-06-12T20:15:00Z">
      <w:r w:rsidR="00231834">
        <w:fldChar w:fldCharType="begin"/>
      </w:r>
      <w:r w:rsidR="00231834">
        <w:instrText>PAGE   \* MERGEFORMAT</w:instrText>
      </w:r>
      <w:r w:rsidR="00231834">
        <w:fldChar w:fldCharType="separate"/>
      </w:r>
    </w:ins>
    <w:r w:rsidR="00166511" w:rsidRPr="00166511">
      <w:rPr>
        <w:noProof/>
        <w:lang w:val="zh-CN"/>
      </w:rPr>
      <w:t>17</w:t>
    </w:r>
    <w:ins w:id="10001" w:author="Windows 用户" w:date="2018-06-12T20:15:00Z">
      <w:r w:rsidR="00231834">
        <w:fldChar w:fldCharType="end"/>
      </w:r>
    </w:ins>
    <w:ins w:id="10002" w:author="Windows 用户" w:date="2018-06-12T20:29:00Z">
      <w:r w:rsidR="004B1FC0">
        <w:rPr>
          <w:rFonts w:hint="eastAsia"/>
        </w:rPr>
        <w:t>-</w:t>
      </w:r>
    </w:ins>
    <w:del w:id="10003" w:author="..." w:date="2018-06-12T18:25:00Z">
      <w:r w:rsidR="00231834">
        <w:rPr>
          <w:rFonts w:hint="eastAsia"/>
        </w:rPr>
        <w:tab/>
        <w:delText>1</w:delText>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B73" w:rsidRDefault="00315B73">
      <w:r>
        <w:separator/>
      </w:r>
    </w:p>
  </w:footnote>
  <w:footnote w:type="continuationSeparator" w:id="0">
    <w:p w:rsidR="00315B73" w:rsidRDefault="00315B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FC0" w:rsidRPr="005179F9" w:rsidRDefault="004B1FC0">
    <w:pPr>
      <w:pPrChange w:id="9994" w:author="Windows 用户" w:date="2018-06-12T20:30:00Z">
        <w:pPr>
          <w:pStyle w:val="a7"/>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AFCCA9"/>
    <w:multiLevelType w:val="singleLevel"/>
    <w:tmpl w:val="A0AFCCA9"/>
    <w:lvl w:ilvl="0">
      <w:start w:val="1"/>
      <w:numFmt w:val="decimal"/>
      <w:suff w:val="space"/>
      <w:lvlText w:val="（%1）"/>
      <w:lvlJc w:val="left"/>
    </w:lvl>
  </w:abstractNum>
  <w:abstractNum w:abstractNumId="1">
    <w:nsid w:val="212823F2"/>
    <w:multiLevelType w:val="multilevel"/>
    <w:tmpl w:val="212823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63F01FC"/>
    <w:multiLevelType w:val="multilevel"/>
    <w:tmpl w:val="263F01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C711429"/>
    <w:multiLevelType w:val="multilevel"/>
    <w:tmpl w:val="2C711429"/>
    <w:lvl w:ilvl="0">
      <w:start w:val="1"/>
      <w:numFmt w:val="decimalEnclosedCircle"/>
      <w:lvlText w:val="%1"/>
      <w:lvlJc w:val="left"/>
      <w:pPr>
        <w:ind w:left="360" w:hanging="360"/>
      </w:pPr>
      <w:rPr>
        <w:rFonts w:ascii="宋体" w:eastAsia="宋体" w:hAnsi="宋体"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19720AB"/>
    <w:multiLevelType w:val="multilevel"/>
    <w:tmpl w:val="319720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34D20762"/>
    <w:multiLevelType w:val="multilevel"/>
    <w:tmpl w:val="34D2076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C6A7F01"/>
    <w:multiLevelType w:val="multilevel"/>
    <w:tmpl w:val="3C6A7F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66D67396"/>
    <w:multiLevelType w:val="multilevel"/>
    <w:tmpl w:val="66D673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 w:numId="4">
    <w:abstractNumId w:val="6"/>
  </w:num>
  <w:num w:numId="5">
    <w:abstractNumId w:val="4"/>
  </w:num>
  <w:num w:numId="6">
    <w:abstractNumId w:val="3"/>
  </w:num>
  <w:num w:numId="7">
    <w:abstractNumId w:val="7"/>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用户">
    <w15:presenceInfo w15:providerId="None" w15:userId="Windows 用户"/>
  </w15:person>
  <w15:person w15:author="dell-pc">
    <w15:presenceInfo w15:providerId="None" w15:userId="dell-pc"/>
  </w15:person>
  <w15:person w15:author="yiyanggui">
    <w15:presenceInfo w15:providerId="None" w15:userId="yiyangg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noPunctuationKerning/>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A3E98"/>
    <w:rsid w:val="00011413"/>
    <w:rsid w:val="00012B8A"/>
    <w:rsid w:val="00026C2A"/>
    <w:rsid w:val="00046DC0"/>
    <w:rsid w:val="00050659"/>
    <w:rsid w:val="0006043F"/>
    <w:rsid w:val="0007080B"/>
    <w:rsid w:val="000C49B1"/>
    <w:rsid w:val="000F0911"/>
    <w:rsid w:val="001038D7"/>
    <w:rsid w:val="00116A78"/>
    <w:rsid w:val="00124A29"/>
    <w:rsid w:val="001264A4"/>
    <w:rsid w:val="00130E25"/>
    <w:rsid w:val="00152DD9"/>
    <w:rsid w:val="00157BA6"/>
    <w:rsid w:val="001612D9"/>
    <w:rsid w:val="00166511"/>
    <w:rsid w:val="00167398"/>
    <w:rsid w:val="001854E1"/>
    <w:rsid w:val="001931AD"/>
    <w:rsid w:val="001A1B9F"/>
    <w:rsid w:val="001B0B00"/>
    <w:rsid w:val="001B0D25"/>
    <w:rsid w:val="001C0C51"/>
    <w:rsid w:val="001C17A4"/>
    <w:rsid w:val="001D1EC4"/>
    <w:rsid w:val="001D316F"/>
    <w:rsid w:val="001D3E74"/>
    <w:rsid w:val="001E6F5F"/>
    <w:rsid w:val="001F4C55"/>
    <w:rsid w:val="00203248"/>
    <w:rsid w:val="002071F2"/>
    <w:rsid w:val="0021382F"/>
    <w:rsid w:val="00214223"/>
    <w:rsid w:val="00222FEE"/>
    <w:rsid w:val="00231834"/>
    <w:rsid w:val="00233ECC"/>
    <w:rsid w:val="00244055"/>
    <w:rsid w:val="00255D50"/>
    <w:rsid w:val="00260B52"/>
    <w:rsid w:val="002617DC"/>
    <w:rsid w:val="00266EE2"/>
    <w:rsid w:val="00272E9D"/>
    <w:rsid w:val="00275CCC"/>
    <w:rsid w:val="002915BA"/>
    <w:rsid w:val="00292F93"/>
    <w:rsid w:val="00294358"/>
    <w:rsid w:val="00296177"/>
    <w:rsid w:val="002A3AA7"/>
    <w:rsid w:val="002A58C4"/>
    <w:rsid w:val="002A7BD3"/>
    <w:rsid w:val="002B55CE"/>
    <w:rsid w:val="002D5B80"/>
    <w:rsid w:val="002E5146"/>
    <w:rsid w:val="002E5BD2"/>
    <w:rsid w:val="0030245A"/>
    <w:rsid w:val="0030418F"/>
    <w:rsid w:val="00315B73"/>
    <w:rsid w:val="00322808"/>
    <w:rsid w:val="00342E97"/>
    <w:rsid w:val="00344C21"/>
    <w:rsid w:val="0036026A"/>
    <w:rsid w:val="00367607"/>
    <w:rsid w:val="00371D56"/>
    <w:rsid w:val="0037514D"/>
    <w:rsid w:val="00383B6C"/>
    <w:rsid w:val="00384C6B"/>
    <w:rsid w:val="003866C8"/>
    <w:rsid w:val="003B592F"/>
    <w:rsid w:val="003F217A"/>
    <w:rsid w:val="003F5513"/>
    <w:rsid w:val="003F5F3A"/>
    <w:rsid w:val="004001D3"/>
    <w:rsid w:val="00421CD1"/>
    <w:rsid w:val="00437B3B"/>
    <w:rsid w:val="00440163"/>
    <w:rsid w:val="00443029"/>
    <w:rsid w:val="00450549"/>
    <w:rsid w:val="0045486B"/>
    <w:rsid w:val="00456DF7"/>
    <w:rsid w:val="004642E2"/>
    <w:rsid w:val="004646C7"/>
    <w:rsid w:val="0047071F"/>
    <w:rsid w:val="00472900"/>
    <w:rsid w:val="00486EEE"/>
    <w:rsid w:val="0049235D"/>
    <w:rsid w:val="0049251E"/>
    <w:rsid w:val="00494B6D"/>
    <w:rsid w:val="00494D66"/>
    <w:rsid w:val="004964C8"/>
    <w:rsid w:val="004A5AA6"/>
    <w:rsid w:val="004B1FC0"/>
    <w:rsid w:val="004B78DB"/>
    <w:rsid w:val="004D3C01"/>
    <w:rsid w:val="004D6B34"/>
    <w:rsid w:val="004E4E47"/>
    <w:rsid w:val="004E5FA9"/>
    <w:rsid w:val="004F6D50"/>
    <w:rsid w:val="005047F2"/>
    <w:rsid w:val="0051125C"/>
    <w:rsid w:val="00511EAD"/>
    <w:rsid w:val="00516E0F"/>
    <w:rsid w:val="005179F9"/>
    <w:rsid w:val="00521846"/>
    <w:rsid w:val="00532AC3"/>
    <w:rsid w:val="0053410A"/>
    <w:rsid w:val="005378F3"/>
    <w:rsid w:val="005414F6"/>
    <w:rsid w:val="005462B7"/>
    <w:rsid w:val="00561C09"/>
    <w:rsid w:val="00565BF8"/>
    <w:rsid w:val="0056640F"/>
    <w:rsid w:val="005714F3"/>
    <w:rsid w:val="005721D4"/>
    <w:rsid w:val="00573A26"/>
    <w:rsid w:val="005A2231"/>
    <w:rsid w:val="005A3E98"/>
    <w:rsid w:val="005A716A"/>
    <w:rsid w:val="005C4769"/>
    <w:rsid w:val="005C58AE"/>
    <w:rsid w:val="005C684D"/>
    <w:rsid w:val="005C7734"/>
    <w:rsid w:val="005E3462"/>
    <w:rsid w:val="005E671B"/>
    <w:rsid w:val="005F262E"/>
    <w:rsid w:val="005F7158"/>
    <w:rsid w:val="00603175"/>
    <w:rsid w:val="0061440C"/>
    <w:rsid w:val="00616D39"/>
    <w:rsid w:val="0061737B"/>
    <w:rsid w:val="00621D04"/>
    <w:rsid w:val="00627BC2"/>
    <w:rsid w:val="00637667"/>
    <w:rsid w:val="006441E0"/>
    <w:rsid w:val="006527F1"/>
    <w:rsid w:val="00690020"/>
    <w:rsid w:val="00692D1C"/>
    <w:rsid w:val="00696BE6"/>
    <w:rsid w:val="006C19F2"/>
    <w:rsid w:val="006E12E2"/>
    <w:rsid w:val="006E3536"/>
    <w:rsid w:val="006F54A7"/>
    <w:rsid w:val="006F5B47"/>
    <w:rsid w:val="00701A59"/>
    <w:rsid w:val="007062BC"/>
    <w:rsid w:val="007069A0"/>
    <w:rsid w:val="00723CDD"/>
    <w:rsid w:val="00742324"/>
    <w:rsid w:val="00751076"/>
    <w:rsid w:val="0077220B"/>
    <w:rsid w:val="007754C5"/>
    <w:rsid w:val="0078284B"/>
    <w:rsid w:val="00783354"/>
    <w:rsid w:val="00792FAB"/>
    <w:rsid w:val="00793254"/>
    <w:rsid w:val="00793335"/>
    <w:rsid w:val="00793F6E"/>
    <w:rsid w:val="00796FE9"/>
    <w:rsid w:val="007A13EA"/>
    <w:rsid w:val="007C0EA9"/>
    <w:rsid w:val="007D3496"/>
    <w:rsid w:val="007D5B55"/>
    <w:rsid w:val="007E0505"/>
    <w:rsid w:val="008040EF"/>
    <w:rsid w:val="00806F72"/>
    <w:rsid w:val="00814D86"/>
    <w:rsid w:val="00825955"/>
    <w:rsid w:val="00827254"/>
    <w:rsid w:val="00840B3D"/>
    <w:rsid w:val="00844801"/>
    <w:rsid w:val="00844CF8"/>
    <w:rsid w:val="008500EC"/>
    <w:rsid w:val="00852764"/>
    <w:rsid w:val="00856973"/>
    <w:rsid w:val="008608D8"/>
    <w:rsid w:val="008629A3"/>
    <w:rsid w:val="00895CAA"/>
    <w:rsid w:val="008B5347"/>
    <w:rsid w:val="008C076D"/>
    <w:rsid w:val="008C3C47"/>
    <w:rsid w:val="008C4DD4"/>
    <w:rsid w:val="008D3289"/>
    <w:rsid w:val="008D7852"/>
    <w:rsid w:val="008F1580"/>
    <w:rsid w:val="008F27D6"/>
    <w:rsid w:val="008F7AB2"/>
    <w:rsid w:val="00902DE4"/>
    <w:rsid w:val="00926A1F"/>
    <w:rsid w:val="00943678"/>
    <w:rsid w:val="00963D5D"/>
    <w:rsid w:val="00971D6B"/>
    <w:rsid w:val="00977709"/>
    <w:rsid w:val="009B4BB1"/>
    <w:rsid w:val="009E2189"/>
    <w:rsid w:val="009E249E"/>
    <w:rsid w:val="009E6D02"/>
    <w:rsid w:val="009F3138"/>
    <w:rsid w:val="009F623D"/>
    <w:rsid w:val="00A10D9E"/>
    <w:rsid w:val="00A1241F"/>
    <w:rsid w:val="00A1498F"/>
    <w:rsid w:val="00A22947"/>
    <w:rsid w:val="00A23FC8"/>
    <w:rsid w:val="00A37525"/>
    <w:rsid w:val="00A37690"/>
    <w:rsid w:val="00A40625"/>
    <w:rsid w:val="00A46848"/>
    <w:rsid w:val="00A522CF"/>
    <w:rsid w:val="00A53B86"/>
    <w:rsid w:val="00A56A19"/>
    <w:rsid w:val="00A6386F"/>
    <w:rsid w:val="00A810C7"/>
    <w:rsid w:val="00A94B78"/>
    <w:rsid w:val="00AA08CE"/>
    <w:rsid w:val="00AA1111"/>
    <w:rsid w:val="00AB0E33"/>
    <w:rsid w:val="00AD5E45"/>
    <w:rsid w:val="00AE111A"/>
    <w:rsid w:val="00AE256E"/>
    <w:rsid w:val="00AF235D"/>
    <w:rsid w:val="00B16487"/>
    <w:rsid w:val="00B27793"/>
    <w:rsid w:val="00B41092"/>
    <w:rsid w:val="00B65088"/>
    <w:rsid w:val="00B67B5A"/>
    <w:rsid w:val="00B8458B"/>
    <w:rsid w:val="00B90F6C"/>
    <w:rsid w:val="00BA3BC3"/>
    <w:rsid w:val="00BA3D6D"/>
    <w:rsid w:val="00BB0A80"/>
    <w:rsid w:val="00BB3F43"/>
    <w:rsid w:val="00BB6678"/>
    <w:rsid w:val="00BC5EAC"/>
    <w:rsid w:val="00BD1FDE"/>
    <w:rsid w:val="00BD38F5"/>
    <w:rsid w:val="00BD615F"/>
    <w:rsid w:val="00BD7405"/>
    <w:rsid w:val="00BE39AC"/>
    <w:rsid w:val="00BF4385"/>
    <w:rsid w:val="00BF6738"/>
    <w:rsid w:val="00C17E6A"/>
    <w:rsid w:val="00C40F9B"/>
    <w:rsid w:val="00C442BC"/>
    <w:rsid w:val="00C5072C"/>
    <w:rsid w:val="00C55F5D"/>
    <w:rsid w:val="00C62114"/>
    <w:rsid w:val="00C6444D"/>
    <w:rsid w:val="00C6445D"/>
    <w:rsid w:val="00C658DD"/>
    <w:rsid w:val="00C740F4"/>
    <w:rsid w:val="00CA5AD7"/>
    <w:rsid w:val="00CC2B67"/>
    <w:rsid w:val="00CC40C1"/>
    <w:rsid w:val="00CE02B0"/>
    <w:rsid w:val="00CF50F7"/>
    <w:rsid w:val="00D00310"/>
    <w:rsid w:val="00D00E09"/>
    <w:rsid w:val="00D02CF5"/>
    <w:rsid w:val="00D10EA5"/>
    <w:rsid w:val="00D268AE"/>
    <w:rsid w:val="00D317A8"/>
    <w:rsid w:val="00D3607E"/>
    <w:rsid w:val="00D36A5E"/>
    <w:rsid w:val="00D472B4"/>
    <w:rsid w:val="00D5095C"/>
    <w:rsid w:val="00D625D9"/>
    <w:rsid w:val="00D71FDF"/>
    <w:rsid w:val="00D762D7"/>
    <w:rsid w:val="00D92113"/>
    <w:rsid w:val="00D9655A"/>
    <w:rsid w:val="00DA214B"/>
    <w:rsid w:val="00DA644A"/>
    <w:rsid w:val="00DB6430"/>
    <w:rsid w:val="00DD4447"/>
    <w:rsid w:val="00DE41ED"/>
    <w:rsid w:val="00DE576E"/>
    <w:rsid w:val="00DF18EC"/>
    <w:rsid w:val="00DF5EC0"/>
    <w:rsid w:val="00E01236"/>
    <w:rsid w:val="00E047ED"/>
    <w:rsid w:val="00E06BA7"/>
    <w:rsid w:val="00E22B06"/>
    <w:rsid w:val="00E308F5"/>
    <w:rsid w:val="00E3775E"/>
    <w:rsid w:val="00E50D14"/>
    <w:rsid w:val="00E52807"/>
    <w:rsid w:val="00E55D4F"/>
    <w:rsid w:val="00E64BD7"/>
    <w:rsid w:val="00E82A3E"/>
    <w:rsid w:val="00E834DE"/>
    <w:rsid w:val="00E8719B"/>
    <w:rsid w:val="00E918D9"/>
    <w:rsid w:val="00ED1A92"/>
    <w:rsid w:val="00ED61C2"/>
    <w:rsid w:val="00EE2021"/>
    <w:rsid w:val="00EF2FA4"/>
    <w:rsid w:val="00EF3373"/>
    <w:rsid w:val="00EF6350"/>
    <w:rsid w:val="00F112D8"/>
    <w:rsid w:val="00F264EE"/>
    <w:rsid w:val="00F30271"/>
    <w:rsid w:val="00F56C84"/>
    <w:rsid w:val="00F60A72"/>
    <w:rsid w:val="00F713DB"/>
    <w:rsid w:val="00F76376"/>
    <w:rsid w:val="00FA4BF6"/>
    <w:rsid w:val="00FB509F"/>
    <w:rsid w:val="00FF30F3"/>
    <w:rsid w:val="00FF692E"/>
    <w:rsid w:val="0103448B"/>
    <w:rsid w:val="0108203C"/>
    <w:rsid w:val="01195D1F"/>
    <w:rsid w:val="011B2BAA"/>
    <w:rsid w:val="012A2EE8"/>
    <w:rsid w:val="013F0C41"/>
    <w:rsid w:val="01534782"/>
    <w:rsid w:val="016B28D0"/>
    <w:rsid w:val="0175346F"/>
    <w:rsid w:val="01936B8B"/>
    <w:rsid w:val="01A604DA"/>
    <w:rsid w:val="01BC5545"/>
    <w:rsid w:val="01E502B2"/>
    <w:rsid w:val="021B6C96"/>
    <w:rsid w:val="021E61FA"/>
    <w:rsid w:val="02363EB6"/>
    <w:rsid w:val="02680A52"/>
    <w:rsid w:val="028B4EDF"/>
    <w:rsid w:val="029E62E8"/>
    <w:rsid w:val="02A25E9F"/>
    <w:rsid w:val="02DF5D87"/>
    <w:rsid w:val="02E546E6"/>
    <w:rsid w:val="02E85A73"/>
    <w:rsid w:val="030F42A5"/>
    <w:rsid w:val="031719DB"/>
    <w:rsid w:val="032A0C4E"/>
    <w:rsid w:val="034F08A0"/>
    <w:rsid w:val="037B31FF"/>
    <w:rsid w:val="037D6416"/>
    <w:rsid w:val="038C0C65"/>
    <w:rsid w:val="039B78B5"/>
    <w:rsid w:val="04472CA9"/>
    <w:rsid w:val="045B4347"/>
    <w:rsid w:val="046D3282"/>
    <w:rsid w:val="046F1F88"/>
    <w:rsid w:val="048D1BAB"/>
    <w:rsid w:val="04A13F8A"/>
    <w:rsid w:val="04CB289E"/>
    <w:rsid w:val="04CD6887"/>
    <w:rsid w:val="04D0563C"/>
    <w:rsid w:val="04D14A4E"/>
    <w:rsid w:val="050F68F2"/>
    <w:rsid w:val="051D6DA0"/>
    <w:rsid w:val="053C3606"/>
    <w:rsid w:val="05424375"/>
    <w:rsid w:val="0552459D"/>
    <w:rsid w:val="05543BE4"/>
    <w:rsid w:val="05706F80"/>
    <w:rsid w:val="05866488"/>
    <w:rsid w:val="05AB5719"/>
    <w:rsid w:val="05B923B9"/>
    <w:rsid w:val="05BA08F8"/>
    <w:rsid w:val="05BC2F5E"/>
    <w:rsid w:val="05E43B23"/>
    <w:rsid w:val="06170914"/>
    <w:rsid w:val="063A0BF7"/>
    <w:rsid w:val="06407181"/>
    <w:rsid w:val="067F3540"/>
    <w:rsid w:val="06A9667B"/>
    <w:rsid w:val="06AA3B5F"/>
    <w:rsid w:val="06E05936"/>
    <w:rsid w:val="06F16A00"/>
    <w:rsid w:val="074E7F6B"/>
    <w:rsid w:val="07603052"/>
    <w:rsid w:val="076B65D0"/>
    <w:rsid w:val="0781322B"/>
    <w:rsid w:val="07BD052A"/>
    <w:rsid w:val="07CF38B6"/>
    <w:rsid w:val="07E26B1F"/>
    <w:rsid w:val="080A1805"/>
    <w:rsid w:val="08141A99"/>
    <w:rsid w:val="08614BAB"/>
    <w:rsid w:val="087909FE"/>
    <w:rsid w:val="087E36CD"/>
    <w:rsid w:val="088C0F15"/>
    <w:rsid w:val="08A14D3D"/>
    <w:rsid w:val="08CB6F0C"/>
    <w:rsid w:val="08D11915"/>
    <w:rsid w:val="08DD6A70"/>
    <w:rsid w:val="08E164A3"/>
    <w:rsid w:val="08EC6197"/>
    <w:rsid w:val="090152AE"/>
    <w:rsid w:val="0928464B"/>
    <w:rsid w:val="093360F9"/>
    <w:rsid w:val="093A2DF4"/>
    <w:rsid w:val="09570D6B"/>
    <w:rsid w:val="09621C6E"/>
    <w:rsid w:val="09917D67"/>
    <w:rsid w:val="09B23DAF"/>
    <w:rsid w:val="09B40A11"/>
    <w:rsid w:val="09BA6D25"/>
    <w:rsid w:val="09FE5434"/>
    <w:rsid w:val="0A0643F7"/>
    <w:rsid w:val="0A3E7285"/>
    <w:rsid w:val="0A510616"/>
    <w:rsid w:val="0A644B7E"/>
    <w:rsid w:val="0A665649"/>
    <w:rsid w:val="0AAF3619"/>
    <w:rsid w:val="0AB47E4A"/>
    <w:rsid w:val="0AC549AA"/>
    <w:rsid w:val="0AF705F6"/>
    <w:rsid w:val="0B030D12"/>
    <w:rsid w:val="0B2D0411"/>
    <w:rsid w:val="0B3358F6"/>
    <w:rsid w:val="0B3B7A7A"/>
    <w:rsid w:val="0B4339B6"/>
    <w:rsid w:val="0B526A7D"/>
    <w:rsid w:val="0B542295"/>
    <w:rsid w:val="0B593515"/>
    <w:rsid w:val="0B5D63EB"/>
    <w:rsid w:val="0B6A7ECE"/>
    <w:rsid w:val="0B7F4096"/>
    <w:rsid w:val="0B934DEC"/>
    <w:rsid w:val="0BA24F22"/>
    <w:rsid w:val="0BA508DB"/>
    <w:rsid w:val="0BBD6AA6"/>
    <w:rsid w:val="0BD250AE"/>
    <w:rsid w:val="0BE87D9D"/>
    <w:rsid w:val="0BF403DF"/>
    <w:rsid w:val="0BFB5073"/>
    <w:rsid w:val="0BFD31EF"/>
    <w:rsid w:val="0C6D3F97"/>
    <w:rsid w:val="0C896AD8"/>
    <w:rsid w:val="0CB75FC2"/>
    <w:rsid w:val="0CBB257A"/>
    <w:rsid w:val="0CD24089"/>
    <w:rsid w:val="0CE9011D"/>
    <w:rsid w:val="0CF62A4D"/>
    <w:rsid w:val="0D0E4673"/>
    <w:rsid w:val="0D16093C"/>
    <w:rsid w:val="0D184535"/>
    <w:rsid w:val="0D4718D7"/>
    <w:rsid w:val="0D525282"/>
    <w:rsid w:val="0D55384D"/>
    <w:rsid w:val="0D8A7246"/>
    <w:rsid w:val="0DAC48D6"/>
    <w:rsid w:val="0DB97FFC"/>
    <w:rsid w:val="0DD803E8"/>
    <w:rsid w:val="0DF7590C"/>
    <w:rsid w:val="0E292298"/>
    <w:rsid w:val="0E2C28E6"/>
    <w:rsid w:val="0E4065DE"/>
    <w:rsid w:val="0E5838A8"/>
    <w:rsid w:val="0E923807"/>
    <w:rsid w:val="0EBC6157"/>
    <w:rsid w:val="0ED96A29"/>
    <w:rsid w:val="0F3651E4"/>
    <w:rsid w:val="0F3A6028"/>
    <w:rsid w:val="0F3B270A"/>
    <w:rsid w:val="0F46144F"/>
    <w:rsid w:val="0F8C2127"/>
    <w:rsid w:val="0FC53AFE"/>
    <w:rsid w:val="0FF32ACD"/>
    <w:rsid w:val="10230FAB"/>
    <w:rsid w:val="1042708D"/>
    <w:rsid w:val="106F11BA"/>
    <w:rsid w:val="107B7C29"/>
    <w:rsid w:val="107C2B49"/>
    <w:rsid w:val="1089569E"/>
    <w:rsid w:val="108F0D50"/>
    <w:rsid w:val="10A63FB3"/>
    <w:rsid w:val="10B31B69"/>
    <w:rsid w:val="10B55019"/>
    <w:rsid w:val="10C22CDC"/>
    <w:rsid w:val="10C3586B"/>
    <w:rsid w:val="10E2360A"/>
    <w:rsid w:val="10EB454E"/>
    <w:rsid w:val="10FE38DF"/>
    <w:rsid w:val="110D50F9"/>
    <w:rsid w:val="11187E35"/>
    <w:rsid w:val="1138736B"/>
    <w:rsid w:val="117057D1"/>
    <w:rsid w:val="117C5DD8"/>
    <w:rsid w:val="1187079B"/>
    <w:rsid w:val="11906088"/>
    <w:rsid w:val="11A86B06"/>
    <w:rsid w:val="11B071F4"/>
    <w:rsid w:val="11E104FA"/>
    <w:rsid w:val="11F67FC9"/>
    <w:rsid w:val="11FD2801"/>
    <w:rsid w:val="12094E3E"/>
    <w:rsid w:val="121341CA"/>
    <w:rsid w:val="123124B2"/>
    <w:rsid w:val="124013BE"/>
    <w:rsid w:val="12547EEF"/>
    <w:rsid w:val="12654BDA"/>
    <w:rsid w:val="12665F21"/>
    <w:rsid w:val="129015C6"/>
    <w:rsid w:val="12A47B62"/>
    <w:rsid w:val="12A67236"/>
    <w:rsid w:val="12B06538"/>
    <w:rsid w:val="130F5962"/>
    <w:rsid w:val="13135CF5"/>
    <w:rsid w:val="135B011C"/>
    <w:rsid w:val="1366765C"/>
    <w:rsid w:val="136F6071"/>
    <w:rsid w:val="13A02DBB"/>
    <w:rsid w:val="13B1436B"/>
    <w:rsid w:val="13DB21FC"/>
    <w:rsid w:val="140B614F"/>
    <w:rsid w:val="140F69AF"/>
    <w:rsid w:val="14125982"/>
    <w:rsid w:val="143C2352"/>
    <w:rsid w:val="14A04DD1"/>
    <w:rsid w:val="14B93AEA"/>
    <w:rsid w:val="14CD4CF4"/>
    <w:rsid w:val="14CF0A46"/>
    <w:rsid w:val="14D252D1"/>
    <w:rsid w:val="14E507E2"/>
    <w:rsid w:val="14FE2359"/>
    <w:rsid w:val="150510CD"/>
    <w:rsid w:val="151412F7"/>
    <w:rsid w:val="15146553"/>
    <w:rsid w:val="15360F5E"/>
    <w:rsid w:val="153623B4"/>
    <w:rsid w:val="153664B1"/>
    <w:rsid w:val="153C1AD9"/>
    <w:rsid w:val="15491A55"/>
    <w:rsid w:val="155D18CC"/>
    <w:rsid w:val="15D7562B"/>
    <w:rsid w:val="15E33DFB"/>
    <w:rsid w:val="160068CA"/>
    <w:rsid w:val="160A6E38"/>
    <w:rsid w:val="16173D2E"/>
    <w:rsid w:val="162B325B"/>
    <w:rsid w:val="1648148D"/>
    <w:rsid w:val="164D4E7E"/>
    <w:rsid w:val="16692E73"/>
    <w:rsid w:val="168253D3"/>
    <w:rsid w:val="1690605F"/>
    <w:rsid w:val="16A67B2D"/>
    <w:rsid w:val="16A81FD1"/>
    <w:rsid w:val="16BA4ABF"/>
    <w:rsid w:val="16CE7105"/>
    <w:rsid w:val="16D11F95"/>
    <w:rsid w:val="16E011D9"/>
    <w:rsid w:val="16F047F4"/>
    <w:rsid w:val="170641FC"/>
    <w:rsid w:val="172C28C7"/>
    <w:rsid w:val="173648F7"/>
    <w:rsid w:val="176D3C4B"/>
    <w:rsid w:val="178D0C5E"/>
    <w:rsid w:val="17AB7A34"/>
    <w:rsid w:val="17DA4153"/>
    <w:rsid w:val="17EE15A4"/>
    <w:rsid w:val="17F9066E"/>
    <w:rsid w:val="180B244D"/>
    <w:rsid w:val="18115845"/>
    <w:rsid w:val="18134457"/>
    <w:rsid w:val="185138C6"/>
    <w:rsid w:val="185B4357"/>
    <w:rsid w:val="186311A1"/>
    <w:rsid w:val="18B05EDA"/>
    <w:rsid w:val="18CC1E32"/>
    <w:rsid w:val="18D83EB4"/>
    <w:rsid w:val="18E3162B"/>
    <w:rsid w:val="18EA1DB3"/>
    <w:rsid w:val="18EB09E3"/>
    <w:rsid w:val="18F808F1"/>
    <w:rsid w:val="19042E3F"/>
    <w:rsid w:val="191557A6"/>
    <w:rsid w:val="1939150C"/>
    <w:rsid w:val="19596A04"/>
    <w:rsid w:val="195A41AE"/>
    <w:rsid w:val="19B61DA5"/>
    <w:rsid w:val="19CF3628"/>
    <w:rsid w:val="19E63CA6"/>
    <w:rsid w:val="1A215820"/>
    <w:rsid w:val="1A2C555F"/>
    <w:rsid w:val="1A47327E"/>
    <w:rsid w:val="1A585887"/>
    <w:rsid w:val="1A594FFB"/>
    <w:rsid w:val="1A674E96"/>
    <w:rsid w:val="1A77055F"/>
    <w:rsid w:val="1AD4477E"/>
    <w:rsid w:val="1AE60F19"/>
    <w:rsid w:val="1B240ADC"/>
    <w:rsid w:val="1B2C3EA4"/>
    <w:rsid w:val="1B7F05C5"/>
    <w:rsid w:val="1B8F7630"/>
    <w:rsid w:val="1B9412FD"/>
    <w:rsid w:val="1BA763CF"/>
    <w:rsid w:val="1BD6458E"/>
    <w:rsid w:val="1BDC1E2A"/>
    <w:rsid w:val="1C2B7058"/>
    <w:rsid w:val="1C2E0105"/>
    <w:rsid w:val="1C7727E3"/>
    <w:rsid w:val="1CD92FB1"/>
    <w:rsid w:val="1CDF44C0"/>
    <w:rsid w:val="1CF85444"/>
    <w:rsid w:val="1D014FE2"/>
    <w:rsid w:val="1D0B4157"/>
    <w:rsid w:val="1D0B4714"/>
    <w:rsid w:val="1D195E06"/>
    <w:rsid w:val="1D2B28C2"/>
    <w:rsid w:val="1D4B25FF"/>
    <w:rsid w:val="1D511FCC"/>
    <w:rsid w:val="1D5D7242"/>
    <w:rsid w:val="1D8429DB"/>
    <w:rsid w:val="1D8714F3"/>
    <w:rsid w:val="1D8F3A50"/>
    <w:rsid w:val="1DCA53DE"/>
    <w:rsid w:val="1DF33B5A"/>
    <w:rsid w:val="1DFF71C8"/>
    <w:rsid w:val="1E2539C9"/>
    <w:rsid w:val="1E486A55"/>
    <w:rsid w:val="1E487B11"/>
    <w:rsid w:val="1E580BB2"/>
    <w:rsid w:val="1E8E78C1"/>
    <w:rsid w:val="1E911C29"/>
    <w:rsid w:val="1E9A20F7"/>
    <w:rsid w:val="1ECB3DAC"/>
    <w:rsid w:val="1F1C779B"/>
    <w:rsid w:val="1F595651"/>
    <w:rsid w:val="1F5B16AE"/>
    <w:rsid w:val="1F9C0A59"/>
    <w:rsid w:val="1FCD305F"/>
    <w:rsid w:val="1FE35AA6"/>
    <w:rsid w:val="1FEA66F9"/>
    <w:rsid w:val="1FEE70D9"/>
    <w:rsid w:val="20007A4C"/>
    <w:rsid w:val="20033D64"/>
    <w:rsid w:val="20196758"/>
    <w:rsid w:val="201A2733"/>
    <w:rsid w:val="201B4A29"/>
    <w:rsid w:val="20752BE0"/>
    <w:rsid w:val="20782C1A"/>
    <w:rsid w:val="20913204"/>
    <w:rsid w:val="20C527A8"/>
    <w:rsid w:val="20DA06F5"/>
    <w:rsid w:val="211E7B9B"/>
    <w:rsid w:val="213107E8"/>
    <w:rsid w:val="215614C9"/>
    <w:rsid w:val="215D18A1"/>
    <w:rsid w:val="215E25EC"/>
    <w:rsid w:val="21640125"/>
    <w:rsid w:val="21662025"/>
    <w:rsid w:val="21713FDB"/>
    <w:rsid w:val="2182560A"/>
    <w:rsid w:val="218709BC"/>
    <w:rsid w:val="218B4FCB"/>
    <w:rsid w:val="219D6E9B"/>
    <w:rsid w:val="21A30741"/>
    <w:rsid w:val="21BD15FD"/>
    <w:rsid w:val="21F319F4"/>
    <w:rsid w:val="220515C8"/>
    <w:rsid w:val="22253E40"/>
    <w:rsid w:val="22323C03"/>
    <w:rsid w:val="223A4D45"/>
    <w:rsid w:val="22A6499F"/>
    <w:rsid w:val="22AB1A46"/>
    <w:rsid w:val="22B302D5"/>
    <w:rsid w:val="22CD1E81"/>
    <w:rsid w:val="22D72443"/>
    <w:rsid w:val="22D8327D"/>
    <w:rsid w:val="22EF6C87"/>
    <w:rsid w:val="22F9666B"/>
    <w:rsid w:val="22FA4279"/>
    <w:rsid w:val="23121E95"/>
    <w:rsid w:val="234E4E3B"/>
    <w:rsid w:val="23694C58"/>
    <w:rsid w:val="238D3D76"/>
    <w:rsid w:val="23A50E8B"/>
    <w:rsid w:val="23B86818"/>
    <w:rsid w:val="23CB0001"/>
    <w:rsid w:val="23D211A9"/>
    <w:rsid w:val="23E12D5F"/>
    <w:rsid w:val="242A1368"/>
    <w:rsid w:val="244A2FDA"/>
    <w:rsid w:val="245615C7"/>
    <w:rsid w:val="246F06D7"/>
    <w:rsid w:val="247A0D65"/>
    <w:rsid w:val="24802985"/>
    <w:rsid w:val="248C241A"/>
    <w:rsid w:val="248F5F7A"/>
    <w:rsid w:val="24A93B7A"/>
    <w:rsid w:val="24C113CF"/>
    <w:rsid w:val="24D937A0"/>
    <w:rsid w:val="2500063B"/>
    <w:rsid w:val="25110280"/>
    <w:rsid w:val="251B7ECF"/>
    <w:rsid w:val="252A0492"/>
    <w:rsid w:val="25510627"/>
    <w:rsid w:val="25636D4A"/>
    <w:rsid w:val="25885CB1"/>
    <w:rsid w:val="258A730B"/>
    <w:rsid w:val="258D1E6D"/>
    <w:rsid w:val="25F15906"/>
    <w:rsid w:val="26180DBA"/>
    <w:rsid w:val="26490BF6"/>
    <w:rsid w:val="26502771"/>
    <w:rsid w:val="265139A1"/>
    <w:rsid w:val="26544110"/>
    <w:rsid w:val="268B240B"/>
    <w:rsid w:val="269D6929"/>
    <w:rsid w:val="26B90DCF"/>
    <w:rsid w:val="26D07FD8"/>
    <w:rsid w:val="26E137AA"/>
    <w:rsid w:val="26EA614F"/>
    <w:rsid w:val="27054E32"/>
    <w:rsid w:val="277F75C4"/>
    <w:rsid w:val="278660B9"/>
    <w:rsid w:val="27907E77"/>
    <w:rsid w:val="27BA66D8"/>
    <w:rsid w:val="27FD7915"/>
    <w:rsid w:val="281325D7"/>
    <w:rsid w:val="281A13CD"/>
    <w:rsid w:val="28750C52"/>
    <w:rsid w:val="28A764E1"/>
    <w:rsid w:val="29042FE3"/>
    <w:rsid w:val="2907103B"/>
    <w:rsid w:val="290D2A11"/>
    <w:rsid w:val="29187F29"/>
    <w:rsid w:val="292C0A9B"/>
    <w:rsid w:val="2A135703"/>
    <w:rsid w:val="2A181269"/>
    <w:rsid w:val="2A2E27BF"/>
    <w:rsid w:val="2A3E3ABD"/>
    <w:rsid w:val="2A797FCE"/>
    <w:rsid w:val="2A825FC7"/>
    <w:rsid w:val="2AA43339"/>
    <w:rsid w:val="2B183795"/>
    <w:rsid w:val="2B222896"/>
    <w:rsid w:val="2B2E610C"/>
    <w:rsid w:val="2B324E83"/>
    <w:rsid w:val="2B5F2C46"/>
    <w:rsid w:val="2B6A0886"/>
    <w:rsid w:val="2B6B511C"/>
    <w:rsid w:val="2B717040"/>
    <w:rsid w:val="2BCB02CF"/>
    <w:rsid w:val="2BD15B8A"/>
    <w:rsid w:val="2BD62834"/>
    <w:rsid w:val="2BD9163F"/>
    <w:rsid w:val="2BE330D6"/>
    <w:rsid w:val="2BFD4944"/>
    <w:rsid w:val="2C3F05CD"/>
    <w:rsid w:val="2C463B9F"/>
    <w:rsid w:val="2C6B145A"/>
    <w:rsid w:val="2C6E38AE"/>
    <w:rsid w:val="2C7C2E25"/>
    <w:rsid w:val="2CB727D9"/>
    <w:rsid w:val="2CB91D6B"/>
    <w:rsid w:val="2CC86DDF"/>
    <w:rsid w:val="2CDB36B1"/>
    <w:rsid w:val="2CDD60DA"/>
    <w:rsid w:val="2CEB0B3C"/>
    <w:rsid w:val="2D292A77"/>
    <w:rsid w:val="2D7E0DEF"/>
    <w:rsid w:val="2D9052D2"/>
    <w:rsid w:val="2D990F54"/>
    <w:rsid w:val="2DFC0B1B"/>
    <w:rsid w:val="2E1360A2"/>
    <w:rsid w:val="2E382D77"/>
    <w:rsid w:val="2E562FE9"/>
    <w:rsid w:val="2E5817A1"/>
    <w:rsid w:val="2E730418"/>
    <w:rsid w:val="2E866495"/>
    <w:rsid w:val="2E9042E8"/>
    <w:rsid w:val="2E9D784A"/>
    <w:rsid w:val="2EAF2C2D"/>
    <w:rsid w:val="2ECA288E"/>
    <w:rsid w:val="2ED72149"/>
    <w:rsid w:val="2EF1272B"/>
    <w:rsid w:val="2F055366"/>
    <w:rsid w:val="2F111E87"/>
    <w:rsid w:val="2F39261E"/>
    <w:rsid w:val="2F441634"/>
    <w:rsid w:val="2F49188A"/>
    <w:rsid w:val="2F5C5C69"/>
    <w:rsid w:val="2F832156"/>
    <w:rsid w:val="2FB91150"/>
    <w:rsid w:val="2FD114E2"/>
    <w:rsid w:val="2FDE43ED"/>
    <w:rsid w:val="2FFC3408"/>
    <w:rsid w:val="301114BA"/>
    <w:rsid w:val="30324DD6"/>
    <w:rsid w:val="304B780B"/>
    <w:rsid w:val="307C07B8"/>
    <w:rsid w:val="30C4713E"/>
    <w:rsid w:val="30E14CFE"/>
    <w:rsid w:val="30F70584"/>
    <w:rsid w:val="30FD58EF"/>
    <w:rsid w:val="311058FF"/>
    <w:rsid w:val="312A7704"/>
    <w:rsid w:val="312E09FF"/>
    <w:rsid w:val="313A6C0A"/>
    <w:rsid w:val="31541834"/>
    <w:rsid w:val="31550B25"/>
    <w:rsid w:val="31664BC6"/>
    <w:rsid w:val="316F02CF"/>
    <w:rsid w:val="319A3AD9"/>
    <w:rsid w:val="31CE039F"/>
    <w:rsid w:val="31D74FFE"/>
    <w:rsid w:val="32180AA3"/>
    <w:rsid w:val="32257BB1"/>
    <w:rsid w:val="324E18DF"/>
    <w:rsid w:val="325A0413"/>
    <w:rsid w:val="325B6852"/>
    <w:rsid w:val="32715CD6"/>
    <w:rsid w:val="32823F2E"/>
    <w:rsid w:val="32A710FA"/>
    <w:rsid w:val="32BC2489"/>
    <w:rsid w:val="32DD1669"/>
    <w:rsid w:val="330068BB"/>
    <w:rsid w:val="33073F67"/>
    <w:rsid w:val="33173ED8"/>
    <w:rsid w:val="333F2DAA"/>
    <w:rsid w:val="336D3A20"/>
    <w:rsid w:val="33C744C1"/>
    <w:rsid w:val="33CA13F2"/>
    <w:rsid w:val="33DA181C"/>
    <w:rsid w:val="33DE7A88"/>
    <w:rsid w:val="33EA3B10"/>
    <w:rsid w:val="33F944C3"/>
    <w:rsid w:val="33FA069F"/>
    <w:rsid w:val="34506D88"/>
    <w:rsid w:val="348D472F"/>
    <w:rsid w:val="348F7DCD"/>
    <w:rsid w:val="3491185D"/>
    <w:rsid w:val="34990E7F"/>
    <w:rsid w:val="34D61B86"/>
    <w:rsid w:val="34FF05F0"/>
    <w:rsid w:val="35214400"/>
    <w:rsid w:val="35974E00"/>
    <w:rsid w:val="35FD4DDE"/>
    <w:rsid w:val="363463E8"/>
    <w:rsid w:val="36356E44"/>
    <w:rsid w:val="3669020E"/>
    <w:rsid w:val="367452E8"/>
    <w:rsid w:val="368464B2"/>
    <w:rsid w:val="36890B16"/>
    <w:rsid w:val="36954FF0"/>
    <w:rsid w:val="36AA4FA1"/>
    <w:rsid w:val="36C47DFC"/>
    <w:rsid w:val="36D13919"/>
    <w:rsid w:val="37012AD8"/>
    <w:rsid w:val="3719346A"/>
    <w:rsid w:val="371E7BBE"/>
    <w:rsid w:val="372667B1"/>
    <w:rsid w:val="373D5CFE"/>
    <w:rsid w:val="37510123"/>
    <w:rsid w:val="37533CD3"/>
    <w:rsid w:val="375375C4"/>
    <w:rsid w:val="37654931"/>
    <w:rsid w:val="37667368"/>
    <w:rsid w:val="37880DA4"/>
    <w:rsid w:val="379A31A7"/>
    <w:rsid w:val="37B445C3"/>
    <w:rsid w:val="37C11618"/>
    <w:rsid w:val="37CF2C12"/>
    <w:rsid w:val="37DC5417"/>
    <w:rsid w:val="37EE44F5"/>
    <w:rsid w:val="37F566DE"/>
    <w:rsid w:val="38012566"/>
    <w:rsid w:val="38040730"/>
    <w:rsid w:val="381949B7"/>
    <w:rsid w:val="382816A3"/>
    <w:rsid w:val="383D4084"/>
    <w:rsid w:val="3875626B"/>
    <w:rsid w:val="38B56032"/>
    <w:rsid w:val="38B774FD"/>
    <w:rsid w:val="38D25443"/>
    <w:rsid w:val="38E44A1F"/>
    <w:rsid w:val="38FC6854"/>
    <w:rsid w:val="39473B17"/>
    <w:rsid w:val="396A4320"/>
    <w:rsid w:val="3976447A"/>
    <w:rsid w:val="3983740E"/>
    <w:rsid w:val="399901CD"/>
    <w:rsid w:val="39C16BE7"/>
    <w:rsid w:val="39CC2B84"/>
    <w:rsid w:val="39D03243"/>
    <w:rsid w:val="39D50605"/>
    <w:rsid w:val="39EB0BE8"/>
    <w:rsid w:val="3A194676"/>
    <w:rsid w:val="3A1C756C"/>
    <w:rsid w:val="3A394ABE"/>
    <w:rsid w:val="3A3F5F11"/>
    <w:rsid w:val="3A4A27D9"/>
    <w:rsid w:val="3A5E3029"/>
    <w:rsid w:val="3A644969"/>
    <w:rsid w:val="3A871F10"/>
    <w:rsid w:val="3A9C4802"/>
    <w:rsid w:val="3AAB5B8A"/>
    <w:rsid w:val="3ABD61A6"/>
    <w:rsid w:val="3ACF2735"/>
    <w:rsid w:val="3AF16BE6"/>
    <w:rsid w:val="3AF73B51"/>
    <w:rsid w:val="3AFF1CDD"/>
    <w:rsid w:val="3B185062"/>
    <w:rsid w:val="3B5E153E"/>
    <w:rsid w:val="3B7F6417"/>
    <w:rsid w:val="3BA205B0"/>
    <w:rsid w:val="3BBF3ED2"/>
    <w:rsid w:val="3BF21DC2"/>
    <w:rsid w:val="3C063F9F"/>
    <w:rsid w:val="3C1636ED"/>
    <w:rsid w:val="3C7744BE"/>
    <w:rsid w:val="3CC47F09"/>
    <w:rsid w:val="3CCC412D"/>
    <w:rsid w:val="3CFD18A5"/>
    <w:rsid w:val="3D19438F"/>
    <w:rsid w:val="3D1B6312"/>
    <w:rsid w:val="3D22265B"/>
    <w:rsid w:val="3D246A32"/>
    <w:rsid w:val="3D2F3098"/>
    <w:rsid w:val="3D44383E"/>
    <w:rsid w:val="3D56736E"/>
    <w:rsid w:val="3D8B56D1"/>
    <w:rsid w:val="3DA24149"/>
    <w:rsid w:val="3DBA17DE"/>
    <w:rsid w:val="3DC2737B"/>
    <w:rsid w:val="3DC86119"/>
    <w:rsid w:val="3DCD14B4"/>
    <w:rsid w:val="3DDC5222"/>
    <w:rsid w:val="3DE73E46"/>
    <w:rsid w:val="3DEE3343"/>
    <w:rsid w:val="3E1A2924"/>
    <w:rsid w:val="3E2B40B4"/>
    <w:rsid w:val="3E37607A"/>
    <w:rsid w:val="3E466741"/>
    <w:rsid w:val="3E6533E5"/>
    <w:rsid w:val="3E7175D7"/>
    <w:rsid w:val="3E84738A"/>
    <w:rsid w:val="3E9F227B"/>
    <w:rsid w:val="3EBA1375"/>
    <w:rsid w:val="3EC42A0C"/>
    <w:rsid w:val="3ED31581"/>
    <w:rsid w:val="3EF63371"/>
    <w:rsid w:val="3F18782E"/>
    <w:rsid w:val="3F274027"/>
    <w:rsid w:val="3F343176"/>
    <w:rsid w:val="3F3D55B7"/>
    <w:rsid w:val="3F501F8E"/>
    <w:rsid w:val="3F6734D7"/>
    <w:rsid w:val="3F706934"/>
    <w:rsid w:val="3F9C6E77"/>
    <w:rsid w:val="3FA843CF"/>
    <w:rsid w:val="3FFA5837"/>
    <w:rsid w:val="3FFF1160"/>
    <w:rsid w:val="408A526D"/>
    <w:rsid w:val="409031F5"/>
    <w:rsid w:val="40B8171A"/>
    <w:rsid w:val="40E4736C"/>
    <w:rsid w:val="40EE531F"/>
    <w:rsid w:val="40F16BED"/>
    <w:rsid w:val="40F25EAD"/>
    <w:rsid w:val="40FF3823"/>
    <w:rsid w:val="411716FA"/>
    <w:rsid w:val="411B2453"/>
    <w:rsid w:val="412919C6"/>
    <w:rsid w:val="413C4EC2"/>
    <w:rsid w:val="41530879"/>
    <w:rsid w:val="41682A8D"/>
    <w:rsid w:val="417F7544"/>
    <w:rsid w:val="41823F56"/>
    <w:rsid w:val="41832ADD"/>
    <w:rsid w:val="41AC3662"/>
    <w:rsid w:val="41AD3B23"/>
    <w:rsid w:val="41B010F9"/>
    <w:rsid w:val="41E97702"/>
    <w:rsid w:val="41F523FF"/>
    <w:rsid w:val="41FB632B"/>
    <w:rsid w:val="4217729D"/>
    <w:rsid w:val="42483657"/>
    <w:rsid w:val="427C7663"/>
    <w:rsid w:val="42AE6AA4"/>
    <w:rsid w:val="42D30B7D"/>
    <w:rsid w:val="42D774E1"/>
    <w:rsid w:val="42DF29F5"/>
    <w:rsid w:val="43115C9E"/>
    <w:rsid w:val="43221E6F"/>
    <w:rsid w:val="43325285"/>
    <w:rsid w:val="43325719"/>
    <w:rsid w:val="43B04512"/>
    <w:rsid w:val="43CC0AA6"/>
    <w:rsid w:val="43E31C47"/>
    <w:rsid w:val="43FC560B"/>
    <w:rsid w:val="43FF61F9"/>
    <w:rsid w:val="440C5D0C"/>
    <w:rsid w:val="440E0001"/>
    <w:rsid w:val="445959BB"/>
    <w:rsid w:val="445A272F"/>
    <w:rsid w:val="44B51764"/>
    <w:rsid w:val="44BB1EBD"/>
    <w:rsid w:val="44C87857"/>
    <w:rsid w:val="44ED1058"/>
    <w:rsid w:val="44EE3D26"/>
    <w:rsid w:val="453355CE"/>
    <w:rsid w:val="45403C23"/>
    <w:rsid w:val="456C1489"/>
    <w:rsid w:val="45910CFA"/>
    <w:rsid w:val="45953262"/>
    <w:rsid w:val="459603D9"/>
    <w:rsid w:val="45AD2B68"/>
    <w:rsid w:val="45C412CB"/>
    <w:rsid w:val="45CB0E76"/>
    <w:rsid w:val="45D17C19"/>
    <w:rsid w:val="467A005B"/>
    <w:rsid w:val="468111C3"/>
    <w:rsid w:val="46C90654"/>
    <w:rsid w:val="46EB4D6B"/>
    <w:rsid w:val="46EB4FF9"/>
    <w:rsid w:val="46FA6964"/>
    <w:rsid w:val="47360361"/>
    <w:rsid w:val="475406CB"/>
    <w:rsid w:val="475F63C2"/>
    <w:rsid w:val="4791053E"/>
    <w:rsid w:val="479C5822"/>
    <w:rsid w:val="47A76D63"/>
    <w:rsid w:val="47CC0633"/>
    <w:rsid w:val="47D73179"/>
    <w:rsid w:val="47FD07F8"/>
    <w:rsid w:val="480775A6"/>
    <w:rsid w:val="4808695F"/>
    <w:rsid w:val="480A2793"/>
    <w:rsid w:val="483C783C"/>
    <w:rsid w:val="48474A95"/>
    <w:rsid w:val="484E0183"/>
    <w:rsid w:val="48687FF8"/>
    <w:rsid w:val="487F7498"/>
    <w:rsid w:val="48841430"/>
    <w:rsid w:val="48992C96"/>
    <w:rsid w:val="48AD2A0C"/>
    <w:rsid w:val="48B422B0"/>
    <w:rsid w:val="48F628A6"/>
    <w:rsid w:val="4901484A"/>
    <w:rsid w:val="490662DC"/>
    <w:rsid w:val="491F5C05"/>
    <w:rsid w:val="493754E8"/>
    <w:rsid w:val="49494728"/>
    <w:rsid w:val="49560130"/>
    <w:rsid w:val="49566800"/>
    <w:rsid w:val="49A056E6"/>
    <w:rsid w:val="49AD6C91"/>
    <w:rsid w:val="49B1724E"/>
    <w:rsid w:val="49B96FF8"/>
    <w:rsid w:val="49F9534E"/>
    <w:rsid w:val="4A023FDB"/>
    <w:rsid w:val="4A192AEA"/>
    <w:rsid w:val="4A1B6297"/>
    <w:rsid w:val="4A655EBC"/>
    <w:rsid w:val="4AB66B57"/>
    <w:rsid w:val="4AC0686B"/>
    <w:rsid w:val="4B3051C8"/>
    <w:rsid w:val="4B3650BE"/>
    <w:rsid w:val="4B4752A9"/>
    <w:rsid w:val="4B5F089E"/>
    <w:rsid w:val="4B6C7213"/>
    <w:rsid w:val="4B7101E3"/>
    <w:rsid w:val="4BB82F4B"/>
    <w:rsid w:val="4BD92381"/>
    <w:rsid w:val="4BDD07CF"/>
    <w:rsid w:val="4C081B58"/>
    <w:rsid w:val="4C136D30"/>
    <w:rsid w:val="4C3D0373"/>
    <w:rsid w:val="4C5B05F9"/>
    <w:rsid w:val="4C5B4D4A"/>
    <w:rsid w:val="4C6A091D"/>
    <w:rsid w:val="4C7519C7"/>
    <w:rsid w:val="4C9F3BE9"/>
    <w:rsid w:val="4CA23261"/>
    <w:rsid w:val="4CAB55AB"/>
    <w:rsid w:val="4CCA6C07"/>
    <w:rsid w:val="4CD202EF"/>
    <w:rsid w:val="4CF450E6"/>
    <w:rsid w:val="4D326570"/>
    <w:rsid w:val="4D5831CF"/>
    <w:rsid w:val="4D595543"/>
    <w:rsid w:val="4D7657B1"/>
    <w:rsid w:val="4D7E517D"/>
    <w:rsid w:val="4D7F6569"/>
    <w:rsid w:val="4D800BBD"/>
    <w:rsid w:val="4DD771A7"/>
    <w:rsid w:val="4E172FD6"/>
    <w:rsid w:val="4E307437"/>
    <w:rsid w:val="4E35560C"/>
    <w:rsid w:val="4E7E258C"/>
    <w:rsid w:val="4F2A1B9A"/>
    <w:rsid w:val="4F320DC7"/>
    <w:rsid w:val="4F6E1DA6"/>
    <w:rsid w:val="4FA673BD"/>
    <w:rsid w:val="4FC71D7A"/>
    <w:rsid w:val="4FDC26B9"/>
    <w:rsid w:val="500160C8"/>
    <w:rsid w:val="50061940"/>
    <w:rsid w:val="501F19FC"/>
    <w:rsid w:val="50233DF3"/>
    <w:rsid w:val="50676474"/>
    <w:rsid w:val="506C382D"/>
    <w:rsid w:val="50713CFE"/>
    <w:rsid w:val="508F6D0F"/>
    <w:rsid w:val="50981977"/>
    <w:rsid w:val="509B3DAE"/>
    <w:rsid w:val="50C10E0E"/>
    <w:rsid w:val="50DF29CB"/>
    <w:rsid w:val="510368E3"/>
    <w:rsid w:val="51364EB9"/>
    <w:rsid w:val="513F0889"/>
    <w:rsid w:val="518D1B0B"/>
    <w:rsid w:val="51A94D89"/>
    <w:rsid w:val="51DF7B10"/>
    <w:rsid w:val="51EA44D3"/>
    <w:rsid w:val="51FF14FE"/>
    <w:rsid w:val="52015DE5"/>
    <w:rsid w:val="525E1F52"/>
    <w:rsid w:val="52C90483"/>
    <w:rsid w:val="52D22773"/>
    <w:rsid w:val="52D625B3"/>
    <w:rsid w:val="52E0047B"/>
    <w:rsid w:val="530D5769"/>
    <w:rsid w:val="53260D11"/>
    <w:rsid w:val="53276EB7"/>
    <w:rsid w:val="53444C7D"/>
    <w:rsid w:val="536209D2"/>
    <w:rsid w:val="539D21B8"/>
    <w:rsid w:val="53A65A2B"/>
    <w:rsid w:val="53B61FC5"/>
    <w:rsid w:val="53E03563"/>
    <w:rsid w:val="540655C5"/>
    <w:rsid w:val="54245B4D"/>
    <w:rsid w:val="54262CA1"/>
    <w:rsid w:val="54776094"/>
    <w:rsid w:val="547D4102"/>
    <w:rsid w:val="54831F02"/>
    <w:rsid w:val="548A35A2"/>
    <w:rsid w:val="5493241D"/>
    <w:rsid w:val="549C3723"/>
    <w:rsid w:val="54A9251E"/>
    <w:rsid w:val="54BC0D4C"/>
    <w:rsid w:val="54CA7518"/>
    <w:rsid w:val="54CE0E16"/>
    <w:rsid w:val="54CE4871"/>
    <w:rsid w:val="54DA5E42"/>
    <w:rsid w:val="54E03822"/>
    <w:rsid w:val="54E15A46"/>
    <w:rsid w:val="54EF7E75"/>
    <w:rsid w:val="54F129E7"/>
    <w:rsid w:val="5515492A"/>
    <w:rsid w:val="553D5B14"/>
    <w:rsid w:val="556A1ED2"/>
    <w:rsid w:val="55A27314"/>
    <w:rsid w:val="55A609B9"/>
    <w:rsid w:val="55AA70EC"/>
    <w:rsid w:val="561A3714"/>
    <w:rsid w:val="561B2168"/>
    <w:rsid w:val="56262CC4"/>
    <w:rsid w:val="565A22BC"/>
    <w:rsid w:val="567E58E4"/>
    <w:rsid w:val="568336FD"/>
    <w:rsid w:val="569A62E1"/>
    <w:rsid w:val="56B245CA"/>
    <w:rsid w:val="56BF48F8"/>
    <w:rsid w:val="56C02645"/>
    <w:rsid w:val="56DB43B2"/>
    <w:rsid w:val="57225BBA"/>
    <w:rsid w:val="57303720"/>
    <w:rsid w:val="57484C45"/>
    <w:rsid w:val="574F3F5D"/>
    <w:rsid w:val="57510BED"/>
    <w:rsid w:val="575703E0"/>
    <w:rsid w:val="57666329"/>
    <w:rsid w:val="57796F8E"/>
    <w:rsid w:val="57855CBD"/>
    <w:rsid w:val="578A0EC2"/>
    <w:rsid w:val="578A7B30"/>
    <w:rsid w:val="57D2069B"/>
    <w:rsid w:val="57FA61A1"/>
    <w:rsid w:val="583219DD"/>
    <w:rsid w:val="583934D2"/>
    <w:rsid w:val="583C5604"/>
    <w:rsid w:val="58485941"/>
    <w:rsid w:val="58720B55"/>
    <w:rsid w:val="58DE4451"/>
    <w:rsid w:val="59070F04"/>
    <w:rsid w:val="590C7CCA"/>
    <w:rsid w:val="593405E9"/>
    <w:rsid w:val="59675D4A"/>
    <w:rsid w:val="59713ED0"/>
    <w:rsid w:val="59743981"/>
    <w:rsid w:val="59AD2C43"/>
    <w:rsid w:val="59AE4760"/>
    <w:rsid w:val="59BA700E"/>
    <w:rsid w:val="5A1560CE"/>
    <w:rsid w:val="5A251D97"/>
    <w:rsid w:val="5A396671"/>
    <w:rsid w:val="5A4D1EEA"/>
    <w:rsid w:val="5A5039E3"/>
    <w:rsid w:val="5A6E644C"/>
    <w:rsid w:val="5A8476B5"/>
    <w:rsid w:val="5AA14DA8"/>
    <w:rsid w:val="5ABA5290"/>
    <w:rsid w:val="5AEB5686"/>
    <w:rsid w:val="5B0E1CD2"/>
    <w:rsid w:val="5B352756"/>
    <w:rsid w:val="5B8302ED"/>
    <w:rsid w:val="5BED288E"/>
    <w:rsid w:val="5BFB2776"/>
    <w:rsid w:val="5BFD29C5"/>
    <w:rsid w:val="5C0C00FA"/>
    <w:rsid w:val="5C4E42AD"/>
    <w:rsid w:val="5C584F07"/>
    <w:rsid w:val="5C6A412B"/>
    <w:rsid w:val="5C7E1168"/>
    <w:rsid w:val="5C885EB6"/>
    <w:rsid w:val="5C8D2AF5"/>
    <w:rsid w:val="5CBD0812"/>
    <w:rsid w:val="5CC068EA"/>
    <w:rsid w:val="5CC105B3"/>
    <w:rsid w:val="5CEC1133"/>
    <w:rsid w:val="5D201CEC"/>
    <w:rsid w:val="5D411BF2"/>
    <w:rsid w:val="5D4210E9"/>
    <w:rsid w:val="5D43140E"/>
    <w:rsid w:val="5D7008AF"/>
    <w:rsid w:val="5D7A3505"/>
    <w:rsid w:val="5D8C7617"/>
    <w:rsid w:val="5D9A5EC6"/>
    <w:rsid w:val="5DD631FD"/>
    <w:rsid w:val="5DDB3EBB"/>
    <w:rsid w:val="5E067C11"/>
    <w:rsid w:val="5E112D5C"/>
    <w:rsid w:val="5E5E59A8"/>
    <w:rsid w:val="5E6B3137"/>
    <w:rsid w:val="5EA0198E"/>
    <w:rsid w:val="5EA0511B"/>
    <w:rsid w:val="5EA14DCF"/>
    <w:rsid w:val="5EAD6CA5"/>
    <w:rsid w:val="5EAE75EC"/>
    <w:rsid w:val="5EB769A7"/>
    <w:rsid w:val="5ECD1EC6"/>
    <w:rsid w:val="5EE323BD"/>
    <w:rsid w:val="5F4A4FA4"/>
    <w:rsid w:val="5F640DD9"/>
    <w:rsid w:val="5F825BFA"/>
    <w:rsid w:val="5FB074F1"/>
    <w:rsid w:val="5FCB0205"/>
    <w:rsid w:val="60097970"/>
    <w:rsid w:val="60250314"/>
    <w:rsid w:val="607D34E9"/>
    <w:rsid w:val="60B83F52"/>
    <w:rsid w:val="60F0665C"/>
    <w:rsid w:val="60F10CD2"/>
    <w:rsid w:val="61155849"/>
    <w:rsid w:val="611B1B8D"/>
    <w:rsid w:val="61314953"/>
    <w:rsid w:val="61322113"/>
    <w:rsid w:val="61492EBD"/>
    <w:rsid w:val="616340F7"/>
    <w:rsid w:val="61761BF0"/>
    <w:rsid w:val="619F5F1C"/>
    <w:rsid w:val="619F7B52"/>
    <w:rsid w:val="61CA681E"/>
    <w:rsid w:val="61E9041C"/>
    <w:rsid w:val="61EE49F1"/>
    <w:rsid w:val="626405E3"/>
    <w:rsid w:val="626A76BC"/>
    <w:rsid w:val="628745E3"/>
    <w:rsid w:val="62B55A61"/>
    <w:rsid w:val="62C37CD0"/>
    <w:rsid w:val="630C65EF"/>
    <w:rsid w:val="63C1092E"/>
    <w:rsid w:val="63CF0516"/>
    <w:rsid w:val="63E536EE"/>
    <w:rsid w:val="63ED4634"/>
    <w:rsid w:val="63FE393E"/>
    <w:rsid w:val="640B5079"/>
    <w:rsid w:val="6424195A"/>
    <w:rsid w:val="6434130B"/>
    <w:rsid w:val="64357A57"/>
    <w:rsid w:val="643D67B1"/>
    <w:rsid w:val="643F0D94"/>
    <w:rsid w:val="647719B3"/>
    <w:rsid w:val="64B47D4A"/>
    <w:rsid w:val="64C15AFC"/>
    <w:rsid w:val="64CC1CC5"/>
    <w:rsid w:val="64CF29E1"/>
    <w:rsid w:val="64E5311E"/>
    <w:rsid w:val="64FB0AEA"/>
    <w:rsid w:val="650A3201"/>
    <w:rsid w:val="6518629F"/>
    <w:rsid w:val="652C2A5B"/>
    <w:rsid w:val="652C6DCF"/>
    <w:rsid w:val="65964C4C"/>
    <w:rsid w:val="65CD5014"/>
    <w:rsid w:val="65EF6207"/>
    <w:rsid w:val="661836D8"/>
    <w:rsid w:val="661D66C4"/>
    <w:rsid w:val="66230AC8"/>
    <w:rsid w:val="662F621C"/>
    <w:rsid w:val="663C2527"/>
    <w:rsid w:val="663F3A58"/>
    <w:rsid w:val="664C1A39"/>
    <w:rsid w:val="665C1118"/>
    <w:rsid w:val="66663FB8"/>
    <w:rsid w:val="667D6C1D"/>
    <w:rsid w:val="668E3DFD"/>
    <w:rsid w:val="66AD3976"/>
    <w:rsid w:val="66B123B0"/>
    <w:rsid w:val="67584B52"/>
    <w:rsid w:val="676A5266"/>
    <w:rsid w:val="676F2B23"/>
    <w:rsid w:val="67D84B70"/>
    <w:rsid w:val="680141C2"/>
    <w:rsid w:val="68284ACF"/>
    <w:rsid w:val="68292D0B"/>
    <w:rsid w:val="687B7544"/>
    <w:rsid w:val="6899567C"/>
    <w:rsid w:val="68A209C3"/>
    <w:rsid w:val="68AA11E6"/>
    <w:rsid w:val="68B46EED"/>
    <w:rsid w:val="69022BC6"/>
    <w:rsid w:val="693A0A05"/>
    <w:rsid w:val="695018D9"/>
    <w:rsid w:val="696635B9"/>
    <w:rsid w:val="6975795F"/>
    <w:rsid w:val="6A0579D7"/>
    <w:rsid w:val="6A3A01D6"/>
    <w:rsid w:val="6A4D5AA1"/>
    <w:rsid w:val="6A560B12"/>
    <w:rsid w:val="6A635394"/>
    <w:rsid w:val="6A6E53EC"/>
    <w:rsid w:val="6A9B52AA"/>
    <w:rsid w:val="6ACF0ED6"/>
    <w:rsid w:val="6AE1698F"/>
    <w:rsid w:val="6B9B79F8"/>
    <w:rsid w:val="6BA31A78"/>
    <w:rsid w:val="6C1C7F10"/>
    <w:rsid w:val="6C2A30AD"/>
    <w:rsid w:val="6C487287"/>
    <w:rsid w:val="6C857712"/>
    <w:rsid w:val="6C9B468A"/>
    <w:rsid w:val="6CAD4632"/>
    <w:rsid w:val="6CCD146D"/>
    <w:rsid w:val="6CCE3DCE"/>
    <w:rsid w:val="6CE33CBE"/>
    <w:rsid w:val="6CEB1CC5"/>
    <w:rsid w:val="6CEF4953"/>
    <w:rsid w:val="6D50475A"/>
    <w:rsid w:val="6D554D5A"/>
    <w:rsid w:val="6D751795"/>
    <w:rsid w:val="6D8648D1"/>
    <w:rsid w:val="6D870933"/>
    <w:rsid w:val="6D95204A"/>
    <w:rsid w:val="6DC20228"/>
    <w:rsid w:val="6DD92259"/>
    <w:rsid w:val="6E164045"/>
    <w:rsid w:val="6E234AFA"/>
    <w:rsid w:val="6E5B3E50"/>
    <w:rsid w:val="6E702F2F"/>
    <w:rsid w:val="6E8D2C34"/>
    <w:rsid w:val="6ECA5E42"/>
    <w:rsid w:val="6EEB0F17"/>
    <w:rsid w:val="6EFD5F5E"/>
    <w:rsid w:val="6F172314"/>
    <w:rsid w:val="6F197128"/>
    <w:rsid w:val="6F257895"/>
    <w:rsid w:val="6F2C3385"/>
    <w:rsid w:val="6F605773"/>
    <w:rsid w:val="6F8D67D4"/>
    <w:rsid w:val="6FAD775B"/>
    <w:rsid w:val="6FB55422"/>
    <w:rsid w:val="6FBA55F6"/>
    <w:rsid w:val="6FC305D2"/>
    <w:rsid w:val="6FCF247D"/>
    <w:rsid w:val="6FD5537B"/>
    <w:rsid w:val="6FEA5E4F"/>
    <w:rsid w:val="70103C92"/>
    <w:rsid w:val="70361413"/>
    <w:rsid w:val="703C3270"/>
    <w:rsid w:val="70566CFE"/>
    <w:rsid w:val="70580AB7"/>
    <w:rsid w:val="70692966"/>
    <w:rsid w:val="707127B6"/>
    <w:rsid w:val="708B1859"/>
    <w:rsid w:val="708E69FE"/>
    <w:rsid w:val="70904168"/>
    <w:rsid w:val="70945374"/>
    <w:rsid w:val="70DB2EAE"/>
    <w:rsid w:val="70EE29E5"/>
    <w:rsid w:val="70FF0900"/>
    <w:rsid w:val="710408FA"/>
    <w:rsid w:val="71117B4E"/>
    <w:rsid w:val="711E7312"/>
    <w:rsid w:val="712826CC"/>
    <w:rsid w:val="71345916"/>
    <w:rsid w:val="714359DA"/>
    <w:rsid w:val="71474167"/>
    <w:rsid w:val="71DD47A1"/>
    <w:rsid w:val="71F85975"/>
    <w:rsid w:val="71FA0793"/>
    <w:rsid w:val="72232325"/>
    <w:rsid w:val="722444F5"/>
    <w:rsid w:val="725A5774"/>
    <w:rsid w:val="726A0C6C"/>
    <w:rsid w:val="726E673D"/>
    <w:rsid w:val="726F3570"/>
    <w:rsid w:val="7272723E"/>
    <w:rsid w:val="72797727"/>
    <w:rsid w:val="728162C0"/>
    <w:rsid w:val="72BC7005"/>
    <w:rsid w:val="72E51D2B"/>
    <w:rsid w:val="72EB05BD"/>
    <w:rsid w:val="72F63FFD"/>
    <w:rsid w:val="72F9299C"/>
    <w:rsid w:val="73130F06"/>
    <w:rsid w:val="73266BB3"/>
    <w:rsid w:val="7350038B"/>
    <w:rsid w:val="73610FC6"/>
    <w:rsid w:val="73712B06"/>
    <w:rsid w:val="73714643"/>
    <w:rsid w:val="737C68EB"/>
    <w:rsid w:val="738771D1"/>
    <w:rsid w:val="73E01636"/>
    <w:rsid w:val="73E305F8"/>
    <w:rsid w:val="73EC464C"/>
    <w:rsid w:val="74104E36"/>
    <w:rsid w:val="74392F53"/>
    <w:rsid w:val="74D975B5"/>
    <w:rsid w:val="74EF3937"/>
    <w:rsid w:val="74EF5D72"/>
    <w:rsid w:val="74FE272D"/>
    <w:rsid w:val="750D3917"/>
    <w:rsid w:val="7529700A"/>
    <w:rsid w:val="752E11FF"/>
    <w:rsid w:val="753F07E7"/>
    <w:rsid w:val="75424F51"/>
    <w:rsid w:val="75565451"/>
    <w:rsid w:val="757E0066"/>
    <w:rsid w:val="7590651C"/>
    <w:rsid w:val="75A54222"/>
    <w:rsid w:val="76276FE7"/>
    <w:rsid w:val="762A138B"/>
    <w:rsid w:val="76307524"/>
    <w:rsid w:val="766469CD"/>
    <w:rsid w:val="76BB0E2E"/>
    <w:rsid w:val="76BF1A97"/>
    <w:rsid w:val="76CC06A5"/>
    <w:rsid w:val="76D960A3"/>
    <w:rsid w:val="76EE740C"/>
    <w:rsid w:val="77001483"/>
    <w:rsid w:val="77131760"/>
    <w:rsid w:val="773B57B8"/>
    <w:rsid w:val="775650AF"/>
    <w:rsid w:val="775A53A6"/>
    <w:rsid w:val="77736DEA"/>
    <w:rsid w:val="77AF1864"/>
    <w:rsid w:val="78270DBA"/>
    <w:rsid w:val="7838173C"/>
    <w:rsid w:val="783C669A"/>
    <w:rsid w:val="788B02FA"/>
    <w:rsid w:val="78966F65"/>
    <w:rsid w:val="78AF09BA"/>
    <w:rsid w:val="78B3517F"/>
    <w:rsid w:val="78D1301D"/>
    <w:rsid w:val="78FE1C7A"/>
    <w:rsid w:val="791E329D"/>
    <w:rsid w:val="794003DF"/>
    <w:rsid w:val="79677FBE"/>
    <w:rsid w:val="796C6C50"/>
    <w:rsid w:val="798623D7"/>
    <w:rsid w:val="79D010F3"/>
    <w:rsid w:val="79E53E8B"/>
    <w:rsid w:val="79FF252E"/>
    <w:rsid w:val="7A0064DF"/>
    <w:rsid w:val="7A0A535B"/>
    <w:rsid w:val="7A0D7772"/>
    <w:rsid w:val="7A35249C"/>
    <w:rsid w:val="7A5F7D96"/>
    <w:rsid w:val="7A601130"/>
    <w:rsid w:val="7A733A5F"/>
    <w:rsid w:val="7A8B7570"/>
    <w:rsid w:val="7A9E2404"/>
    <w:rsid w:val="7ADF74E0"/>
    <w:rsid w:val="7AE5557C"/>
    <w:rsid w:val="7AFE640B"/>
    <w:rsid w:val="7B2E5C47"/>
    <w:rsid w:val="7B53081E"/>
    <w:rsid w:val="7B6F50E8"/>
    <w:rsid w:val="7B7428A0"/>
    <w:rsid w:val="7B7F636A"/>
    <w:rsid w:val="7B9E4A3C"/>
    <w:rsid w:val="7BE35364"/>
    <w:rsid w:val="7BF25A36"/>
    <w:rsid w:val="7C1D009E"/>
    <w:rsid w:val="7C251119"/>
    <w:rsid w:val="7C273229"/>
    <w:rsid w:val="7C2928A7"/>
    <w:rsid w:val="7C55131C"/>
    <w:rsid w:val="7C5A586B"/>
    <w:rsid w:val="7C62619E"/>
    <w:rsid w:val="7C6A6EF5"/>
    <w:rsid w:val="7C6C21DA"/>
    <w:rsid w:val="7C8C464E"/>
    <w:rsid w:val="7CCC2E9D"/>
    <w:rsid w:val="7CCD6412"/>
    <w:rsid w:val="7CE719C8"/>
    <w:rsid w:val="7D116B41"/>
    <w:rsid w:val="7D1A498C"/>
    <w:rsid w:val="7D1E2985"/>
    <w:rsid w:val="7D4566DF"/>
    <w:rsid w:val="7D6F5970"/>
    <w:rsid w:val="7DB12B63"/>
    <w:rsid w:val="7DE21C2C"/>
    <w:rsid w:val="7DE4126C"/>
    <w:rsid w:val="7DF218BB"/>
    <w:rsid w:val="7E4A3F4B"/>
    <w:rsid w:val="7E861DAC"/>
    <w:rsid w:val="7E8B0289"/>
    <w:rsid w:val="7ED51A9F"/>
    <w:rsid w:val="7ED83D68"/>
    <w:rsid w:val="7EE16041"/>
    <w:rsid w:val="7EE71A62"/>
    <w:rsid w:val="7F5C0CEA"/>
    <w:rsid w:val="7F7B0FEE"/>
    <w:rsid w:val="7FB35D0D"/>
    <w:rsid w:val="7FE01EDE"/>
    <w:rsid w:val="7FEF0E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16BBE62B-5331-4274-984A-E7EDF9DD3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qFormat/>
    <w:rPr>
      <w:rFonts w:ascii="宋体" w:eastAsia="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qFormat/>
    <w:pPr>
      <w:snapToGrid w:val="0"/>
      <w:jc w:val="left"/>
    </w:pPr>
  </w:style>
  <w:style w:type="paragraph" w:styleId="a5">
    <w:name w:val="Balloon Text"/>
    <w:basedOn w:val="a"/>
    <w:link w:val="Char0"/>
    <w:uiPriority w:val="99"/>
    <w:semiHidden/>
    <w:unhideWhenUsed/>
    <w:qFormat/>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styleId="a8">
    <w:name w:val="Hyperlink"/>
    <w:basedOn w:val="a0"/>
    <w:uiPriority w:val="99"/>
    <w:unhideWhenUsed/>
    <w:qFormat/>
    <w:rPr>
      <w:color w:val="0563C1" w:themeColor="hyperlink"/>
      <w:u w:val="single"/>
    </w:rPr>
  </w:style>
  <w:style w:type="table" w:styleId="a9">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styleId="aa">
    <w:name w:val="List Paragraph"/>
    <w:basedOn w:val="a"/>
    <w:uiPriority w:val="34"/>
    <w:qFormat/>
    <w:pPr>
      <w:ind w:firstLineChars="200" w:firstLine="420"/>
    </w:p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文档结构图 Char"/>
    <w:basedOn w:val="a0"/>
    <w:link w:val="a3"/>
    <w:uiPriority w:val="99"/>
    <w:semiHidden/>
    <w:qFormat/>
    <w:rPr>
      <w:rFonts w:ascii="宋体" w:eastAsia="宋体"/>
      <w:kern w:val="2"/>
      <w:sz w:val="18"/>
      <w:szCs w:val="18"/>
    </w:rPr>
  </w:style>
  <w:style w:type="character" w:customStyle="1" w:styleId="Char0">
    <w:name w:val="批注框文本 Char"/>
    <w:basedOn w:val="a0"/>
    <w:link w:val="a5"/>
    <w:uiPriority w:val="99"/>
    <w:semiHidden/>
    <w:qFormat/>
    <w:rPr>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616D3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Plain Text"/>
    <w:basedOn w:val="a"/>
    <w:link w:val="Char3"/>
    <w:qFormat/>
    <w:rsid w:val="00166511"/>
    <w:rPr>
      <w:rFonts w:ascii="宋体" w:eastAsia="宋体" w:hAnsi="Courier New" w:cs="Courier New"/>
      <w:szCs w:val="21"/>
    </w:rPr>
  </w:style>
  <w:style w:type="character" w:customStyle="1" w:styleId="Char3">
    <w:name w:val="纯文本 Char"/>
    <w:basedOn w:val="a0"/>
    <w:link w:val="ab"/>
    <w:qFormat/>
    <w:rsid w:val="00166511"/>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708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2.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oleObject" Target="embeddings/Microsoft_Visio_2003-2010___1.vsd"/><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textRotate="1"/>
    <customShpInfo spid="_x0000_s2052" textRotate="1"/>
    <customShpInfo spid="_x0000_s2054"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B78CC0-7F32-4AD9-9F3E-E62FBA21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38</Pages>
  <Words>7065</Words>
  <Characters>40271</Characters>
  <Application>Microsoft Office Word</Application>
  <DocSecurity>0</DocSecurity>
  <Lines>335</Lines>
  <Paragraphs>94</Paragraphs>
  <ScaleCrop>false</ScaleCrop>
  <Company/>
  <LinksUpToDate>false</LinksUpToDate>
  <CharactersWithSpaces>47242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285</cp:revision>
  <dcterms:created xsi:type="dcterms:W3CDTF">2018-06-04T16:45:00Z</dcterms:created>
  <dcterms:modified xsi:type="dcterms:W3CDTF">2018-06-19T00:15:00Z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